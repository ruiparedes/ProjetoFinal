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0D0CC" w14:textId="77777777" w:rsidR="00A30736" w:rsidRPr="007B3A76" w:rsidRDefault="00A30736" w:rsidP="00A30736">
      <w:pPr>
        <w:pStyle w:val="Corpodetexto"/>
        <w:ind w:left="708" w:hanging="708"/>
        <w:jc w:val="center"/>
        <w:rPr>
          <w:sz w:val="20"/>
        </w:rPr>
      </w:pPr>
      <w:r w:rsidRPr="002D76B0">
        <w:rPr>
          <w:noProof/>
          <w:sz w:val="20"/>
        </w:rPr>
        <w:drawing>
          <wp:inline distT="0" distB="0" distL="0" distR="0" wp14:anchorId="2FED5B0D" wp14:editId="3FCAC469">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14:paraId="76D6FE31" w14:textId="77777777" w:rsidR="00A30736" w:rsidRPr="001134F2" w:rsidRDefault="00A30736" w:rsidP="00A30736">
      <w:pPr>
        <w:spacing w:before="91"/>
        <w:jc w:val="left"/>
        <w:rPr>
          <w:sz w:val="20"/>
        </w:rPr>
      </w:pPr>
    </w:p>
    <w:p w14:paraId="30E2A712" w14:textId="77777777" w:rsidR="00A30736" w:rsidRPr="0069401A" w:rsidRDefault="00A30736" w:rsidP="00A30736">
      <w:pPr>
        <w:spacing w:before="91"/>
        <w:jc w:val="center"/>
        <w:rPr>
          <w:rFonts w:ascii="Arial" w:hAnsi="Arial"/>
          <w:b/>
          <w:sz w:val="27"/>
        </w:rPr>
      </w:pPr>
      <w:r w:rsidRPr="0069401A">
        <w:rPr>
          <w:rFonts w:ascii="Arial" w:hAnsi="Arial"/>
          <w:b/>
          <w:sz w:val="27"/>
        </w:rPr>
        <w:t>Escola Superior de Tecnologia e Gestão</w:t>
      </w:r>
    </w:p>
    <w:p w14:paraId="02302E64" w14:textId="77777777" w:rsidR="00A30736" w:rsidRPr="007B3A76" w:rsidRDefault="00A30736" w:rsidP="00A30736">
      <w:pPr>
        <w:spacing w:before="91"/>
        <w:jc w:val="center"/>
        <w:rPr>
          <w:rFonts w:ascii="Arial" w:hAnsi="Arial"/>
          <w:b/>
          <w:sz w:val="27"/>
        </w:rPr>
      </w:pPr>
      <w:r w:rsidRPr="007B3A76">
        <w:rPr>
          <w:rFonts w:ascii="Arial" w:hAnsi="Arial"/>
          <w:sz w:val="28"/>
        </w:rPr>
        <w:t>Instituto Politécnico da Guarda</w:t>
      </w:r>
    </w:p>
    <w:p w14:paraId="0D70656F" w14:textId="77777777" w:rsidR="00F645D8" w:rsidRPr="007B3A76" w:rsidRDefault="00F645D8" w:rsidP="004E0236">
      <w:pPr>
        <w:pStyle w:val="SubtitleCover"/>
        <w:jc w:val="both"/>
      </w:pPr>
    </w:p>
    <w:p w14:paraId="2BF00229" w14:textId="77777777" w:rsidR="000F54BC" w:rsidRPr="007B3A76" w:rsidRDefault="003F6EED" w:rsidP="00D2761D">
      <w:pPr>
        <w:pStyle w:val="TitleCover"/>
        <w:rPr>
          <w:sz w:val="36"/>
          <w:szCs w:val="36"/>
        </w:rPr>
      </w:pPr>
      <w:r w:rsidRPr="007B3A76">
        <w:rPr>
          <w:sz w:val="36"/>
          <w:szCs w:val="36"/>
        </w:rPr>
        <w:t>PROJE</w:t>
      </w:r>
      <w:r w:rsidR="0093622E" w:rsidRPr="007B3A76">
        <w:rPr>
          <w:sz w:val="36"/>
          <w:szCs w:val="36"/>
        </w:rPr>
        <w:t>TO</w:t>
      </w:r>
      <w:r w:rsidR="00FC67EC" w:rsidRPr="007B3A76">
        <w:rPr>
          <w:sz w:val="36"/>
          <w:szCs w:val="36"/>
        </w:rPr>
        <w:t xml:space="preserve"> - LabSecurity</w:t>
      </w:r>
    </w:p>
    <w:p w14:paraId="318F972B" w14:textId="77777777" w:rsidR="000F54BC" w:rsidRPr="007B3A76" w:rsidRDefault="000F54BC" w:rsidP="00D2761D"/>
    <w:p w14:paraId="6CA70FE8" w14:textId="77777777" w:rsidR="005F3463" w:rsidRPr="007B3A76" w:rsidRDefault="005F3463" w:rsidP="00D2761D"/>
    <w:p w14:paraId="601A1577" w14:textId="77777777" w:rsidR="000F54BC" w:rsidRPr="007B3A76" w:rsidRDefault="000F54BC" w:rsidP="00D2761D">
      <w:pPr>
        <w:pStyle w:val="Corpodetexto"/>
      </w:pPr>
    </w:p>
    <w:p w14:paraId="63B65C81" w14:textId="77777777" w:rsidR="00863484" w:rsidRPr="007B3A76" w:rsidRDefault="00863484" w:rsidP="00D2761D">
      <w:pPr>
        <w:pStyle w:val="Corpodetexto"/>
      </w:pPr>
    </w:p>
    <w:p w14:paraId="6607BEBE" w14:textId="77777777" w:rsidR="005F3463" w:rsidRPr="007B3A76" w:rsidRDefault="005F3463" w:rsidP="00D2761D">
      <w:pPr>
        <w:pStyle w:val="Corpodetexto"/>
      </w:pPr>
    </w:p>
    <w:p w14:paraId="522D5EDB" w14:textId="77777777" w:rsidR="00C84485" w:rsidRPr="007B3A76" w:rsidRDefault="00C84485" w:rsidP="00D2761D">
      <w:pPr>
        <w:pStyle w:val="Corpodetexto"/>
      </w:pPr>
    </w:p>
    <w:p w14:paraId="319CDD9D" w14:textId="77777777" w:rsidR="00C72183" w:rsidRPr="007B3A76" w:rsidRDefault="00C72183" w:rsidP="00A30736">
      <w:pPr>
        <w:pStyle w:val="Corpodetexto"/>
        <w:ind w:firstLine="0"/>
      </w:pPr>
    </w:p>
    <w:p w14:paraId="69EE92A5" w14:textId="77777777" w:rsidR="000F54BC" w:rsidRPr="007B3A76" w:rsidRDefault="00C84485" w:rsidP="00C72183">
      <w:pPr>
        <w:pStyle w:val="Subttulo"/>
      </w:pPr>
      <w:r w:rsidRPr="007B3A76">
        <w:t>Rui Paredes</w:t>
      </w:r>
    </w:p>
    <w:p w14:paraId="007CB024" w14:textId="77777777" w:rsidR="00F57DD5" w:rsidRPr="007B3A76" w:rsidRDefault="00F57DD5" w:rsidP="00C72183">
      <w:pPr>
        <w:pStyle w:val="Corpodetexto"/>
        <w:jc w:val="center"/>
      </w:pPr>
      <w:r w:rsidRPr="007B3A76">
        <w:t>RELATÓRIO PARA A OBTENÇÃO DO</w:t>
      </w:r>
      <w:r w:rsidR="00C84485" w:rsidRPr="007B3A76">
        <w:t xml:space="preserve"> </w:t>
      </w:r>
      <w:r w:rsidRPr="007B3A76">
        <w:t xml:space="preserve">GRAU DE </w:t>
      </w:r>
      <w:r w:rsidR="005F3463" w:rsidRPr="007B3A76">
        <w:t>LICENCIADO</w:t>
      </w:r>
    </w:p>
    <w:p w14:paraId="4A7E13A5" w14:textId="77777777" w:rsidR="00F57DD5" w:rsidRPr="007B3A76" w:rsidRDefault="008B3E30" w:rsidP="00C72183">
      <w:pPr>
        <w:pStyle w:val="Corpodetexto"/>
        <w:jc w:val="center"/>
      </w:pPr>
      <w:r w:rsidRPr="007B3A76">
        <w:t>EM ENGENHARIA</w:t>
      </w:r>
      <w:r w:rsidR="00C84485" w:rsidRPr="007B3A76">
        <w:t xml:space="preserve"> INFORMÁTICA</w:t>
      </w:r>
    </w:p>
    <w:p w14:paraId="61C46E1E" w14:textId="7AE4B529" w:rsidR="00A30736" w:rsidRPr="007B3A76" w:rsidRDefault="00C84485" w:rsidP="00A30736">
      <w:pPr>
        <w:pStyle w:val="Corpodetexto"/>
        <w:jc w:val="center"/>
      </w:pPr>
      <w:del w:id="0" w:author="Rui Paredes" w:date="2018-09-15T14:22:00Z">
        <w:r w:rsidRPr="007B3A76" w:rsidDel="002D76B0">
          <w:delText>Jul</w:delText>
        </w:r>
      </w:del>
      <w:ins w:id="1" w:author="Rui Paredes" w:date="2018-09-15T14:22:00Z">
        <w:r w:rsidR="002D76B0">
          <w:t>Set</w:t>
        </w:r>
      </w:ins>
      <w:r w:rsidR="005F3463" w:rsidRPr="007B3A76">
        <w:t>/</w:t>
      </w:r>
      <w:r w:rsidRPr="007B3A76">
        <w:t>2018</w:t>
      </w:r>
    </w:p>
    <w:p w14:paraId="47C15DA6" w14:textId="77777777" w:rsidR="00A30736" w:rsidRPr="007B3A76" w:rsidRDefault="00A30736">
      <w:pPr>
        <w:spacing w:line="240" w:lineRule="auto"/>
        <w:jc w:val="left"/>
      </w:pPr>
      <w:r w:rsidRPr="007B3A76">
        <w:br w:type="page"/>
      </w:r>
    </w:p>
    <w:p w14:paraId="60328098" w14:textId="77777777" w:rsidR="0093622E" w:rsidRPr="007B3A76" w:rsidRDefault="00D714FC" w:rsidP="00FB3F7B">
      <w:pPr>
        <w:pStyle w:val="Ttulo1"/>
        <w:numPr>
          <w:ilvl w:val="0"/>
          <w:numId w:val="0"/>
        </w:numPr>
      </w:pPr>
      <w:bookmarkStart w:id="2" w:name="_Toc524814380"/>
      <w:r w:rsidRPr="007B3A76">
        <w:lastRenderedPageBreak/>
        <w:t>Elementos Identificativos</w:t>
      </w:r>
      <w:bookmarkEnd w:id="2"/>
    </w:p>
    <w:p w14:paraId="0C7C3884" w14:textId="77777777" w:rsidR="00D714FC" w:rsidRPr="007B3A76" w:rsidRDefault="00D714FC" w:rsidP="00D2761D"/>
    <w:p w14:paraId="1490C5A5" w14:textId="77777777" w:rsidR="00B61DEC" w:rsidRPr="007B3A76" w:rsidRDefault="00B61DEC" w:rsidP="00D2761D">
      <w:r w:rsidRPr="007B3A76">
        <w:rPr>
          <w:b/>
        </w:rPr>
        <w:t xml:space="preserve">Nome: </w:t>
      </w:r>
      <w:r w:rsidRPr="007B3A76">
        <w:t>Rui Miguel Andrês Paredes</w:t>
      </w:r>
    </w:p>
    <w:p w14:paraId="10FB0C6F" w14:textId="77777777" w:rsidR="00B61DEC" w:rsidRPr="007B3A76" w:rsidRDefault="00B61DEC" w:rsidP="00D2761D">
      <w:r w:rsidRPr="007B3A76">
        <w:t>Número: 1011670</w:t>
      </w:r>
    </w:p>
    <w:p w14:paraId="0A18A85D" w14:textId="77777777" w:rsidR="00B61DEC" w:rsidRPr="007B3A76" w:rsidRDefault="00B61DEC" w:rsidP="00D2761D">
      <w:r w:rsidRPr="007B3A76">
        <w:rPr>
          <w:b/>
        </w:rPr>
        <w:t xml:space="preserve">Curso: </w:t>
      </w:r>
      <w:r w:rsidRPr="007B3A76">
        <w:t>Licenciatura em Engenharia Informática</w:t>
      </w:r>
    </w:p>
    <w:p w14:paraId="6EFFA770" w14:textId="77777777" w:rsidR="00B61DEC" w:rsidRPr="007B3A76" w:rsidRDefault="00B61DEC" w:rsidP="00D2761D">
      <w:r w:rsidRPr="007B3A76">
        <w:t>Ano Letivo: 2017/2018</w:t>
      </w:r>
    </w:p>
    <w:p w14:paraId="60C7619B" w14:textId="77777777" w:rsidR="00B61DEC" w:rsidRPr="007B3A76" w:rsidRDefault="00B61DEC" w:rsidP="00D2761D"/>
    <w:p w14:paraId="5BF86321" w14:textId="77777777" w:rsidR="00B61DEC" w:rsidRPr="007B3A76" w:rsidRDefault="00B61DEC" w:rsidP="00D2761D">
      <w:r w:rsidRPr="007B3A76">
        <w:rPr>
          <w:b/>
        </w:rPr>
        <w:t xml:space="preserve">Escola: </w:t>
      </w:r>
      <w:r w:rsidRPr="007B3A76">
        <w:t>Escola Superior de Tecnologia e Gestão – Instituto Politécnico da Guarda</w:t>
      </w:r>
    </w:p>
    <w:p w14:paraId="62FFD170" w14:textId="77777777" w:rsidR="00B61DEC" w:rsidRPr="007B3A76" w:rsidRDefault="00B61DEC" w:rsidP="00D2761D">
      <w:r w:rsidRPr="007B3A76">
        <w:rPr>
          <w:b/>
        </w:rPr>
        <w:t xml:space="preserve">Orientador: </w:t>
      </w:r>
      <w:r w:rsidRPr="007B3A76">
        <w:t>Professor José Carlos Coelho Martins Fonseca</w:t>
      </w:r>
    </w:p>
    <w:p w14:paraId="0B129779" w14:textId="77777777" w:rsidR="00B61DEC" w:rsidRPr="007B3A76" w:rsidRDefault="00B61DEC" w:rsidP="00D2761D"/>
    <w:p w14:paraId="6349B201" w14:textId="77777777" w:rsidR="00B61DEC" w:rsidRPr="007B3A76" w:rsidRDefault="00B61DEC" w:rsidP="00D2761D">
      <w:r w:rsidRPr="007B3A76">
        <w:t xml:space="preserve">Projeto realizado entre: maio e </w:t>
      </w:r>
      <w:r w:rsidR="0003562E" w:rsidRPr="007B3A76">
        <w:t>setembro</w:t>
      </w:r>
      <w:r w:rsidRPr="007B3A76">
        <w:t xml:space="preserve"> de 2018</w:t>
      </w:r>
    </w:p>
    <w:p w14:paraId="1D3EC148" w14:textId="77777777" w:rsidR="00B61DEC" w:rsidRPr="007B3A76" w:rsidRDefault="00A30736" w:rsidP="00A30736">
      <w:pPr>
        <w:spacing w:line="240" w:lineRule="auto"/>
        <w:jc w:val="left"/>
      </w:pPr>
      <w:r w:rsidRPr="007B3A76">
        <w:br w:type="page"/>
      </w:r>
    </w:p>
    <w:p w14:paraId="0B89B6BC" w14:textId="77777777" w:rsidR="00B61DEC" w:rsidRPr="007B3A76" w:rsidRDefault="00B61DEC" w:rsidP="000C393E">
      <w:pPr>
        <w:pStyle w:val="Ttulo1"/>
        <w:numPr>
          <w:ilvl w:val="0"/>
          <w:numId w:val="0"/>
        </w:numPr>
      </w:pPr>
      <w:bookmarkStart w:id="3" w:name="_Toc524814381"/>
      <w:r w:rsidRPr="007B3A76">
        <w:lastRenderedPageBreak/>
        <w:t>Agradecimentos</w:t>
      </w:r>
      <w:bookmarkEnd w:id="3"/>
    </w:p>
    <w:p w14:paraId="3D33FA07" w14:textId="77777777" w:rsidR="008E30AC" w:rsidRPr="007B3A76" w:rsidRDefault="008E30AC" w:rsidP="008E30AC">
      <w:pPr>
        <w:ind w:firstLine="576"/>
      </w:pPr>
      <w:r w:rsidRPr="007B3A76">
        <w:t xml:space="preserve">Queria começar por agradecer ao meu orientador, Professor José Fonseca, por toda a disponibilidade que mostrou ao longo do desenvolvimento do projeto, por todas as </w:t>
      </w:r>
      <w:r w:rsidR="006D72EE" w:rsidRPr="007B3A76">
        <w:t>críticas</w:t>
      </w:r>
      <w:r w:rsidRPr="007B3A76">
        <w:t xml:space="preserve"> e sugestões que ajudaram e tiveram um papel bastante importante no desenvolvimento deste projeto. Muito Obrigado.</w:t>
      </w:r>
    </w:p>
    <w:p w14:paraId="0E0BAD12" w14:textId="77777777" w:rsidR="008E30AC" w:rsidRPr="007B3A76" w:rsidRDefault="008E30AC" w:rsidP="008E30AC">
      <w:pPr>
        <w:ind w:firstLine="576"/>
      </w:pPr>
    </w:p>
    <w:p w14:paraId="70FB4CCD" w14:textId="77777777" w:rsidR="008E30AC" w:rsidRPr="007B3A76" w:rsidRDefault="008E30AC" w:rsidP="008E30AC">
      <w:pPr>
        <w:ind w:firstLine="576"/>
      </w:pPr>
      <w:r w:rsidRPr="007B3A76">
        <w:t xml:space="preserve">Agradeço ainda aos meus amigos e colegas de turma que me acompanharam ao longo destes três anos de licenciatura, </w:t>
      </w:r>
      <w:r w:rsidR="006D72EE" w:rsidRPr="007B3A76">
        <w:t>que me ajudaram e apoiaram em todos os momentos ao longo desta minha etapa.</w:t>
      </w:r>
    </w:p>
    <w:p w14:paraId="73BE3654" w14:textId="77777777" w:rsidR="006D72EE" w:rsidRPr="007B3A76" w:rsidRDefault="006D72EE" w:rsidP="008E30AC">
      <w:pPr>
        <w:ind w:firstLine="576"/>
      </w:pPr>
    </w:p>
    <w:p w14:paraId="6337170B" w14:textId="77777777" w:rsidR="008E30AC" w:rsidRPr="007B3A76" w:rsidRDefault="006D72EE" w:rsidP="00A30736">
      <w:pPr>
        <w:ind w:firstLine="576"/>
      </w:pPr>
      <w:r w:rsidRPr="007B3A76">
        <w:t>Por fim, agradeço à minha família, pois sem eles nada disto seria possível. Por todo o apoio e ânimo prestado ao longo desta fase difícil e de muita tensão, um Muito Obrigado.</w:t>
      </w:r>
    </w:p>
    <w:p w14:paraId="537BFBCD" w14:textId="77777777" w:rsidR="008E30AC" w:rsidRPr="007B3A76" w:rsidRDefault="00A30736" w:rsidP="00A30736">
      <w:pPr>
        <w:spacing w:line="240" w:lineRule="auto"/>
        <w:jc w:val="left"/>
      </w:pPr>
      <w:r w:rsidRPr="007B3A76">
        <w:br w:type="page"/>
      </w:r>
    </w:p>
    <w:p w14:paraId="5677DC82" w14:textId="77777777" w:rsidR="00B61DEC" w:rsidRPr="007B3A76" w:rsidRDefault="00B61DEC" w:rsidP="000C393E">
      <w:pPr>
        <w:pStyle w:val="Ttulo1"/>
        <w:numPr>
          <w:ilvl w:val="0"/>
          <w:numId w:val="0"/>
        </w:numPr>
      </w:pPr>
      <w:bookmarkStart w:id="4" w:name="_Toc524814382"/>
      <w:r w:rsidRPr="007B3A76">
        <w:lastRenderedPageBreak/>
        <w:t>Resumo</w:t>
      </w:r>
      <w:bookmarkEnd w:id="4"/>
    </w:p>
    <w:p w14:paraId="4F535CCA" w14:textId="77777777" w:rsidR="006C0F72" w:rsidRPr="007B3A76" w:rsidRDefault="006C0F72" w:rsidP="006C0F72">
      <w:pPr>
        <w:ind w:firstLine="576"/>
      </w:pPr>
      <w:r w:rsidRPr="007B3A76">
        <w:t>O presente documento descreve o projeto realizado no âmbito da unidade curricular de</w:t>
      </w:r>
    </w:p>
    <w:p w14:paraId="4C1B8AFF" w14:textId="77777777" w:rsidR="00B61DEC" w:rsidRPr="007B3A76" w:rsidRDefault="006C0F72" w:rsidP="006C0F72">
      <w:r w:rsidRPr="007B3A76">
        <w:t>Projeto de Informática, integrada na Licenciatura em Engenharia Informática da Escola Superior de Tecnologia e Gestão do Instituto Politécnico da Guarda.</w:t>
      </w:r>
    </w:p>
    <w:p w14:paraId="57B03BC4" w14:textId="77777777" w:rsidR="006C0F72" w:rsidRPr="007B3A76" w:rsidRDefault="006C0F72" w:rsidP="006C0F72"/>
    <w:p w14:paraId="1EF1B3F5" w14:textId="77777777" w:rsidR="00362D8C" w:rsidRPr="007B3A76" w:rsidRDefault="003F13FC" w:rsidP="003F13FC">
      <w:pPr>
        <w:ind w:firstLine="576"/>
      </w:pPr>
      <w:r w:rsidRPr="007B3A76">
        <w:t xml:space="preserve">O projeto desenvolvido consiste numa plataforma </w:t>
      </w:r>
      <w:r w:rsidRPr="007B3A76">
        <w:rPr>
          <w:i/>
        </w:rPr>
        <w:t>web</w:t>
      </w:r>
      <w:r w:rsidRPr="007B3A76">
        <w:t xml:space="preserve"> focada no tema da </w:t>
      </w:r>
      <w:r w:rsidRPr="007B3A76">
        <w:rPr>
          <w:i/>
        </w:rPr>
        <w:t>cybersecurity</w:t>
      </w:r>
      <w:r w:rsidRPr="007B3A76">
        <w:t xml:space="preserve">, onde o principal objetivo da mesma </w:t>
      </w:r>
      <w:r w:rsidR="00362D8C" w:rsidRPr="007B3A76">
        <w:t xml:space="preserve">é o de preparar melhor jovens programadores aos vários riscos aos quais os seus projetos poderão um dia vir a estar vulneráveis. De forma a alcançar este objetivo, a plataforma </w:t>
      </w:r>
      <w:r w:rsidR="00362D8C" w:rsidRPr="007B3A76">
        <w:rPr>
          <w:i/>
        </w:rPr>
        <w:t>web</w:t>
      </w:r>
      <w:r w:rsidR="00362D8C" w:rsidRPr="007B3A76">
        <w:t xml:space="preserve"> foi focada num ambiente competitivo,</w:t>
      </w:r>
      <w:r w:rsidR="00E8562C" w:rsidRPr="007B3A76">
        <w:t xml:space="preserve"> constituído por desafios de </w:t>
      </w:r>
      <w:r w:rsidR="00E8562C" w:rsidRPr="007B3A76">
        <w:rPr>
          <w:i/>
        </w:rPr>
        <w:t>cybersecutiy,</w:t>
      </w:r>
      <w:r w:rsidR="00362D8C" w:rsidRPr="007B3A76">
        <w:t xml:space="preserve"> onde os vários utilizadores poderão participar em competições de </w:t>
      </w:r>
      <w:r w:rsidR="00362D8C" w:rsidRPr="007B3A76">
        <w:rPr>
          <w:i/>
        </w:rPr>
        <w:t>hacking</w:t>
      </w:r>
      <w:r w:rsidR="00362D8C" w:rsidRPr="007B3A76">
        <w:t xml:space="preserve"> entre eles e por à prova as suas capacidades e conhecimentos ao nível d</w:t>
      </w:r>
      <w:ins w:id="5" w:author="Microsoft Office User" w:date="2018-09-14T15:15:00Z">
        <w:r w:rsidR="003513E7" w:rsidRPr="007B3A76">
          <w:t>e</w:t>
        </w:r>
      </w:ins>
      <w:del w:id="6" w:author="Microsoft Office User" w:date="2018-09-14T15:15:00Z">
        <w:r w:rsidR="00362D8C" w:rsidRPr="007B3A76" w:rsidDel="003513E7">
          <w:delText>a</w:delText>
        </w:r>
      </w:del>
      <w:r w:rsidR="00362D8C" w:rsidRPr="007B3A76">
        <w:t xml:space="preserve"> </w:t>
      </w:r>
      <w:r w:rsidR="00362D8C" w:rsidRPr="007B3A76">
        <w:rPr>
          <w:i/>
        </w:rPr>
        <w:t>cybersecurity</w:t>
      </w:r>
      <w:r w:rsidR="00362D8C" w:rsidRPr="007B3A76">
        <w:t>.</w:t>
      </w:r>
    </w:p>
    <w:p w14:paraId="39918B1B" w14:textId="77777777" w:rsidR="00362D8C" w:rsidRPr="007B3A76" w:rsidRDefault="00362D8C" w:rsidP="003F13FC">
      <w:pPr>
        <w:ind w:firstLine="576"/>
      </w:pPr>
    </w:p>
    <w:p w14:paraId="1F926121" w14:textId="77777777" w:rsidR="006C0F72" w:rsidRPr="007B3A76" w:rsidRDefault="00362D8C" w:rsidP="003F13FC">
      <w:pPr>
        <w:ind w:firstLine="576"/>
      </w:pPr>
      <w:r w:rsidRPr="007B3A76">
        <w:t xml:space="preserve"> Para o desenvolvimento do projeto foi usada a metodologia de desenvolvimento ágil, SCRUM. A aplicação web foi desenvolvida usando as </w:t>
      </w:r>
      <w:r w:rsidRPr="007B3A76">
        <w:rPr>
          <w:i/>
        </w:rPr>
        <w:t>frameworks</w:t>
      </w:r>
      <w:r w:rsidRPr="007B3A76">
        <w:t xml:space="preserve"> ReactJS e NodeJS com recuso à base de dados Mysql.</w:t>
      </w:r>
    </w:p>
    <w:p w14:paraId="4DA4EC0E" w14:textId="77777777" w:rsidR="00362D8C" w:rsidRPr="007B3A76" w:rsidRDefault="00362D8C" w:rsidP="003F13FC">
      <w:pPr>
        <w:ind w:firstLine="576"/>
      </w:pPr>
    </w:p>
    <w:p w14:paraId="4B00B059" w14:textId="77777777" w:rsidR="00362D8C" w:rsidRPr="007B3A76" w:rsidRDefault="00362D8C" w:rsidP="003F13FC">
      <w:pPr>
        <w:ind w:firstLine="576"/>
      </w:pPr>
      <w:r w:rsidRPr="007B3A76">
        <w:t xml:space="preserve">Apesar do projeto não ter alcançado todos os objetivos previstos, os dois objetivos no qual o projeto se baseava foram alcançados com sucesso, sendo estes </w:t>
      </w:r>
      <w:r w:rsidR="00B007A7" w:rsidRPr="007B3A76">
        <w:t>a secção de competições entre os vários utilizadores e a funcionalidade de sugestões de desafios pelos utilizadores.</w:t>
      </w:r>
    </w:p>
    <w:p w14:paraId="747A294F" w14:textId="77777777" w:rsidR="00B007A7" w:rsidRPr="007B3A76" w:rsidRDefault="00B007A7" w:rsidP="003F13FC">
      <w:pPr>
        <w:ind w:firstLine="576"/>
      </w:pPr>
    </w:p>
    <w:p w14:paraId="0D8FB9E2" w14:textId="77777777" w:rsidR="00B007A7" w:rsidRPr="007B3A76" w:rsidRDefault="00B007A7" w:rsidP="00B007A7">
      <w:pPr>
        <w:ind w:firstLine="576"/>
        <w:jc w:val="left"/>
        <w:rPr>
          <w:i/>
        </w:rPr>
      </w:pPr>
      <w:r w:rsidRPr="007B3A76">
        <w:rPr>
          <w:b/>
        </w:rPr>
        <w:t xml:space="preserve">Palavras-chave: </w:t>
      </w:r>
      <w:r w:rsidRPr="007B3A76">
        <w:t xml:space="preserve">Aplicação </w:t>
      </w:r>
      <w:r w:rsidRPr="007B3A76">
        <w:rPr>
          <w:i/>
        </w:rPr>
        <w:t xml:space="preserve">Web, Cybersecurity, Web Services, ReactJS, NodeJS, Plataforma Competitiva </w:t>
      </w:r>
    </w:p>
    <w:p w14:paraId="5DDAC215" w14:textId="77777777" w:rsidR="006C0F72" w:rsidRPr="007B3A76" w:rsidRDefault="006C0F72" w:rsidP="006C0F72">
      <w:pPr>
        <w:ind w:left="576"/>
      </w:pPr>
    </w:p>
    <w:p w14:paraId="2C547533" w14:textId="77777777" w:rsidR="006C0F72" w:rsidRPr="007B3A76" w:rsidRDefault="006C0F72" w:rsidP="006C0F72">
      <w:pPr>
        <w:ind w:left="576"/>
      </w:pPr>
    </w:p>
    <w:p w14:paraId="3F20E9A3" w14:textId="77777777" w:rsidR="00B61DEC" w:rsidRPr="002D76B0" w:rsidRDefault="00212951" w:rsidP="000C393E">
      <w:pPr>
        <w:pStyle w:val="Ttulo1"/>
        <w:numPr>
          <w:ilvl w:val="0"/>
          <w:numId w:val="0"/>
        </w:numPr>
        <w:rPr>
          <w:lang w:val="en-US"/>
        </w:rPr>
      </w:pPr>
      <w:r w:rsidRPr="00C80016">
        <w:rPr>
          <w:lang w:val="en-US"/>
          <w:rPrChange w:id="7" w:author="Rui Paredes" w:date="2018-09-15T22:42:00Z">
            <w:rPr>
              <w:lang w:val="en-US"/>
            </w:rPr>
          </w:rPrChange>
        </w:rPr>
        <w:br w:type="page"/>
      </w:r>
      <w:bookmarkStart w:id="8" w:name="_Toc524814383"/>
      <w:r w:rsidRPr="002D76B0">
        <w:rPr>
          <w:lang w:val="en-US"/>
        </w:rPr>
        <w:lastRenderedPageBreak/>
        <w:t>Abstract</w:t>
      </w:r>
      <w:bookmarkEnd w:id="8"/>
    </w:p>
    <w:p w14:paraId="6CAFF053" w14:textId="77777777" w:rsidR="00D359E4" w:rsidRPr="002D76B0" w:rsidRDefault="00D359E4" w:rsidP="00D2761D">
      <w:pPr>
        <w:rPr>
          <w:lang w:val="en-US"/>
        </w:rPr>
      </w:pPr>
    </w:p>
    <w:p w14:paraId="34A37F63" w14:textId="77777777" w:rsidR="00B007A7" w:rsidRPr="002D76B0" w:rsidRDefault="00B007A7" w:rsidP="00B007A7">
      <w:pPr>
        <w:ind w:firstLine="576"/>
        <w:rPr>
          <w:lang w:val="en-US"/>
        </w:rPr>
      </w:pPr>
      <w:r w:rsidRPr="002D76B0">
        <w:rPr>
          <w:lang w:val="en-US"/>
        </w:rPr>
        <w:t xml:space="preserve">This report describes the project carried out within the scope of the final project of the Computer </w:t>
      </w:r>
      <w:ins w:id="9" w:author="Microsoft Office User" w:date="2018-09-14T15:35:00Z">
        <w:r w:rsidR="00C360B4" w:rsidRPr="002D76B0">
          <w:rPr>
            <w:lang w:val="en-US"/>
          </w:rPr>
          <w:t xml:space="preserve">Science </w:t>
        </w:r>
      </w:ins>
      <w:r w:rsidRPr="002D76B0">
        <w:rPr>
          <w:lang w:val="en-US"/>
        </w:rPr>
        <w:t>Engineering degree at the</w:t>
      </w:r>
      <w:del w:id="10" w:author="Microsoft Office User" w:date="2018-09-14T15:15:00Z">
        <w:r w:rsidRPr="002D76B0" w:rsidDel="003513E7">
          <w:rPr>
            <w:lang w:val="en-US"/>
          </w:rPr>
          <w:delText xml:space="preserve"> </w:delText>
        </w:r>
      </w:del>
      <w:r w:rsidRPr="002D76B0">
        <w:rPr>
          <w:lang w:val="en-US"/>
        </w:rPr>
        <w:t xml:space="preserve"> </w:t>
      </w:r>
      <w:del w:id="11" w:author="Microsoft Office User" w:date="2018-09-14T15:36:00Z">
        <w:r w:rsidRPr="002D76B0" w:rsidDel="00C360B4">
          <w:rPr>
            <w:lang w:val="en-US"/>
          </w:rPr>
          <w:delText xml:space="preserve">Higher </w:delText>
        </w:r>
      </w:del>
      <w:r w:rsidRPr="002D76B0">
        <w:rPr>
          <w:lang w:val="en-US"/>
        </w:rPr>
        <w:t xml:space="preserve">School of </w:t>
      </w:r>
      <w:ins w:id="12" w:author="Microsoft Office User" w:date="2018-09-14T15:36:00Z">
        <w:r w:rsidR="00C360B4" w:rsidRPr="002D76B0">
          <w:rPr>
            <w:lang w:val="en-US"/>
          </w:rPr>
          <w:t xml:space="preserve">Higher Education in </w:t>
        </w:r>
      </w:ins>
      <w:r w:rsidRPr="002D76B0">
        <w:rPr>
          <w:lang w:val="en-US"/>
        </w:rPr>
        <w:t xml:space="preserve">Technology and Management </w:t>
      </w:r>
      <w:del w:id="13" w:author="Microsoft Office User" w:date="2018-09-14T15:35:00Z">
        <w:r w:rsidRPr="002D76B0" w:rsidDel="00C360B4">
          <w:rPr>
            <w:lang w:val="en-US"/>
          </w:rPr>
          <w:delText xml:space="preserve">from </w:delText>
        </w:r>
      </w:del>
      <w:ins w:id="14" w:author="Microsoft Office User" w:date="2018-09-14T15:35:00Z">
        <w:r w:rsidR="00C360B4" w:rsidRPr="002D76B0">
          <w:rPr>
            <w:lang w:val="en-US"/>
          </w:rPr>
          <w:t xml:space="preserve">of </w:t>
        </w:r>
      </w:ins>
      <w:r w:rsidRPr="002D76B0">
        <w:rPr>
          <w:lang w:val="en-US"/>
        </w:rPr>
        <w:t>the Polytechnic of Guarda.</w:t>
      </w:r>
    </w:p>
    <w:p w14:paraId="7F5ACDB5" w14:textId="77777777" w:rsidR="00B007A7" w:rsidRPr="002D76B0" w:rsidRDefault="00B007A7" w:rsidP="00D2761D">
      <w:pPr>
        <w:rPr>
          <w:lang w:val="en-US"/>
        </w:rPr>
      </w:pPr>
    </w:p>
    <w:p w14:paraId="5992834D" w14:textId="77777777" w:rsidR="00B007A7" w:rsidRPr="002D76B0" w:rsidRDefault="00B007A7" w:rsidP="00D2761D">
      <w:pPr>
        <w:rPr>
          <w:lang w:val="en-US"/>
        </w:rPr>
      </w:pPr>
      <w:r w:rsidRPr="002D76B0">
        <w:rPr>
          <w:lang w:val="en-US"/>
        </w:rPr>
        <w:tab/>
        <w:t xml:space="preserve">The </w:t>
      </w:r>
      <w:del w:id="15" w:author="Microsoft Office User" w:date="2018-09-14T15:36:00Z">
        <w:r w:rsidRPr="002D76B0" w:rsidDel="00C360B4">
          <w:rPr>
            <w:lang w:val="en-US"/>
          </w:rPr>
          <w:delText xml:space="preserve">developed </w:delText>
        </w:r>
      </w:del>
      <w:r w:rsidRPr="002D76B0">
        <w:rPr>
          <w:lang w:val="en-US"/>
        </w:rPr>
        <w:t xml:space="preserve">project </w:t>
      </w:r>
      <w:ins w:id="16" w:author="Microsoft Office User" w:date="2018-09-14T15:36:00Z">
        <w:r w:rsidR="00C360B4" w:rsidRPr="002D76B0">
          <w:rPr>
            <w:lang w:val="en-US"/>
          </w:rPr>
          <w:t xml:space="preserve">developed </w:t>
        </w:r>
      </w:ins>
      <w:r w:rsidRPr="002D76B0">
        <w:rPr>
          <w:lang w:val="en-US"/>
        </w:rPr>
        <w:t xml:space="preserve">consists of a web platform focused on the cybersecurity theme, where the main objective is to prepare young programmers to the variety of risks that their </w:t>
      </w:r>
      <w:del w:id="17" w:author="Microsoft Office User" w:date="2018-09-14T15:35:00Z">
        <w:r w:rsidRPr="002D76B0" w:rsidDel="00C360B4">
          <w:rPr>
            <w:lang w:val="en-US"/>
          </w:rPr>
          <w:delText>future</w:delText>
        </w:r>
        <w:r w:rsidR="00E8562C" w:rsidRPr="002D76B0" w:rsidDel="00C360B4">
          <w:rPr>
            <w:lang w:val="en-US"/>
          </w:rPr>
          <w:delText xml:space="preserve"> </w:delText>
        </w:r>
        <w:r w:rsidRPr="002D76B0" w:rsidDel="00C360B4">
          <w:rPr>
            <w:lang w:val="en-US"/>
          </w:rPr>
          <w:delText xml:space="preserve"> projects</w:delText>
        </w:r>
      </w:del>
      <w:ins w:id="18" w:author="Microsoft Office User" w:date="2018-09-14T15:35:00Z">
        <w:r w:rsidR="00C360B4" w:rsidRPr="002D76B0">
          <w:rPr>
            <w:lang w:val="en-US"/>
          </w:rPr>
          <w:t>future projects</w:t>
        </w:r>
      </w:ins>
      <w:r w:rsidRPr="002D76B0">
        <w:rPr>
          <w:lang w:val="en-US"/>
        </w:rPr>
        <w:t xml:space="preserve"> may </w:t>
      </w:r>
      <w:del w:id="19" w:author="Microsoft Office User" w:date="2018-09-14T15:37:00Z">
        <w:r w:rsidRPr="002D76B0" w:rsidDel="00C360B4">
          <w:rPr>
            <w:lang w:val="en-US"/>
          </w:rPr>
          <w:delText>be vulnerable one day</w:delText>
        </w:r>
      </w:del>
      <w:ins w:id="20" w:author="Microsoft Office User" w:date="2018-09-14T15:37:00Z">
        <w:r w:rsidR="00C360B4" w:rsidRPr="002D76B0">
          <w:rPr>
            <w:lang w:val="en-US"/>
          </w:rPr>
          <w:t>face</w:t>
        </w:r>
      </w:ins>
      <w:r w:rsidR="00E8562C" w:rsidRPr="002D76B0">
        <w:rPr>
          <w:lang w:val="en-US"/>
        </w:rPr>
        <w:t xml:space="preserve">.  To accomplish this objective, the web platform was focused on a competitive environment, composed of cybersecurity challenges, where </w:t>
      </w:r>
      <w:del w:id="21" w:author="Microsoft Office User" w:date="2018-09-14T15:37:00Z">
        <w:r w:rsidR="00E8562C" w:rsidRPr="002D76B0" w:rsidDel="002761D4">
          <w:rPr>
            <w:lang w:val="en-US"/>
          </w:rPr>
          <w:delText xml:space="preserve">the </w:delText>
        </w:r>
      </w:del>
      <w:r w:rsidR="00E8562C" w:rsidRPr="002D76B0">
        <w:rPr>
          <w:lang w:val="en-US"/>
        </w:rPr>
        <w:t xml:space="preserve">users can participate in hacking competitions against other users and put to test their skills and knowledge about cybersecurity </w:t>
      </w:r>
    </w:p>
    <w:p w14:paraId="64C40633" w14:textId="77777777" w:rsidR="00E8562C" w:rsidRPr="002D76B0" w:rsidRDefault="00E8562C" w:rsidP="00D2761D">
      <w:pPr>
        <w:rPr>
          <w:lang w:val="en-US"/>
        </w:rPr>
      </w:pPr>
    </w:p>
    <w:p w14:paraId="4F2EBB94" w14:textId="77777777" w:rsidR="00E8562C" w:rsidRPr="002D76B0" w:rsidRDefault="00E8562C" w:rsidP="00D2761D">
      <w:pPr>
        <w:rPr>
          <w:lang w:val="en-US"/>
        </w:rPr>
      </w:pPr>
      <w:r w:rsidRPr="002D76B0">
        <w:rPr>
          <w:lang w:val="en-US"/>
        </w:rPr>
        <w:tab/>
        <w:t>This project was developed using an agile methodology, SCRUM. The web platform was developed using frameworks as ReactJS and NodeJS combined with MySQL database.</w:t>
      </w:r>
    </w:p>
    <w:p w14:paraId="4EDEE991" w14:textId="77777777" w:rsidR="00E8562C" w:rsidRPr="002D76B0" w:rsidRDefault="00E8562C" w:rsidP="00D2761D">
      <w:pPr>
        <w:rPr>
          <w:lang w:val="en-US"/>
        </w:rPr>
      </w:pPr>
    </w:p>
    <w:p w14:paraId="58B3407B" w14:textId="77777777" w:rsidR="00E8562C" w:rsidRPr="002D76B0" w:rsidRDefault="00E8562C">
      <w:pPr>
        <w:ind w:firstLine="708"/>
        <w:rPr>
          <w:lang w:val="en-US"/>
        </w:rPr>
        <w:pPrChange w:id="22" w:author="Rui Paredes" w:date="2018-09-15T19:07:00Z">
          <w:pPr/>
        </w:pPrChange>
      </w:pPr>
      <w:r w:rsidRPr="002D76B0">
        <w:rPr>
          <w:lang w:val="en-US"/>
        </w:rPr>
        <w:t xml:space="preserve">Although some of the foresee objectives to the project weren’t accomplished, the two </w:t>
      </w:r>
      <w:ins w:id="23" w:author="Microsoft Office User" w:date="2018-09-14T15:40:00Z">
        <w:r w:rsidR="002761D4" w:rsidRPr="002D76B0">
          <w:rPr>
            <w:lang w:val="en-US"/>
          </w:rPr>
          <w:t xml:space="preserve">primary </w:t>
        </w:r>
      </w:ins>
      <w:r w:rsidRPr="002D76B0">
        <w:rPr>
          <w:lang w:val="en-US"/>
        </w:rPr>
        <w:t xml:space="preserve">objectives </w:t>
      </w:r>
      <w:del w:id="24" w:author="Microsoft Office User" w:date="2018-09-14T15:40:00Z">
        <w:r w:rsidRPr="002D76B0" w:rsidDel="002761D4">
          <w:rPr>
            <w:lang w:val="en-US"/>
          </w:rPr>
          <w:delText xml:space="preserve">that the project was most based on </w:delText>
        </w:r>
      </w:del>
      <w:r w:rsidRPr="002D76B0">
        <w:rPr>
          <w:lang w:val="en-US"/>
        </w:rPr>
        <w:t>were accomplish</w:t>
      </w:r>
      <w:ins w:id="25" w:author="Microsoft Office User" w:date="2018-09-14T15:40:00Z">
        <w:r w:rsidR="002761D4" w:rsidRPr="002D76B0">
          <w:rPr>
            <w:lang w:val="en-US"/>
          </w:rPr>
          <w:t>ed</w:t>
        </w:r>
      </w:ins>
      <w:r w:rsidRPr="002D76B0">
        <w:rPr>
          <w:lang w:val="en-US"/>
        </w:rPr>
        <w:t xml:space="preserve"> successfully</w:t>
      </w:r>
      <w:ins w:id="26" w:author="Microsoft Office User" w:date="2018-09-14T15:40:00Z">
        <w:r w:rsidR="002761D4" w:rsidRPr="002D76B0">
          <w:rPr>
            <w:lang w:val="en-US"/>
          </w:rPr>
          <w:t xml:space="preserve">: </w:t>
        </w:r>
      </w:ins>
      <w:del w:id="27" w:author="Microsoft Office User" w:date="2018-09-14T15:40:00Z">
        <w:r w:rsidRPr="002D76B0" w:rsidDel="002761D4">
          <w:rPr>
            <w:lang w:val="en-US"/>
          </w:rPr>
          <w:delText xml:space="preserve">, being the </w:delText>
        </w:r>
      </w:del>
      <w:r w:rsidRPr="002D76B0">
        <w:rPr>
          <w:lang w:val="en-US"/>
        </w:rPr>
        <w:t xml:space="preserve">cybersecurity competitions between users and </w:t>
      </w:r>
      <w:del w:id="28" w:author="Microsoft Office User" w:date="2018-09-14T15:40:00Z">
        <w:r w:rsidRPr="002D76B0" w:rsidDel="002761D4">
          <w:rPr>
            <w:lang w:val="en-US"/>
          </w:rPr>
          <w:delText xml:space="preserve">the </w:delText>
        </w:r>
      </w:del>
      <w:r w:rsidR="00D236CF" w:rsidRPr="002D76B0">
        <w:rPr>
          <w:lang w:val="en-US"/>
        </w:rPr>
        <w:t>challenge</w:t>
      </w:r>
      <w:ins w:id="29" w:author="Microsoft Office User" w:date="2018-09-14T15:41:00Z">
        <w:r w:rsidR="002761D4" w:rsidRPr="002D76B0">
          <w:rPr>
            <w:lang w:val="en-US"/>
          </w:rPr>
          <w:t>s</w:t>
        </w:r>
      </w:ins>
      <w:r w:rsidR="00D236CF" w:rsidRPr="002D76B0">
        <w:rPr>
          <w:lang w:val="en-US"/>
        </w:rPr>
        <w:t xml:space="preserve"> suggestions </w:t>
      </w:r>
      <w:ins w:id="30" w:author="Microsoft Office User" w:date="2018-09-14T15:41:00Z">
        <w:r w:rsidR="002761D4" w:rsidRPr="002D76B0">
          <w:rPr>
            <w:lang w:val="en-US"/>
          </w:rPr>
          <w:t xml:space="preserve">provided </w:t>
        </w:r>
      </w:ins>
      <w:r w:rsidR="00D236CF" w:rsidRPr="002D76B0">
        <w:rPr>
          <w:lang w:val="en-US"/>
        </w:rPr>
        <w:t xml:space="preserve">by </w:t>
      </w:r>
      <w:ins w:id="31" w:author="Microsoft Office User" w:date="2018-09-14T15:41:00Z">
        <w:r w:rsidR="002761D4" w:rsidRPr="002D76B0">
          <w:rPr>
            <w:lang w:val="en-US"/>
          </w:rPr>
          <w:t xml:space="preserve">the </w:t>
        </w:r>
      </w:ins>
      <w:r w:rsidR="00D236CF" w:rsidRPr="002D76B0">
        <w:rPr>
          <w:lang w:val="en-US"/>
        </w:rPr>
        <w:t>users</w:t>
      </w:r>
      <w:del w:id="32" w:author="Microsoft Office User" w:date="2018-09-14T15:41:00Z">
        <w:r w:rsidR="00D236CF" w:rsidRPr="002D76B0" w:rsidDel="002761D4">
          <w:rPr>
            <w:lang w:val="en-US"/>
          </w:rPr>
          <w:delText xml:space="preserve"> functionality</w:delText>
        </w:r>
      </w:del>
      <w:r w:rsidR="00D236CF" w:rsidRPr="002D76B0">
        <w:rPr>
          <w:lang w:val="en-US"/>
        </w:rPr>
        <w:t>.</w:t>
      </w:r>
    </w:p>
    <w:p w14:paraId="6FBDA298" w14:textId="77777777" w:rsidR="00D236CF" w:rsidRPr="002D76B0" w:rsidRDefault="00D236CF" w:rsidP="00D2761D">
      <w:pPr>
        <w:rPr>
          <w:lang w:val="en-US"/>
        </w:rPr>
      </w:pPr>
    </w:p>
    <w:p w14:paraId="5913A158" w14:textId="77777777" w:rsidR="00B007A7" w:rsidRPr="002D76B0" w:rsidRDefault="00D236CF" w:rsidP="00D2761D">
      <w:pPr>
        <w:rPr>
          <w:lang w:val="en-US"/>
        </w:rPr>
      </w:pPr>
      <w:r w:rsidRPr="002D76B0">
        <w:rPr>
          <w:b/>
          <w:lang w:val="en-US"/>
        </w:rPr>
        <w:t xml:space="preserve">Keywords: </w:t>
      </w:r>
      <w:r w:rsidRPr="002D76B0">
        <w:rPr>
          <w:lang w:val="en-US"/>
        </w:rPr>
        <w:t>Web Aplication, Cybersecurity, Web Services, ReactJS, NodeJS, Competitive Platform</w:t>
      </w:r>
    </w:p>
    <w:p w14:paraId="61219E2F" w14:textId="77777777" w:rsidR="00B007A7" w:rsidRPr="002D76B0" w:rsidRDefault="00A30736" w:rsidP="00A30736">
      <w:pPr>
        <w:spacing w:line="240" w:lineRule="auto"/>
        <w:jc w:val="left"/>
        <w:rPr>
          <w:lang w:val="en-US"/>
        </w:rPr>
      </w:pPr>
      <w:r w:rsidRPr="002D76B0">
        <w:rPr>
          <w:lang w:val="en-US"/>
        </w:rPr>
        <w:br w:type="page"/>
      </w:r>
    </w:p>
    <w:p w14:paraId="61BE5C85" w14:textId="77777777" w:rsidR="00B80C76" w:rsidRPr="001134F2" w:rsidRDefault="00D359E4" w:rsidP="00FB3F7B">
      <w:pPr>
        <w:pStyle w:val="Ttulo1"/>
        <w:numPr>
          <w:ilvl w:val="0"/>
          <w:numId w:val="0"/>
        </w:numPr>
      </w:pPr>
      <w:bookmarkStart w:id="33" w:name="_Toc524814384"/>
      <w:r w:rsidRPr="007B3A76">
        <w:lastRenderedPageBreak/>
        <w:t>Índice</w:t>
      </w:r>
      <w:bookmarkEnd w:id="33"/>
    </w:p>
    <w:p w14:paraId="7F70B196" w14:textId="4F680F9E" w:rsidR="00943741" w:rsidRDefault="00FB3F7B">
      <w:pPr>
        <w:pStyle w:val="ndice1"/>
        <w:tabs>
          <w:tab w:val="right" w:leader="dot" w:pos="9408"/>
        </w:tabs>
        <w:rPr>
          <w:ins w:id="34" w:author="Rui Paredes" w:date="2018-09-15T22:37:00Z"/>
          <w:rFonts w:asciiTheme="minorHAnsi" w:eastAsiaTheme="minorEastAsia" w:hAnsiTheme="minorHAnsi" w:cstheme="minorBidi"/>
          <w:noProof/>
          <w:sz w:val="22"/>
          <w:szCs w:val="22"/>
          <w:lang w:eastAsia="pt-PT"/>
        </w:rPr>
      </w:pPr>
      <w:r w:rsidRPr="007B3A76">
        <w:fldChar w:fldCharType="begin"/>
      </w:r>
      <w:r w:rsidRPr="007B3A76">
        <w:instrText xml:space="preserve"> TOC \o "1-3" \h \z \u </w:instrText>
      </w:r>
      <w:r w:rsidRPr="007B3A76">
        <w:rPr>
          <w:rPrChange w:id="35" w:author="Microsoft Office User" w:date="2018-09-14T15:51:00Z">
            <w:rPr/>
          </w:rPrChange>
        </w:rPr>
        <w:fldChar w:fldCharType="separate"/>
      </w:r>
      <w:ins w:id="36" w:author="Rui Paredes" w:date="2018-09-15T22:37:00Z">
        <w:r w:rsidR="00943741" w:rsidRPr="00190B01">
          <w:rPr>
            <w:rStyle w:val="Hiperligao"/>
            <w:noProof/>
          </w:rPr>
          <w:fldChar w:fldCharType="begin"/>
        </w:r>
        <w:r w:rsidR="00943741" w:rsidRPr="00190B01">
          <w:rPr>
            <w:rStyle w:val="Hiperligao"/>
            <w:noProof/>
          </w:rPr>
          <w:instrText xml:space="preserve"> </w:instrText>
        </w:r>
        <w:r w:rsidR="00943741">
          <w:rPr>
            <w:noProof/>
          </w:rPr>
          <w:instrText>HYPERLINK \l "_Toc524814380"</w:instrText>
        </w:r>
        <w:r w:rsidR="00943741" w:rsidRPr="00190B01">
          <w:rPr>
            <w:rStyle w:val="Hiperligao"/>
            <w:noProof/>
          </w:rPr>
          <w:instrText xml:space="preserve"> </w:instrText>
        </w:r>
        <w:r w:rsidR="00943741" w:rsidRPr="00190B01">
          <w:rPr>
            <w:rStyle w:val="Hiperligao"/>
            <w:noProof/>
          </w:rPr>
          <w:fldChar w:fldCharType="separate"/>
        </w:r>
        <w:r w:rsidR="00943741" w:rsidRPr="00190B01">
          <w:rPr>
            <w:rStyle w:val="Hiperligao"/>
            <w:noProof/>
          </w:rPr>
          <w:t>Elementos Identificativos</w:t>
        </w:r>
        <w:r w:rsidR="00943741">
          <w:rPr>
            <w:noProof/>
            <w:webHidden/>
          </w:rPr>
          <w:tab/>
        </w:r>
        <w:r w:rsidR="00943741">
          <w:rPr>
            <w:noProof/>
            <w:webHidden/>
          </w:rPr>
          <w:fldChar w:fldCharType="begin"/>
        </w:r>
        <w:r w:rsidR="00943741">
          <w:rPr>
            <w:noProof/>
            <w:webHidden/>
          </w:rPr>
          <w:instrText xml:space="preserve"> PAGEREF _Toc524814380 \h </w:instrText>
        </w:r>
      </w:ins>
      <w:r w:rsidR="00943741">
        <w:rPr>
          <w:noProof/>
          <w:webHidden/>
        </w:rPr>
      </w:r>
      <w:r w:rsidR="00943741">
        <w:rPr>
          <w:noProof/>
          <w:webHidden/>
        </w:rPr>
        <w:fldChar w:fldCharType="separate"/>
      </w:r>
      <w:ins w:id="37" w:author="Rui Paredes" w:date="2018-09-15T22:37:00Z">
        <w:r w:rsidR="00943741">
          <w:rPr>
            <w:noProof/>
            <w:webHidden/>
          </w:rPr>
          <w:t>II</w:t>
        </w:r>
        <w:r w:rsidR="00943741">
          <w:rPr>
            <w:noProof/>
            <w:webHidden/>
          </w:rPr>
          <w:fldChar w:fldCharType="end"/>
        </w:r>
        <w:r w:rsidR="00943741" w:rsidRPr="00190B01">
          <w:rPr>
            <w:rStyle w:val="Hiperligao"/>
            <w:noProof/>
          </w:rPr>
          <w:fldChar w:fldCharType="end"/>
        </w:r>
      </w:ins>
    </w:p>
    <w:p w14:paraId="2159C034" w14:textId="082332B4" w:rsidR="00943741" w:rsidRDefault="00943741">
      <w:pPr>
        <w:pStyle w:val="ndice1"/>
        <w:tabs>
          <w:tab w:val="right" w:leader="dot" w:pos="9408"/>
        </w:tabs>
        <w:rPr>
          <w:ins w:id="38" w:author="Rui Paredes" w:date="2018-09-15T22:37:00Z"/>
          <w:rFonts w:asciiTheme="minorHAnsi" w:eastAsiaTheme="minorEastAsia" w:hAnsiTheme="minorHAnsi" w:cstheme="minorBidi"/>
          <w:noProof/>
          <w:sz w:val="22"/>
          <w:szCs w:val="22"/>
          <w:lang w:eastAsia="pt-PT"/>
        </w:rPr>
      </w:pPr>
      <w:ins w:id="39"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"_Toc524814381"</w:instrText>
        </w:r>
        <w:r w:rsidRPr="00190B01">
          <w:rPr>
            <w:rStyle w:val="Hiperligao"/>
            <w:noProof/>
          </w:rPr>
          <w:instrText xml:space="preserve"> </w:instrText>
        </w:r>
        <w:r w:rsidRPr="00190B01">
          <w:rPr>
            <w:rStyle w:val="Hiperligao"/>
            <w:noProof/>
          </w:rPr>
          <w:fldChar w:fldCharType="separate"/>
        </w:r>
        <w:r w:rsidRPr="00190B01">
          <w:rPr>
            <w:rStyle w:val="Hiperligao"/>
            <w:noProof/>
          </w:rPr>
          <w:t>Agradecimentos</w:t>
        </w:r>
        <w:r>
          <w:rPr>
            <w:noProof/>
            <w:webHidden/>
          </w:rPr>
          <w:tab/>
        </w:r>
        <w:r>
          <w:rPr>
            <w:noProof/>
            <w:webHidden/>
          </w:rPr>
          <w:fldChar w:fldCharType="begin"/>
        </w:r>
        <w:r>
          <w:rPr>
            <w:noProof/>
            <w:webHidden/>
          </w:rPr>
          <w:instrText xml:space="preserve"> PAGEREF _Toc524814381 \h </w:instrText>
        </w:r>
      </w:ins>
      <w:r>
        <w:rPr>
          <w:noProof/>
          <w:webHidden/>
        </w:rPr>
      </w:r>
      <w:r>
        <w:rPr>
          <w:noProof/>
          <w:webHidden/>
        </w:rPr>
        <w:fldChar w:fldCharType="separate"/>
      </w:r>
      <w:ins w:id="40" w:author="Rui Paredes" w:date="2018-09-15T22:37:00Z">
        <w:r>
          <w:rPr>
            <w:noProof/>
            <w:webHidden/>
          </w:rPr>
          <w:t>III</w:t>
        </w:r>
        <w:r>
          <w:rPr>
            <w:noProof/>
            <w:webHidden/>
          </w:rPr>
          <w:fldChar w:fldCharType="end"/>
        </w:r>
        <w:r w:rsidRPr="00190B01">
          <w:rPr>
            <w:rStyle w:val="Hiperligao"/>
            <w:noProof/>
          </w:rPr>
          <w:fldChar w:fldCharType="end"/>
        </w:r>
      </w:ins>
    </w:p>
    <w:p w14:paraId="0B2F5659" w14:textId="550ECF1E" w:rsidR="00943741" w:rsidRDefault="00943741">
      <w:pPr>
        <w:pStyle w:val="ndice1"/>
        <w:tabs>
          <w:tab w:val="right" w:leader="dot" w:pos="9408"/>
        </w:tabs>
        <w:rPr>
          <w:ins w:id="41" w:author="Rui Paredes" w:date="2018-09-15T22:37:00Z"/>
          <w:rFonts w:asciiTheme="minorHAnsi" w:eastAsiaTheme="minorEastAsia" w:hAnsiTheme="minorHAnsi" w:cstheme="minorBidi"/>
          <w:noProof/>
          <w:sz w:val="22"/>
          <w:szCs w:val="22"/>
          <w:lang w:eastAsia="pt-PT"/>
        </w:rPr>
      </w:pPr>
      <w:ins w:id="42"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"_Toc524814382"</w:instrText>
        </w:r>
        <w:r w:rsidRPr="00190B01">
          <w:rPr>
            <w:rStyle w:val="Hiperligao"/>
            <w:noProof/>
          </w:rPr>
          <w:instrText xml:space="preserve"> </w:instrText>
        </w:r>
        <w:r w:rsidRPr="00190B01">
          <w:rPr>
            <w:rStyle w:val="Hiperligao"/>
            <w:noProof/>
          </w:rPr>
          <w:fldChar w:fldCharType="separate"/>
        </w:r>
        <w:r w:rsidRPr="00190B01">
          <w:rPr>
            <w:rStyle w:val="Hiperligao"/>
            <w:noProof/>
          </w:rPr>
          <w:t>Resumo</w:t>
        </w:r>
        <w:r>
          <w:rPr>
            <w:noProof/>
            <w:webHidden/>
          </w:rPr>
          <w:tab/>
        </w:r>
        <w:r>
          <w:rPr>
            <w:noProof/>
            <w:webHidden/>
          </w:rPr>
          <w:fldChar w:fldCharType="begin"/>
        </w:r>
        <w:r>
          <w:rPr>
            <w:noProof/>
            <w:webHidden/>
          </w:rPr>
          <w:instrText xml:space="preserve"> PAGEREF _Toc524814382 \h </w:instrText>
        </w:r>
      </w:ins>
      <w:r>
        <w:rPr>
          <w:noProof/>
          <w:webHidden/>
        </w:rPr>
      </w:r>
      <w:r>
        <w:rPr>
          <w:noProof/>
          <w:webHidden/>
        </w:rPr>
        <w:fldChar w:fldCharType="separate"/>
      </w:r>
      <w:ins w:id="43" w:author="Rui Paredes" w:date="2018-09-15T22:37:00Z">
        <w:r>
          <w:rPr>
            <w:noProof/>
            <w:webHidden/>
          </w:rPr>
          <w:t>IV</w:t>
        </w:r>
        <w:r>
          <w:rPr>
            <w:noProof/>
            <w:webHidden/>
          </w:rPr>
          <w:fldChar w:fldCharType="end"/>
        </w:r>
        <w:r w:rsidRPr="00190B01">
          <w:rPr>
            <w:rStyle w:val="Hiperligao"/>
            <w:noProof/>
          </w:rPr>
          <w:fldChar w:fldCharType="end"/>
        </w:r>
      </w:ins>
    </w:p>
    <w:p w14:paraId="32104470" w14:textId="0F666AC4" w:rsidR="00943741" w:rsidRDefault="00943741">
      <w:pPr>
        <w:pStyle w:val="ndice1"/>
        <w:tabs>
          <w:tab w:val="right" w:leader="dot" w:pos="9408"/>
        </w:tabs>
        <w:rPr>
          <w:ins w:id="44" w:author="Rui Paredes" w:date="2018-09-15T22:37:00Z"/>
          <w:rFonts w:asciiTheme="minorHAnsi" w:eastAsiaTheme="minorEastAsia" w:hAnsiTheme="minorHAnsi" w:cstheme="minorBidi"/>
          <w:noProof/>
          <w:sz w:val="22"/>
          <w:szCs w:val="22"/>
          <w:lang w:eastAsia="pt-PT"/>
        </w:rPr>
      </w:pPr>
      <w:ins w:id="45"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"_Toc524814383"</w:instrText>
        </w:r>
        <w:r w:rsidRPr="00190B01">
          <w:rPr>
            <w:rStyle w:val="Hiperligao"/>
            <w:noProof/>
          </w:rPr>
          <w:instrText xml:space="preserve"> </w:instrText>
        </w:r>
        <w:r w:rsidRPr="00190B01">
          <w:rPr>
            <w:rStyle w:val="Hiperligao"/>
            <w:noProof/>
          </w:rPr>
          <w:fldChar w:fldCharType="separate"/>
        </w:r>
        <w:r w:rsidRPr="00190B01">
          <w:rPr>
            <w:rStyle w:val="Hiperligao"/>
            <w:noProof/>
            <w:lang w:val="en-US"/>
          </w:rPr>
          <w:t>Abstract</w:t>
        </w:r>
        <w:r>
          <w:rPr>
            <w:noProof/>
            <w:webHidden/>
          </w:rPr>
          <w:tab/>
        </w:r>
        <w:r>
          <w:rPr>
            <w:noProof/>
            <w:webHidden/>
          </w:rPr>
          <w:fldChar w:fldCharType="begin"/>
        </w:r>
        <w:r>
          <w:rPr>
            <w:noProof/>
            <w:webHidden/>
          </w:rPr>
          <w:instrText xml:space="preserve"> PAGEREF _Toc524814383 \h </w:instrText>
        </w:r>
      </w:ins>
      <w:r>
        <w:rPr>
          <w:noProof/>
          <w:webHidden/>
        </w:rPr>
      </w:r>
      <w:r>
        <w:rPr>
          <w:noProof/>
          <w:webHidden/>
        </w:rPr>
        <w:fldChar w:fldCharType="separate"/>
      </w:r>
      <w:ins w:id="46" w:author="Rui Paredes" w:date="2018-09-15T22:37:00Z">
        <w:r>
          <w:rPr>
            <w:noProof/>
            <w:webHidden/>
          </w:rPr>
          <w:t>V</w:t>
        </w:r>
        <w:r>
          <w:rPr>
            <w:noProof/>
            <w:webHidden/>
          </w:rPr>
          <w:fldChar w:fldCharType="end"/>
        </w:r>
        <w:r w:rsidRPr="00190B01">
          <w:rPr>
            <w:rStyle w:val="Hiperligao"/>
            <w:noProof/>
          </w:rPr>
          <w:fldChar w:fldCharType="end"/>
        </w:r>
      </w:ins>
    </w:p>
    <w:p w14:paraId="351E47B1" w14:textId="54EEA30B" w:rsidR="00943741" w:rsidRDefault="00943741">
      <w:pPr>
        <w:pStyle w:val="ndice1"/>
        <w:tabs>
          <w:tab w:val="right" w:leader="dot" w:pos="9408"/>
        </w:tabs>
        <w:rPr>
          <w:ins w:id="47" w:author="Rui Paredes" w:date="2018-09-15T22:37:00Z"/>
          <w:rFonts w:asciiTheme="minorHAnsi" w:eastAsiaTheme="minorEastAsia" w:hAnsiTheme="minorHAnsi" w:cstheme="minorBidi"/>
          <w:noProof/>
          <w:sz w:val="22"/>
          <w:szCs w:val="22"/>
          <w:lang w:eastAsia="pt-PT"/>
        </w:rPr>
      </w:pPr>
      <w:ins w:id="48"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"_Toc524814384"</w:instrText>
        </w:r>
        <w:r w:rsidRPr="00190B01">
          <w:rPr>
            <w:rStyle w:val="Hiperligao"/>
            <w:noProof/>
          </w:rPr>
          <w:instrText xml:space="preserve"> </w:instrText>
        </w:r>
        <w:r w:rsidRPr="00190B01">
          <w:rPr>
            <w:rStyle w:val="Hiperligao"/>
            <w:noProof/>
          </w:rPr>
          <w:fldChar w:fldCharType="separate"/>
        </w:r>
        <w:r w:rsidRPr="00190B01">
          <w:rPr>
            <w:rStyle w:val="Hiperligao"/>
            <w:noProof/>
          </w:rPr>
          <w:t>Índice</w:t>
        </w:r>
        <w:r>
          <w:rPr>
            <w:noProof/>
            <w:webHidden/>
          </w:rPr>
          <w:tab/>
        </w:r>
        <w:r>
          <w:rPr>
            <w:noProof/>
            <w:webHidden/>
          </w:rPr>
          <w:fldChar w:fldCharType="begin"/>
        </w:r>
        <w:r>
          <w:rPr>
            <w:noProof/>
            <w:webHidden/>
          </w:rPr>
          <w:instrText xml:space="preserve"> PAGEREF _Toc524814384 \h </w:instrText>
        </w:r>
      </w:ins>
      <w:r>
        <w:rPr>
          <w:noProof/>
          <w:webHidden/>
        </w:rPr>
      </w:r>
      <w:r>
        <w:rPr>
          <w:noProof/>
          <w:webHidden/>
        </w:rPr>
        <w:fldChar w:fldCharType="separate"/>
      </w:r>
      <w:ins w:id="49" w:author="Rui Paredes" w:date="2018-09-15T22:37:00Z">
        <w:r>
          <w:rPr>
            <w:noProof/>
            <w:webHidden/>
          </w:rPr>
          <w:t>VI</w:t>
        </w:r>
        <w:r>
          <w:rPr>
            <w:noProof/>
            <w:webHidden/>
          </w:rPr>
          <w:fldChar w:fldCharType="end"/>
        </w:r>
        <w:r w:rsidRPr="00190B01">
          <w:rPr>
            <w:rStyle w:val="Hiperligao"/>
            <w:noProof/>
          </w:rPr>
          <w:fldChar w:fldCharType="end"/>
        </w:r>
      </w:ins>
    </w:p>
    <w:p w14:paraId="65B12452" w14:textId="6AB243DE" w:rsidR="00943741" w:rsidRDefault="00943741">
      <w:pPr>
        <w:pStyle w:val="ndice1"/>
        <w:tabs>
          <w:tab w:val="right" w:leader="dot" w:pos="9408"/>
        </w:tabs>
        <w:rPr>
          <w:ins w:id="50" w:author="Rui Paredes" w:date="2018-09-15T22:37:00Z"/>
          <w:rFonts w:asciiTheme="minorHAnsi" w:eastAsiaTheme="minorEastAsia" w:hAnsiTheme="minorHAnsi" w:cstheme="minorBidi"/>
          <w:noProof/>
          <w:sz w:val="22"/>
          <w:szCs w:val="22"/>
          <w:lang w:eastAsia="pt-PT"/>
        </w:rPr>
      </w:pPr>
      <w:ins w:id="51"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"_Toc524814385"</w:instrText>
        </w:r>
        <w:r w:rsidRPr="00190B01">
          <w:rPr>
            <w:rStyle w:val="Hiperligao"/>
            <w:noProof/>
          </w:rPr>
          <w:instrText xml:space="preserve"> </w:instrText>
        </w:r>
        <w:r w:rsidRPr="00190B01">
          <w:rPr>
            <w:rStyle w:val="Hiperligao"/>
            <w:noProof/>
          </w:rPr>
          <w:fldChar w:fldCharType="separate"/>
        </w:r>
        <w:r w:rsidRPr="00190B01">
          <w:rPr>
            <w:rStyle w:val="Hiperligao"/>
            <w:noProof/>
          </w:rPr>
          <w:t>Índice de Figuras</w:t>
        </w:r>
        <w:r>
          <w:rPr>
            <w:noProof/>
            <w:webHidden/>
          </w:rPr>
          <w:tab/>
        </w:r>
        <w:r>
          <w:rPr>
            <w:noProof/>
            <w:webHidden/>
          </w:rPr>
          <w:fldChar w:fldCharType="begin"/>
        </w:r>
        <w:r>
          <w:rPr>
            <w:noProof/>
            <w:webHidden/>
          </w:rPr>
          <w:instrText xml:space="preserve"> PAGEREF _Toc524814385 \h </w:instrText>
        </w:r>
      </w:ins>
      <w:r>
        <w:rPr>
          <w:noProof/>
          <w:webHidden/>
        </w:rPr>
      </w:r>
      <w:r>
        <w:rPr>
          <w:noProof/>
          <w:webHidden/>
        </w:rPr>
        <w:fldChar w:fldCharType="separate"/>
      </w:r>
      <w:ins w:id="52" w:author="Rui Paredes" w:date="2018-09-15T22:37:00Z">
        <w:r>
          <w:rPr>
            <w:noProof/>
            <w:webHidden/>
          </w:rPr>
          <w:t>IX</w:t>
        </w:r>
        <w:r>
          <w:rPr>
            <w:noProof/>
            <w:webHidden/>
          </w:rPr>
          <w:fldChar w:fldCharType="end"/>
        </w:r>
        <w:r w:rsidRPr="00190B01">
          <w:rPr>
            <w:rStyle w:val="Hiperligao"/>
            <w:noProof/>
          </w:rPr>
          <w:fldChar w:fldCharType="end"/>
        </w:r>
      </w:ins>
    </w:p>
    <w:p w14:paraId="57CB4184" w14:textId="519C343A" w:rsidR="00943741" w:rsidRDefault="00943741">
      <w:pPr>
        <w:pStyle w:val="ndice1"/>
        <w:tabs>
          <w:tab w:val="right" w:leader="dot" w:pos="9408"/>
        </w:tabs>
        <w:rPr>
          <w:ins w:id="53" w:author="Rui Paredes" w:date="2018-09-15T22:37:00Z"/>
          <w:rFonts w:asciiTheme="minorHAnsi" w:eastAsiaTheme="minorEastAsia" w:hAnsiTheme="minorHAnsi" w:cstheme="minorBidi"/>
          <w:noProof/>
          <w:sz w:val="22"/>
          <w:szCs w:val="22"/>
          <w:lang w:eastAsia="pt-PT"/>
        </w:rPr>
      </w:pPr>
      <w:ins w:id="54"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"_Toc524814386"</w:instrText>
        </w:r>
        <w:r w:rsidRPr="00190B01">
          <w:rPr>
            <w:rStyle w:val="Hiperligao"/>
            <w:noProof/>
          </w:rPr>
          <w:instrText xml:space="preserve"> </w:instrText>
        </w:r>
        <w:r w:rsidRPr="00190B01">
          <w:rPr>
            <w:rStyle w:val="Hiperligao"/>
            <w:noProof/>
          </w:rPr>
          <w:fldChar w:fldCharType="separate"/>
        </w:r>
        <w:r w:rsidRPr="00190B01">
          <w:rPr>
            <w:rStyle w:val="Hiperligao"/>
            <w:noProof/>
          </w:rPr>
          <w:t>Índice de Tabelas</w:t>
        </w:r>
        <w:r>
          <w:rPr>
            <w:noProof/>
            <w:webHidden/>
          </w:rPr>
          <w:tab/>
        </w:r>
        <w:r>
          <w:rPr>
            <w:noProof/>
            <w:webHidden/>
          </w:rPr>
          <w:fldChar w:fldCharType="begin"/>
        </w:r>
        <w:r>
          <w:rPr>
            <w:noProof/>
            <w:webHidden/>
          </w:rPr>
          <w:instrText xml:space="preserve"> PAGEREF _Toc524814386 \h </w:instrText>
        </w:r>
      </w:ins>
      <w:r>
        <w:rPr>
          <w:noProof/>
          <w:webHidden/>
        </w:rPr>
      </w:r>
      <w:r>
        <w:rPr>
          <w:noProof/>
          <w:webHidden/>
        </w:rPr>
        <w:fldChar w:fldCharType="separate"/>
      </w:r>
      <w:ins w:id="55" w:author="Rui Paredes" w:date="2018-09-15T22:37:00Z">
        <w:r>
          <w:rPr>
            <w:noProof/>
            <w:webHidden/>
          </w:rPr>
          <w:t>X</w:t>
        </w:r>
        <w:r>
          <w:rPr>
            <w:noProof/>
            <w:webHidden/>
          </w:rPr>
          <w:fldChar w:fldCharType="end"/>
        </w:r>
        <w:r w:rsidRPr="00190B01">
          <w:rPr>
            <w:rStyle w:val="Hiperligao"/>
            <w:noProof/>
          </w:rPr>
          <w:fldChar w:fldCharType="end"/>
        </w:r>
      </w:ins>
    </w:p>
    <w:p w14:paraId="2B9D5C17" w14:textId="59907983" w:rsidR="00943741" w:rsidRDefault="00943741">
      <w:pPr>
        <w:pStyle w:val="ndice1"/>
        <w:tabs>
          <w:tab w:val="right" w:leader="dot" w:pos="9408"/>
        </w:tabs>
        <w:rPr>
          <w:ins w:id="56" w:author="Rui Paredes" w:date="2018-09-15T22:37:00Z"/>
          <w:rFonts w:asciiTheme="minorHAnsi" w:eastAsiaTheme="minorEastAsia" w:hAnsiTheme="minorHAnsi" w:cstheme="minorBidi"/>
          <w:noProof/>
          <w:sz w:val="22"/>
          <w:szCs w:val="22"/>
          <w:lang w:eastAsia="pt-PT"/>
        </w:rPr>
      </w:pPr>
      <w:ins w:id="57"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"_Toc524814387"</w:instrText>
        </w:r>
        <w:r w:rsidRPr="00190B01">
          <w:rPr>
            <w:rStyle w:val="Hiperligao"/>
            <w:noProof/>
          </w:rPr>
          <w:instrText xml:space="preserve"> </w:instrText>
        </w:r>
        <w:r w:rsidRPr="00190B01">
          <w:rPr>
            <w:rStyle w:val="Hiperligao"/>
            <w:noProof/>
          </w:rPr>
          <w:fldChar w:fldCharType="separate"/>
        </w:r>
        <w:r w:rsidRPr="00190B01">
          <w:rPr>
            <w:rStyle w:val="Hiperligao"/>
            <w:noProof/>
          </w:rPr>
          <w:t>Lista de Acrónimos</w:t>
        </w:r>
        <w:r>
          <w:rPr>
            <w:noProof/>
            <w:webHidden/>
          </w:rPr>
          <w:tab/>
        </w:r>
        <w:r>
          <w:rPr>
            <w:noProof/>
            <w:webHidden/>
          </w:rPr>
          <w:fldChar w:fldCharType="begin"/>
        </w:r>
        <w:r>
          <w:rPr>
            <w:noProof/>
            <w:webHidden/>
          </w:rPr>
          <w:instrText xml:space="preserve"> PAGEREF _Toc524814387 \h </w:instrText>
        </w:r>
      </w:ins>
      <w:r>
        <w:rPr>
          <w:noProof/>
          <w:webHidden/>
        </w:rPr>
      </w:r>
      <w:r>
        <w:rPr>
          <w:noProof/>
          <w:webHidden/>
        </w:rPr>
        <w:fldChar w:fldCharType="separate"/>
      </w:r>
      <w:ins w:id="58" w:author="Rui Paredes" w:date="2018-09-15T22:37:00Z">
        <w:r>
          <w:rPr>
            <w:noProof/>
            <w:webHidden/>
          </w:rPr>
          <w:t>XI</w:t>
        </w:r>
        <w:r>
          <w:rPr>
            <w:noProof/>
            <w:webHidden/>
          </w:rPr>
          <w:fldChar w:fldCharType="end"/>
        </w:r>
        <w:r w:rsidRPr="00190B01">
          <w:rPr>
            <w:rStyle w:val="Hiperligao"/>
            <w:noProof/>
          </w:rPr>
          <w:fldChar w:fldCharType="end"/>
        </w:r>
      </w:ins>
    </w:p>
    <w:p w14:paraId="4EE2B0DA" w14:textId="0341702E" w:rsidR="00943741" w:rsidRDefault="00943741">
      <w:pPr>
        <w:pStyle w:val="ndice1"/>
        <w:tabs>
          <w:tab w:val="left" w:pos="480"/>
          <w:tab w:val="right" w:leader="dot" w:pos="9408"/>
        </w:tabs>
        <w:rPr>
          <w:ins w:id="59" w:author="Rui Paredes" w:date="2018-09-15T22:37:00Z"/>
          <w:rFonts w:asciiTheme="minorHAnsi" w:eastAsiaTheme="minorEastAsia" w:hAnsiTheme="minorHAnsi" w:cstheme="minorBidi"/>
          <w:noProof/>
          <w:sz w:val="22"/>
          <w:szCs w:val="22"/>
          <w:lang w:eastAsia="pt-PT"/>
        </w:rPr>
      </w:pPr>
      <w:ins w:id="60"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"_Toc524814388"</w:instrText>
        </w:r>
        <w:r w:rsidRPr="00190B01">
          <w:rPr>
            <w:rStyle w:val="Hiperligao"/>
            <w:noProof/>
          </w:rPr>
          <w:instrText xml:space="preserve"> </w:instrText>
        </w:r>
        <w:r w:rsidRPr="00190B01">
          <w:rPr>
            <w:rStyle w:val="Hiperligao"/>
            <w:noProof/>
          </w:rPr>
          <w:fldChar w:fldCharType="separate"/>
        </w:r>
        <w:r w:rsidRPr="00190B01">
          <w:rPr>
            <w:rStyle w:val="Hiperligao"/>
            <w:noProof/>
          </w:rPr>
          <w:t>1</w:t>
        </w:r>
        <w:r>
          <w:rPr>
            <w:rFonts w:asciiTheme="minorHAnsi" w:eastAsiaTheme="minorEastAsia" w:hAnsiTheme="minorHAnsi" w:cstheme="minorBidi"/>
            <w:noProof/>
            <w:sz w:val="22"/>
            <w:szCs w:val="22"/>
            <w:lang w:eastAsia="pt-PT"/>
          </w:rPr>
          <w:tab/>
        </w:r>
        <w:r w:rsidRPr="00190B01">
          <w:rPr>
            <w:rStyle w:val="Hiperligao"/>
            <w:noProof/>
          </w:rPr>
          <w:t>Introdução</w:t>
        </w:r>
        <w:r>
          <w:rPr>
            <w:noProof/>
            <w:webHidden/>
          </w:rPr>
          <w:tab/>
        </w:r>
        <w:r>
          <w:rPr>
            <w:noProof/>
            <w:webHidden/>
          </w:rPr>
          <w:fldChar w:fldCharType="begin"/>
        </w:r>
        <w:r>
          <w:rPr>
            <w:noProof/>
            <w:webHidden/>
          </w:rPr>
          <w:instrText xml:space="preserve"> PAGEREF _Toc524814388 \h </w:instrText>
        </w:r>
      </w:ins>
      <w:r>
        <w:rPr>
          <w:noProof/>
          <w:webHidden/>
        </w:rPr>
      </w:r>
      <w:r>
        <w:rPr>
          <w:noProof/>
          <w:webHidden/>
        </w:rPr>
        <w:fldChar w:fldCharType="separate"/>
      </w:r>
      <w:ins w:id="61" w:author="Rui Paredes" w:date="2018-09-15T22:37:00Z">
        <w:r>
          <w:rPr>
            <w:noProof/>
            <w:webHidden/>
          </w:rPr>
          <w:t>1</w:t>
        </w:r>
        <w:r>
          <w:rPr>
            <w:noProof/>
            <w:webHidden/>
          </w:rPr>
          <w:fldChar w:fldCharType="end"/>
        </w:r>
        <w:r w:rsidRPr="00190B01">
          <w:rPr>
            <w:rStyle w:val="Hiperligao"/>
            <w:noProof/>
          </w:rPr>
          <w:fldChar w:fldCharType="end"/>
        </w:r>
      </w:ins>
    </w:p>
    <w:p w14:paraId="69A77482" w14:textId="7F21FDDF" w:rsidR="00943741" w:rsidRDefault="00943741">
      <w:pPr>
        <w:pStyle w:val="ndice2"/>
        <w:tabs>
          <w:tab w:val="left" w:pos="880"/>
          <w:tab w:val="right" w:leader="dot" w:pos="9408"/>
        </w:tabs>
        <w:rPr>
          <w:ins w:id="62" w:author="Rui Paredes" w:date="2018-09-15T22:37:00Z"/>
          <w:rFonts w:asciiTheme="minorHAnsi" w:eastAsiaTheme="minorEastAsia" w:hAnsiTheme="minorHAnsi" w:cstheme="minorBidi"/>
          <w:noProof/>
          <w:sz w:val="22"/>
          <w:szCs w:val="22"/>
          <w:lang w:eastAsia="pt-PT"/>
        </w:rPr>
      </w:pPr>
      <w:ins w:id="63"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"_Toc524814389"</w:instrText>
        </w:r>
        <w:r w:rsidRPr="00190B01">
          <w:rPr>
            <w:rStyle w:val="Hiperligao"/>
            <w:noProof/>
          </w:rPr>
          <w:instrText xml:space="preserve"> </w:instrText>
        </w:r>
        <w:r w:rsidRPr="00190B01">
          <w:rPr>
            <w:rStyle w:val="Hiperligao"/>
            <w:noProof/>
          </w:rPr>
          <w:fldChar w:fldCharType="separate"/>
        </w:r>
        <w:r w:rsidRPr="00190B01">
          <w:rPr>
            <w:rStyle w:val="Hiperligao"/>
            <w:noProof/>
          </w:rPr>
          <w:t>1.1</w:t>
        </w:r>
        <w:r>
          <w:rPr>
            <w:rFonts w:asciiTheme="minorHAnsi" w:eastAsiaTheme="minorEastAsia" w:hAnsiTheme="minorHAnsi" w:cstheme="minorBidi"/>
            <w:noProof/>
            <w:sz w:val="22"/>
            <w:szCs w:val="22"/>
            <w:lang w:eastAsia="pt-PT"/>
          </w:rPr>
          <w:tab/>
        </w:r>
        <w:r w:rsidRPr="00190B01">
          <w:rPr>
            <w:rStyle w:val="Hiperligao"/>
            <w:noProof/>
          </w:rPr>
          <w:t>Motivação</w:t>
        </w:r>
        <w:r>
          <w:rPr>
            <w:noProof/>
            <w:webHidden/>
          </w:rPr>
          <w:tab/>
        </w:r>
        <w:r>
          <w:rPr>
            <w:noProof/>
            <w:webHidden/>
          </w:rPr>
          <w:fldChar w:fldCharType="begin"/>
        </w:r>
        <w:r>
          <w:rPr>
            <w:noProof/>
            <w:webHidden/>
          </w:rPr>
          <w:instrText xml:space="preserve"> PAGEREF _Toc524814389 \h </w:instrText>
        </w:r>
      </w:ins>
      <w:r>
        <w:rPr>
          <w:noProof/>
          <w:webHidden/>
        </w:rPr>
      </w:r>
      <w:r>
        <w:rPr>
          <w:noProof/>
          <w:webHidden/>
        </w:rPr>
        <w:fldChar w:fldCharType="separate"/>
      </w:r>
      <w:ins w:id="64" w:author="Rui Paredes" w:date="2018-09-15T22:37:00Z">
        <w:r>
          <w:rPr>
            <w:noProof/>
            <w:webHidden/>
          </w:rPr>
          <w:t>1</w:t>
        </w:r>
        <w:r>
          <w:rPr>
            <w:noProof/>
            <w:webHidden/>
          </w:rPr>
          <w:fldChar w:fldCharType="end"/>
        </w:r>
        <w:r w:rsidRPr="00190B01">
          <w:rPr>
            <w:rStyle w:val="Hiperligao"/>
            <w:noProof/>
          </w:rPr>
          <w:fldChar w:fldCharType="end"/>
        </w:r>
      </w:ins>
    </w:p>
    <w:p w14:paraId="582D8CD8" w14:textId="5150448B" w:rsidR="00943741" w:rsidRDefault="00943741">
      <w:pPr>
        <w:pStyle w:val="ndice2"/>
        <w:tabs>
          <w:tab w:val="left" w:pos="880"/>
          <w:tab w:val="right" w:leader="dot" w:pos="9408"/>
        </w:tabs>
        <w:rPr>
          <w:ins w:id="65" w:author="Rui Paredes" w:date="2018-09-15T22:37:00Z"/>
          <w:rFonts w:asciiTheme="minorHAnsi" w:eastAsiaTheme="minorEastAsia" w:hAnsiTheme="minorHAnsi" w:cstheme="minorBidi"/>
          <w:noProof/>
          <w:sz w:val="22"/>
          <w:szCs w:val="22"/>
          <w:lang w:eastAsia="pt-PT"/>
        </w:rPr>
      </w:pPr>
      <w:ins w:id="66"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"_Toc524814390"</w:instrText>
        </w:r>
        <w:r w:rsidRPr="00190B01">
          <w:rPr>
            <w:rStyle w:val="Hiperligao"/>
            <w:noProof/>
          </w:rPr>
          <w:instrText xml:space="preserve"> </w:instrText>
        </w:r>
        <w:r w:rsidRPr="00190B01">
          <w:rPr>
            <w:rStyle w:val="Hiperligao"/>
            <w:noProof/>
          </w:rPr>
          <w:fldChar w:fldCharType="separate"/>
        </w:r>
        <w:r w:rsidRPr="00190B01">
          <w:rPr>
            <w:rStyle w:val="Hiperligao"/>
            <w:noProof/>
          </w:rPr>
          <w:t>1.2</w:t>
        </w:r>
        <w:r>
          <w:rPr>
            <w:rFonts w:asciiTheme="minorHAnsi" w:eastAsiaTheme="minorEastAsia" w:hAnsiTheme="minorHAnsi" w:cstheme="minorBidi"/>
            <w:noProof/>
            <w:sz w:val="22"/>
            <w:szCs w:val="22"/>
            <w:lang w:eastAsia="pt-PT"/>
          </w:rPr>
          <w:tab/>
        </w:r>
        <w:r w:rsidRPr="00190B01">
          <w:rPr>
            <w:rStyle w:val="Hiperligao"/>
            <w:noProof/>
          </w:rPr>
          <w:t>Objetivos da Plataforma</w:t>
        </w:r>
        <w:r>
          <w:rPr>
            <w:noProof/>
            <w:webHidden/>
          </w:rPr>
          <w:tab/>
        </w:r>
        <w:r>
          <w:rPr>
            <w:noProof/>
            <w:webHidden/>
          </w:rPr>
          <w:fldChar w:fldCharType="begin"/>
        </w:r>
        <w:r>
          <w:rPr>
            <w:noProof/>
            <w:webHidden/>
          </w:rPr>
          <w:instrText xml:space="preserve"> PAGEREF _Toc524814390 \h </w:instrText>
        </w:r>
      </w:ins>
      <w:r>
        <w:rPr>
          <w:noProof/>
          <w:webHidden/>
        </w:rPr>
      </w:r>
      <w:r>
        <w:rPr>
          <w:noProof/>
          <w:webHidden/>
        </w:rPr>
        <w:fldChar w:fldCharType="separate"/>
      </w:r>
      <w:ins w:id="67" w:author="Rui Paredes" w:date="2018-09-15T22:37:00Z">
        <w:r>
          <w:rPr>
            <w:noProof/>
            <w:webHidden/>
          </w:rPr>
          <w:t>1</w:t>
        </w:r>
        <w:r>
          <w:rPr>
            <w:noProof/>
            <w:webHidden/>
          </w:rPr>
          <w:fldChar w:fldCharType="end"/>
        </w:r>
        <w:r w:rsidRPr="00190B01">
          <w:rPr>
            <w:rStyle w:val="Hiperligao"/>
            <w:noProof/>
          </w:rPr>
          <w:fldChar w:fldCharType="end"/>
        </w:r>
      </w:ins>
    </w:p>
    <w:p w14:paraId="668130B4" w14:textId="18953A5F" w:rsidR="00943741" w:rsidRDefault="00943741">
      <w:pPr>
        <w:pStyle w:val="ndice2"/>
        <w:tabs>
          <w:tab w:val="left" w:pos="880"/>
          <w:tab w:val="right" w:leader="dot" w:pos="9408"/>
        </w:tabs>
        <w:rPr>
          <w:ins w:id="68" w:author="Rui Paredes" w:date="2018-09-15T22:37:00Z"/>
          <w:rFonts w:asciiTheme="minorHAnsi" w:eastAsiaTheme="minorEastAsia" w:hAnsiTheme="minorHAnsi" w:cstheme="minorBidi"/>
          <w:noProof/>
          <w:sz w:val="22"/>
          <w:szCs w:val="22"/>
          <w:lang w:eastAsia="pt-PT"/>
        </w:rPr>
      </w:pPr>
      <w:ins w:id="69"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"_Toc524814391"</w:instrText>
        </w:r>
        <w:r w:rsidRPr="00190B01">
          <w:rPr>
            <w:rStyle w:val="Hiperligao"/>
            <w:noProof/>
          </w:rPr>
          <w:instrText xml:space="preserve"> </w:instrText>
        </w:r>
        <w:r w:rsidRPr="00190B01">
          <w:rPr>
            <w:rStyle w:val="Hiperligao"/>
            <w:noProof/>
          </w:rPr>
          <w:fldChar w:fldCharType="separate"/>
        </w:r>
        <w:r w:rsidRPr="00190B01">
          <w:rPr>
            <w:rStyle w:val="Hiperligao"/>
            <w:noProof/>
          </w:rPr>
          <w:t>1.3</w:t>
        </w:r>
        <w:r>
          <w:rPr>
            <w:rFonts w:asciiTheme="minorHAnsi" w:eastAsiaTheme="minorEastAsia" w:hAnsiTheme="minorHAnsi" w:cstheme="minorBidi"/>
            <w:noProof/>
            <w:sz w:val="22"/>
            <w:szCs w:val="22"/>
            <w:lang w:eastAsia="pt-PT"/>
          </w:rPr>
          <w:tab/>
        </w:r>
        <w:r w:rsidRPr="00190B01">
          <w:rPr>
            <w:rStyle w:val="Hiperligao"/>
            <w:noProof/>
          </w:rPr>
          <w:t>Estrutura do Documento</w:t>
        </w:r>
        <w:r>
          <w:rPr>
            <w:noProof/>
            <w:webHidden/>
          </w:rPr>
          <w:tab/>
        </w:r>
        <w:r>
          <w:rPr>
            <w:noProof/>
            <w:webHidden/>
          </w:rPr>
          <w:fldChar w:fldCharType="begin"/>
        </w:r>
        <w:r>
          <w:rPr>
            <w:noProof/>
            <w:webHidden/>
          </w:rPr>
          <w:instrText xml:space="preserve"> PAGEREF _Toc524814391 \h </w:instrText>
        </w:r>
      </w:ins>
      <w:r>
        <w:rPr>
          <w:noProof/>
          <w:webHidden/>
        </w:rPr>
      </w:r>
      <w:r>
        <w:rPr>
          <w:noProof/>
          <w:webHidden/>
        </w:rPr>
        <w:fldChar w:fldCharType="separate"/>
      </w:r>
      <w:ins w:id="70" w:author="Rui Paredes" w:date="2018-09-15T22:37:00Z">
        <w:r>
          <w:rPr>
            <w:noProof/>
            <w:webHidden/>
          </w:rPr>
          <w:t>2</w:t>
        </w:r>
        <w:r>
          <w:rPr>
            <w:noProof/>
            <w:webHidden/>
          </w:rPr>
          <w:fldChar w:fldCharType="end"/>
        </w:r>
        <w:r w:rsidRPr="00190B01">
          <w:rPr>
            <w:rStyle w:val="Hiperligao"/>
            <w:noProof/>
          </w:rPr>
          <w:fldChar w:fldCharType="end"/>
        </w:r>
      </w:ins>
    </w:p>
    <w:p w14:paraId="05365B5C" w14:textId="6249D1AD" w:rsidR="00943741" w:rsidRDefault="00943741">
      <w:pPr>
        <w:pStyle w:val="ndice1"/>
        <w:tabs>
          <w:tab w:val="left" w:pos="480"/>
          <w:tab w:val="right" w:leader="dot" w:pos="9408"/>
        </w:tabs>
        <w:rPr>
          <w:ins w:id="71" w:author="Rui Paredes" w:date="2018-09-15T22:37:00Z"/>
          <w:rFonts w:asciiTheme="minorHAnsi" w:eastAsiaTheme="minorEastAsia" w:hAnsiTheme="minorHAnsi" w:cstheme="minorBidi"/>
          <w:noProof/>
          <w:sz w:val="22"/>
          <w:szCs w:val="22"/>
          <w:lang w:eastAsia="pt-PT"/>
        </w:rPr>
      </w:pPr>
      <w:ins w:id="72"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"_Toc524814392"</w:instrText>
        </w:r>
        <w:r w:rsidRPr="00190B01">
          <w:rPr>
            <w:rStyle w:val="Hiperligao"/>
            <w:noProof/>
          </w:rPr>
          <w:instrText xml:space="preserve"> </w:instrText>
        </w:r>
        <w:r w:rsidRPr="00190B01">
          <w:rPr>
            <w:rStyle w:val="Hiperligao"/>
            <w:noProof/>
          </w:rPr>
          <w:fldChar w:fldCharType="separate"/>
        </w:r>
        <w:r w:rsidRPr="00190B01">
          <w:rPr>
            <w:rStyle w:val="Hiperligao"/>
            <w:noProof/>
          </w:rPr>
          <w:t>2</w:t>
        </w:r>
        <w:r>
          <w:rPr>
            <w:rFonts w:asciiTheme="minorHAnsi" w:eastAsiaTheme="minorEastAsia" w:hAnsiTheme="minorHAnsi" w:cstheme="minorBidi"/>
            <w:noProof/>
            <w:sz w:val="22"/>
            <w:szCs w:val="22"/>
            <w:lang w:eastAsia="pt-PT"/>
          </w:rPr>
          <w:tab/>
        </w:r>
        <w:r w:rsidRPr="00190B01">
          <w:rPr>
            <w:rStyle w:val="Hiperligao"/>
            <w:noProof/>
          </w:rPr>
          <w:t>Estado da Arte</w:t>
        </w:r>
        <w:r>
          <w:rPr>
            <w:noProof/>
            <w:webHidden/>
          </w:rPr>
          <w:tab/>
        </w:r>
        <w:r>
          <w:rPr>
            <w:noProof/>
            <w:webHidden/>
          </w:rPr>
          <w:fldChar w:fldCharType="begin"/>
        </w:r>
        <w:r>
          <w:rPr>
            <w:noProof/>
            <w:webHidden/>
          </w:rPr>
          <w:instrText xml:space="preserve"> PAGEREF _Toc524814392 \h </w:instrText>
        </w:r>
      </w:ins>
      <w:r>
        <w:rPr>
          <w:noProof/>
          <w:webHidden/>
        </w:rPr>
      </w:r>
      <w:r>
        <w:rPr>
          <w:noProof/>
          <w:webHidden/>
        </w:rPr>
        <w:fldChar w:fldCharType="separate"/>
      </w:r>
      <w:ins w:id="73" w:author="Rui Paredes" w:date="2018-09-15T22:37:00Z">
        <w:r>
          <w:rPr>
            <w:noProof/>
            <w:webHidden/>
          </w:rPr>
          <w:t>3</w:t>
        </w:r>
        <w:r>
          <w:rPr>
            <w:noProof/>
            <w:webHidden/>
          </w:rPr>
          <w:fldChar w:fldCharType="end"/>
        </w:r>
        <w:r w:rsidRPr="00190B01">
          <w:rPr>
            <w:rStyle w:val="Hiperligao"/>
            <w:noProof/>
          </w:rPr>
          <w:fldChar w:fldCharType="end"/>
        </w:r>
      </w:ins>
    </w:p>
    <w:p w14:paraId="115B9677" w14:textId="64F31AFD" w:rsidR="00943741" w:rsidRDefault="00943741">
      <w:pPr>
        <w:pStyle w:val="ndice2"/>
        <w:tabs>
          <w:tab w:val="left" w:pos="880"/>
          <w:tab w:val="right" w:leader="dot" w:pos="9408"/>
        </w:tabs>
        <w:rPr>
          <w:ins w:id="74" w:author="Rui Paredes" w:date="2018-09-15T22:37:00Z"/>
          <w:rFonts w:asciiTheme="minorHAnsi" w:eastAsiaTheme="minorEastAsia" w:hAnsiTheme="minorHAnsi" w:cstheme="minorBidi"/>
          <w:noProof/>
          <w:sz w:val="22"/>
          <w:szCs w:val="22"/>
          <w:lang w:eastAsia="pt-PT"/>
        </w:rPr>
      </w:pPr>
      <w:ins w:id="75"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"_Toc524814393"</w:instrText>
        </w:r>
        <w:r w:rsidRPr="00190B01">
          <w:rPr>
            <w:rStyle w:val="Hiperligao"/>
            <w:noProof/>
          </w:rPr>
          <w:instrText xml:space="preserve"> </w:instrText>
        </w:r>
        <w:r w:rsidRPr="00190B01">
          <w:rPr>
            <w:rStyle w:val="Hiperligao"/>
            <w:noProof/>
          </w:rPr>
          <w:fldChar w:fldCharType="separate"/>
        </w:r>
        <w:r w:rsidRPr="00190B01">
          <w:rPr>
            <w:rStyle w:val="Hiperligao"/>
            <w:noProof/>
          </w:rPr>
          <w:t>2.1</w:t>
        </w:r>
        <w:r>
          <w:rPr>
            <w:rFonts w:asciiTheme="minorHAnsi" w:eastAsiaTheme="minorEastAsia" w:hAnsiTheme="minorHAnsi" w:cstheme="minorBidi"/>
            <w:noProof/>
            <w:sz w:val="22"/>
            <w:szCs w:val="22"/>
            <w:lang w:eastAsia="pt-PT"/>
          </w:rPr>
          <w:tab/>
        </w:r>
        <w:r w:rsidRPr="00190B01">
          <w:rPr>
            <w:rStyle w:val="Hiperligao"/>
            <w:noProof/>
          </w:rPr>
          <w:t>Plataformas existentes</w:t>
        </w:r>
        <w:r>
          <w:rPr>
            <w:noProof/>
            <w:webHidden/>
          </w:rPr>
          <w:tab/>
        </w:r>
        <w:r>
          <w:rPr>
            <w:noProof/>
            <w:webHidden/>
          </w:rPr>
          <w:fldChar w:fldCharType="begin"/>
        </w:r>
        <w:r>
          <w:rPr>
            <w:noProof/>
            <w:webHidden/>
          </w:rPr>
          <w:instrText xml:space="preserve"> PAGEREF _Toc524814393 \h </w:instrText>
        </w:r>
      </w:ins>
      <w:r>
        <w:rPr>
          <w:noProof/>
          <w:webHidden/>
        </w:rPr>
      </w:r>
      <w:r>
        <w:rPr>
          <w:noProof/>
          <w:webHidden/>
        </w:rPr>
        <w:fldChar w:fldCharType="separate"/>
      </w:r>
      <w:ins w:id="76" w:author="Rui Paredes" w:date="2018-09-15T22:37:00Z">
        <w:r>
          <w:rPr>
            <w:noProof/>
            <w:webHidden/>
          </w:rPr>
          <w:t>3</w:t>
        </w:r>
        <w:r>
          <w:rPr>
            <w:noProof/>
            <w:webHidden/>
          </w:rPr>
          <w:fldChar w:fldCharType="end"/>
        </w:r>
        <w:r w:rsidRPr="00190B01">
          <w:rPr>
            <w:rStyle w:val="Hiperligao"/>
            <w:noProof/>
          </w:rPr>
          <w:fldChar w:fldCharType="end"/>
        </w:r>
      </w:ins>
    </w:p>
    <w:p w14:paraId="01A815FF" w14:textId="53A5E796" w:rsidR="00943741" w:rsidRDefault="00943741">
      <w:pPr>
        <w:pStyle w:val="ndice3"/>
        <w:tabs>
          <w:tab w:val="left" w:pos="1320"/>
          <w:tab w:val="right" w:leader="dot" w:pos="9408"/>
        </w:tabs>
        <w:rPr>
          <w:ins w:id="77" w:author="Rui Paredes" w:date="2018-09-15T22:37:00Z"/>
          <w:rFonts w:asciiTheme="minorHAnsi" w:eastAsiaTheme="minorEastAsia" w:hAnsiTheme="minorHAnsi" w:cstheme="minorBidi"/>
          <w:noProof/>
          <w:sz w:val="22"/>
          <w:szCs w:val="22"/>
          <w:lang w:eastAsia="pt-PT"/>
        </w:rPr>
      </w:pPr>
      <w:ins w:id="78"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"_Toc524814394"</w:instrText>
        </w:r>
        <w:r w:rsidRPr="00190B01">
          <w:rPr>
            <w:rStyle w:val="Hiperligao"/>
            <w:noProof/>
          </w:rPr>
          <w:instrText xml:space="preserve"> </w:instrText>
        </w:r>
        <w:r w:rsidRPr="00190B01">
          <w:rPr>
            <w:rStyle w:val="Hiperligao"/>
            <w:noProof/>
          </w:rPr>
          <w:fldChar w:fldCharType="separate"/>
        </w:r>
        <w:r w:rsidRPr="00190B01">
          <w:rPr>
            <w:rStyle w:val="Hiperligao"/>
            <w:noProof/>
          </w:rPr>
          <w:t>2.1.1</w:t>
        </w:r>
        <w:r>
          <w:rPr>
            <w:rFonts w:asciiTheme="minorHAnsi" w:eastAsiaTheme="minorEastAsia" w:hAnsiTheme="minorHAnsi" w:cstheme="minorBidi"/>
            <w:noProof/>
            <w:sz w:val="22"/>
            <w:szCs w:val="22"/>
            <w:lang w:eastAsia="pt-PT"/>
          </w:rPr>
          <w:tab/>
        </w:r>
        <w:r w:rsidRPr="00190B01">
          <w:rPr>
            <w:rStyle w:val="Hiperligao"/>
            <w:noProof/>
          </w:rPr>
          <w:t>Hacking Lab</w:t>
        </w:r>
        <w:r>
          <w:rPr>
            <w:noProof/>
            <w:webHidden/>
          </w:rPr>
          <w:tab/>
        </w:r>
        <w:r>
          <w:rPr>
            <w:noProof/>
            <w:webHidden/>
          </w:rPr>
          <w:fldChar w:fldCharType="begin"/>
        </w:r>
        <w:r>
          <w:rPr>
            <w:noProof/>
            <w:webHidden/>
          </w:rPr>
          <w:instrText xml:space="preserve"> PAGEREF _Toc524814394 \h </w:instrText>
        </w:r>
      </w:ins>
      <w:r>
        <w:rPr>
          <w:noProof/>
          <w:webHidden/>
        </w:rPr>
      </w:r>
      <w:r>
        <w:rPr>
          <w:noProof/>
          <w:webHidden/>
        </w:rPr>
        <w:fldChar w:fldCharType="separate"/>
      </w:r>
      <w:ins w:id="79" w:author="Rui Paredes" w:date="2018-09-15T22:37:00Z">
        <w:r>
          <w:rPr>
            <w:noProof/>
            <w:webHidden/>
          </w:rPr>
          <w:t>3</w:t>
        </w:r>
        <w:r>
          <w:rPr>
            <w:noProof/>
            <w:webHidden/>
          </w:rPr>
          <w:fldChar w:fldCharType="end"/>
        </w:r>
        <w:r w:rsidRPr="00190B01">
          <w:rPr>
            <w:rStyle w:val="Hiperligao"/>
            <w:noProof/>
          </w:rPr>
          <w:fldChar w:fldCharType="end"/>
        </w:r>
      </w:ins>
    </w:p>
    <w:p w14:paraId="2860850C" w14:textId="09F6F4CA" w:rsidR="00943741" w:rsidRDefault="00943741">
      <w:pPr>
        <w:pStyle w:val="ndice3"/>
        <w:tabs>
          <w:tab w:val="left" w:pos="1320"/>
          <w:tab w:val="right" w:leader="dot" w:pos="9408"/>
        </w:tabs>
        <w:rPr>
          <w:ins w:id="80" w:author="Rui Paredes" w:date="2018-09-15T22:37:00Z"/>
          <w:rFonts w:asciiTheme="minorHAnsi" w:eastAsiaTheme="minorEastAsia" w:hAnsiTheme="minorHAnsi" w:cstheme="minorBidi"/>
          <w:noProof/>
          <w:sz w:val="22"/>
          <w:szCs w:val="22"/>
          <w:lang w:eastAsia="pt-PT"/>
        </w:rPr>
      </w:pPr>
      <w:ins w:id="81"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"_Toc524814395"</w:instrText>
        </w:r>
        <w:r w:rsidRPr="00190B01">
          <w:rPr>
            <w:rStyle w:val="Hiperligao"/>
            <w:noProof/>
          </w:rPr>
          <w:instrText xml:space="preserve"> </w:instrText>
        </w:r>
        <w:r w:rsidRPr="00190B01">
          <w:rPr>
            <w:rStyle w:val="Hiperligao"/>
            <w:noProof/>
          </w:rPr>
          <w:fldChar w:fldCharType="separate"/>
        </w:r>
        <w:r w:rsidRPr="00190B01">
          <w:rPr>
            <w:rStyle w:val="Hiperligao"/>
            <w:noProof/>
          </w:rPr>
          <w:t>2.1.2</w:t>
        </w:r>
        <w:r>
          <w:rPr>
            <w:rFonts w:asciiTheme="minorHAnsi" w:eastAsiaTheme="minorEastAsia" w:hAnsiTheme="minorHAnsi" w:cstheme="minorBidi"/>
            <w:noProof/>
            <w:sz w:val="22"/>
            <w:szCs w:val="22"/>
            <w:lang w:eastAsia="pt-PT"/>
          </w:rPr>
          <w:tab/>
        </w:r>
        <w:r w:rsidRPr="00190B01">
          <w:rPr>
            <w:rStyle w:val="Hiperligao"/>
            <w:noProof/>
          </w:rPr>
          <w:t>CTF365</w:t>
        </w:r>
        <w:r>
          <w:rPr>
            <w:noProof/>
            <w:webHidden/>
          </w:rPr>
          <w:tab/>
        </w:r>
        <w:r>
          <w:rPr>
            <w:noProof/>
            <w:webHidden/>
          </w:rPr>
          <w:fldChar w:fldCharType="begin"/>
        </w:r>
        <w:r>
          <w:rPr>
            <w:noProof/>
            <w:webHidden/>
          </w:rPr>
          <w:instrText xml:space="preserve"> PAGEREF _Toc524814395 \h </w:instrText>
        </w:r>
      </w:ins>
      <w:r>
        <w:rPr>
          <w:noProof/>
          <w:webHidden/>
        </w:rPr>
      </w:r>
      <w:r>
        <w:rPr>
          <w:noProof/>
          <w:webHidden/>
        </w:rPr>
        <w:fldChar w:fldCharType="separate"/>
      </w:r>
      <w:ins w:id="82" w:author="Rui Paredes" w:date="2018-09-15T22:37:00Z">
        <w:r>
          <w:rPr>
            <w:noProof/>
            <w:webHidden/>
          </w:rPr>
          <w:t>4</w:t>
        </w:r>
        <w:r>
          <w:rPr>
            <w:noProof/>
            <w:webHidden/>
          </w:rPr>
          <w:fldChar w:fldCharType="end"/>
        </w:r>
        <w:r w:rsidRPr="00190B01">
          <w:rPr>
            <w:rStyle w:val="Hiperligao"/>
            <w:noProof/>
          </w:rPr>
          <w:fldChar w:fldCharType="end"/>
        </w:r>
      </w:ins>
    </w:p>
    <w:p w14:paraId="19DCD3B0" w14:textId="4F40755E" w:rsidR="00943741" w:rsidRDefault="00943741">
      <w:pPr>
        <w:pStyle w:val="ndice3"/>
        <w:tabs>
          <w:tab w:val="left" w:pos="1320"/>
          <w:tab w:val="right" w:leader="dot" w:pos="9408"/>
        </w:tabs>
        <w:rPr>
          <w:ins w:id="83" w:author="Rui Paredes" w:date="2018-09-15T22:37:00Z"/>
          <w:rFonts w:asciiTheme="minorHAnsi" w:eastAsiaTheme="minorEastAsia" w:hAnsiTheme="minorHAnsi" w:cstheme="minorBidi"/>
          <w:noProof/>
          <w:sz w:val="22"/>
          <w:szCs w:val="22"/>
          <w:lang w:eastAsia="pt-PT"/>
        </w:rPr>
      </w:pPr>
      <w:ins w:id="84"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"_Toc524814396"</w:instrText>
        </w:r>
        <w:r w:rsidRPr="00190B01">
          <w:rPr>
            <w:rStyle w:val="Hiperligao"/>
            <w:noProof/>
          </w:rPr>
          <w:instrText xml:space="preserve"> </w:instrText>
        </w:r>
        <w:r w:rsidRPr="00190B01">
          <w:rPr>
            <w:rStyle w:val="Hiperligao"/>
            <w:noProof/>
          </w:rPr>
          <w:fldChar w:fldCharType="separate"/>
        </w:r>
        <w:r w:rsidRPr="00190B01">
          <w:rPr>
            <w:rStyle w:val="Hiperligao"/>
            <w:noProof/>
          </w:rPr>
          <w:t>2.1.3</w:t>
        </w:r>
        <w:r>
          <w:rPr>
            <w:rFonts w:asciiTheme="minorHAnsi" w:eastAsiaTheme="minorEastAsia" w:hAnsiTheme="minorHAnsi" w:cstheme="minorBidi"/>
            <w:noProof/>
            <w:sz w:val="22"/>
            <w:szCs w:val="22"/>
            <w:lang w:eastAsia="pt-PT"/>
          </w:rPr>
          <w:tab/>
        </w:r>
        <w:r w:rsidRPr="00190B01">
          <w:rPr>
            <w:rStyle w:val="Hiperligao"/>
            <w:noProof/>
          </w:rPr>
          <w:t>Reversing.kr</w:t>
        </w:r>
        <w:r>
          <w:rPr>
            <w:noProof/>
            <w:webHidden/>
          </w:rPr>
          <w:tab/>
        </w:r>
        <w:r>
          <w:rPr>
            <w:noProof/>
            <w:webHidden/>
          </w:rPr>
          <w:fldChar w:fldCharType="begin"/>
        </w:r>
        <w:r>
          <w:rPr>
            <w:noProof/>
            <w:webHidden/>
          </w:rPr>
          <w:instrText xml:space="preserve"> PAGEREF _Toc524814396 \h </w:instrText>
        </w:r>
      </w:ins>
      <w:r>
        <w:rPr>
          <w:noProof/>
          <w:webHidden/>
        </w:rPr>
      </w:r>
      <w:r>
        <w:rPr>
          <w:noProof/>
          <w:webHidden/>
        </w:rPr>
        <w:fldChar w:fldCharType="separate"/>
      </w:r>
      <w:ins w:id="85" w:author="Rui Paredes" w:date="2018-09-15T22:37:00Z">
        <w:r>
          <w:rPr>
            <w:noProof/>
            <w:webHidden/>
          </w:rPr>
          <w:t>6</w:t>
        </w:r>
        <w:r>
          <w:rPr>
            <w:noProof/>
            <w:webHidden/>
          </w:rPr>
          <w:fldChar w:fldCharType="end"/>
        </w:r>
        <w:r w:rsidRPr="00190B01">
          <w:rPr>
            <w:rStyle w:val="Hiperligao"/>
            <w:noProof/>
          </w:rPr>
          <w:fldChar w:fldCharType="end"/>
        </w:r>
      </w:ins>
    </w:p>
    <w:p w14:paraId="47B1BA00" w14:textId="527D1C1E" w:rsidR="00943741" w:rsidRDefault="00943741">
      <w:pPr>
        <w:pStyle w:val="ndice3"/>
        <w:tabs>
          <w:tab w:val="left" w:pos="1320"/>
          <w:tab w:val="right" w:leader="dot" w:pos="9408"/>
        </w:tabs>
        <w:rPr>
          <w:ins w:id="86" w:author="Rui Paredes" w:date="2018-09-15T22:37:00Z"/>
          <w:rFonts w:asciiTheme="minorHAnsi" w:eastAsiaTheme="minorEastAsia" w:hAnsiTheme="minorHAnsi" w:cstheme="minorBidi"/>
          <w:noProof/>
          <w:sz w:val="22"/>
          <w:szCs w:val="22"/>
          <w:lang w:eastAsia="pt-PT"/>
        </w:rPr>
      </w:pPr>
      <w:ins w:id="87"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"_Toc524814397"</w:instrText>
        </w:r>
        <w:r w:rsidRPr="00190B01">
          <w:rPr>
            <w:rStyle w:val="Hiperligao"/>
            <w:noProof/>
          </w:rPr>
          <w:instrText xml:space="preserve"> </w:instrText>
        </w:r>
        <w:r w:rsidRPr="00190B01">
          <w:rPr>
            <w:rStyle w:val="Hiperligao"/>
            <w:noProof/>
          </w:rPr>
          <w:fldChar w:fldCharType="separate"/>
        </w:r>
        <w:r w:rsidRPr="00190B01">
          <w:rPr>
            <w:rStyle w:val="Hiperligao"/>
            <w:noProof/>
          </w:rPr>
          <w:t>2.1.4</w:t>
        </w:r>
        <w:r>
          <w:rPr>
            <w:rFonts w:asciiTheme="minorHAnsi" w:eastAsiaTheme="minorEastAsia" w:hAnsiTheme="minorHAnsi" w:cstheme="minorBidi"/>
            <w:noProof/>
            <w:sz w:val="22"/>
            <w:szCs w:val="22"/>
            <w:lang w:eastAsia="pt-PT"/>
          </w:rPr>
          <w:tab/>
        </w:r>
        <w:r w:rsidRPr="00190B01">
          <w:rPr>
            <w:rStyle w:val="Hiperligao"/>
            <w:noProof/>
          </w:rPr>
          <w:t>RingZer0 Team Online CTF</w:t>
        </w:r>
        <w:r>
          <w:rPr>
            <w:noProof/>
            <w:webHidden/>
          </w:rPr>
          <w:tab/>
        </w:r>
        <w:r>
          <w:rPr>
            <w:noProof/>
            <w:webHidden/>
          </w:rPr>
          <w:fldChar w:fldCharType="begin"/>
        </w:r>
        <w:r>
          <w:rPr>
            <w:noProof/>
            <w:webHidden/>
          </w:rPr>
          <w:instrText xml:space="preserve"> PAGEREF _Toc524814397 \h </w:instrText>
        </w:r>
      </w:ins>
      <w:r>
        <w:rPr>
          <w:noProof/>
          <w:webHidden/>
        </w:rPr>
      </w:r>
      <w:r>
        <w:rPr>
          <w:noProof/>
          <w:webHidden/>
        </w:rPr>
        <w:fldChar w:fldCharType="separate"/>
      </w:r>
      <w:ins w:id="88" w:author="Rui Paredes" w:date="2018-09-15T22:37:00Z">
        <w:r>
          <w:rPr>
            <w:noProof/>
            <w:webHidden/>
          </w:rPr>
          <w:t>6</w:t>
        </w:r>
        <w:r>
          <w:rPr>
            <w:noProof/>
            <w:webHidden/>
          </w:rPr>
          <w:fldChar w:fldCharType="end"/>
        </w:r>
        <w:r w:rsidRPr="00190B01">
          <w:rPr>
            <w:rStyle w:val="Hiperligao"/>
            <w:noProof/>
          </w:rPr>
          <w:fldChar w:fldCharType="end"/>
        </w:r>
      </w:ins>
    </w:p>
    <w:p w14:paraId="083976E5" w14:textId="5DDF67F8" w:rsidR="00943741" w:rsidRDefault="00943741">
      <w:pPr>
        <w:pStyle w:val="ndice3"/>
        <w:tabs>
          <w:tab w:val="left" w:pos="1320"/>
          <w:tab w:val="right" w:leader="dot" w:pos="9408"/>
        </w:tabs>
        <w:rPr>
          <w:ins w:id="89" w:author="Rui Paredes" w:date="2018-09-15T22:37:00Z"/>
          <w:rFonts w:asciiTheme="minorHAnsi" w:eastAsiaTheme="minorEastAsia" w:hAnsiTheme="minorHAnsi" w:cstheme="minorBidi"/>
          <w:noProof/>
          <w:sz w:val="22"/>
          <w:szCs w:val="22"/>
          <w:lang w:eastAsia="pt-PT"/>
        </w:rPr>
      </w:pPr>
      <w:ins w:id="90"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"_Toc524814398"</w:instrText>
        </w:r>
        <w:r w:rsidRPr="00190B01">
          <w:rPr>
            <w:rStyle w:val="Hiperligao"/>
            <w:noProof/>
          </w:rPr>
          <w:instrText xml:space="preserve"> </w:instrText>
        </w:r>
        <w:r w:rsidRPr="00190B01">
          <w:rPr>
            <w:rStyle w:val="Hiperligao"/>
            <w:noProof/>
          </w:rPr>
          <w:fldChar w:fldCharType="separate"/>
        </w:r>
        <w:r w:rsidRPr="00190B01">
          <w:rPr>
            <w:rStyle w:val="Hiperligao"/>
            <w:noProof/>
          </w:rPr>
          <w:t>2.1.5</w:t>
        </w:r>
        <w:r>
          <w:rPr>
            <w:rFonts w:asciiTheme="minorHAnsi" w:eastAsiaTheme="minorEastAsia" w:hAnsiTheme="minorHAnsi" w:cstheme="minorBidi"/>
            <w:noProof/>
            <w:sz w:val="22"/>
            <w:szCs w:val="22"/>
            <w:lang w:eastAsia="pt-PT"/>
          </w:rPr>
          <w:tab/>
        </w:r>
        <w:r w:rsidRPr="00190B01">
          <w:rPr>
            <w:rStyle w:val="Hiperligao"/>
            <w:noProof/>
          </w:rPr>
          <w:t>WebGoat</w:t>
        </w:r>
        <w:r>
          <w:rPr>
            <w:noProof/>
            <w:webHidden/>
          </w:rPr>
          <w:tab/>
        </w:r>
        <w:r>
          <w:rPr>
            <w:noProof/>
            <w:webHidden/>
          </w:rPr>
          <w:fldChar w:fldCharType="begin"/>
        </w:r>
        <w:r>
          <w:rPr>
            <w:noProof/>
            <w:webHidden/>
          </w:rPr>
          <w:instrText xml:space="preserve"> PAGEREF _Toc524814398 \h </w:instrText>
        </w:r>
      </w:ins>
      <w:r>
        <w:rPr>
          <w:noProof/>
          <w:webHidden/>
        </w:rPr>
      </w:r>
      <w:r>
        <w:rPr>
          <w:noProof/>
          <w:webHidden/>
        </w:rPr>
        <w:fldChar w:fldCharType="separate"/>
      </w:r>
      <w:ins w:id="91" w:author="Rui Paredes" w:date="2018-09-15T22:37:00Z">
        <w:r>
          <w:rPr>
            <w:noProof/>
            <w:webHidden/>
          </w:rPr>
          <w:t>7</w:t>
        </w:r>
        <w:r>
          <w:rPr>
            <w:noProof/>
            <w:webHidden/>
          </w:rPr>
          <w:fldChar w:fldCharType="end"/>
        </w:r>
        <w:r w:rsidRPr="00190B01">
          <w:rPr>
            <w:rStyle w:val="Hiperligao"/>
            <w:noProof/>
          </w:rPr>
          <w:fldChar w:fldCharType="end"/>
        </w:r>
      </w:ins>
    </w:p>
    <w:p w14:paraId="1F92E5BE" w14:textId="43368FAB" w:rsidR="00943741" w:rsidRDefault="00943741">
      <w:pPr>
        <w:pStyle w:val="ndice2"/>
        <w:tabs>
          <w:tab w:val="left" w:pos="880"/>
          <w:tab w:val="right" w:leader="dot" w:pos="9408"/>
        </w:tabs>
        <w:rPr>
          <w:ins w:id="92" w:author="Rui Paredes" w:date="2018-09-15T22:37:00Z"/>
          <w:rFonts w:asciiTheme="minorHAnsi" w:eastAsiaTheme="minorEastAsia" w:hAnsiTheme="minorHAnsi" w:cstheme="minorBidi"/>
          <w:noProof/>
          <w:sz w:val="22"/>
          <w:szCs w:val="22"/>
          <w:lang w:eastAsia="pt-PT"/>
        </w:rPr>
      </w:pPr>
      <w:ins w:id="93"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"_Toc524814399"</w:instrText>
        </w:r>
        <w:r w:rsidRPr="00190B01">
          <w:rPr>
            <w:rStyle w:val="Hiperligao"/>
            <w:noProof/>
          </w:rPr>
          <w:instrText xml:space="preserve"> </w:instrText>
        </w:r>
        <w:r w:rsidRPr="00190B01">
          <w:rPr>
            <w:rStyle w:val="Hiperligao"/>
            <w:noProof/>
          </w:rPr>
          <w:fldChar w:fldCharType="separate"/>
        </w:r>
        <w:r w:rsidRPr="00190B01">
          <w:rPr>
            <w:rStyle w:val="Hiperligao"/>
            <w:noProof/>
          </w:rPr>
          <w:t>2.2</w:t>
        </w:r>
        <w:r>
          <w:rPr>
            <w:rFonts w:asciiTheme="minorHAnsi" w:eastAsiaTheme="minorEastAsia" w:hAnsiTheme="minorHAnsi" w:cstheme="minorBidi"/>
            <w:noProof/>
            <w:sz w:val="22"/>
            <w:szCs w:val="22"/>
            <w:lang w:eastAsia="pt-PT"/>
          </w:rPr>
          <w:tab/>
        </w:r>
        <w:r w:rsidRPr="00190B01">
          <w:rPr>
            <w:rStyle w:val="Hiperligao"/>
            <w:noProof/>
          </w:rPr>
          <w:t>Análise crítica das soluções existentes</w:t>
        </w:r>
        <w:r>
          <w:rPr>
            <w:noProof/>
            <w:webHidden/>
          </w:rPr>
          <w:tab/>
        </w:r>
        <w:r>
          <w:rPr>
            <w:noProof/>
            <w:webHidden/>
          </w:rPr>
          <w:fldChar w:fldCharType="begin"/>
        </w:r>
        <w:r>
          <w:rPr>
            <w:noProof/>
            <w:webHidden/>
          </w:rPr>
          <w:instrText xml:space="preserve"> PAGEREF _Toc524814399 \h </w:instrText>
        </w:r>
      </w:ins>
      <w:r>
        <w:rPr>
          <w:noProof/>
          <w:webHidden/>
        </w:rPr>
      </w:r>
      <w:r>
        <w:rPr>
          <w:noProof/>
          <w:webHidden/>
        </w:rPr>
        <w:fldChar w:fldCharType="separate"/>
      </w:r>
      <w:ins w:id="94" w:author="Rui Paredes" w:date="2018-09-15T22:37:00Z">
        <w:r>
          <w:rPr>
            <w:noProof/>
            <w:webHidden/>
          </w:rPr>
          <w:t>8</w:t>
        </w:r>
        <w:r>
          <w:rPr>
            <w:noProof/>
            <w:webHidden/>
          </w:rPr>
          <w:fldChar w:fldCharType="end"/>
        </w:r>
        <w:r w:rsidRPr="00190B01">
          <w:rPr>
            <w:rStyle w:val="Hiperligao"/>
            <w:noProof/>
          </w:rPr>
          <w:fldChar w:fldCharType="end"/>
        </w:r>
      </w:ins>
    </w:p>
    <w:p w14:paraId="6184667D" w14:textId="19A4C2A8" w:rsidR="00943741" w:rsidRDefault="00943741">
      <w:pPr>
        <w:pStyle w:val="ndice1"/>
        <w:tabs>
          <w:tab w:val="left" w:pos="480"/>
          <w:tab w:val="right" w:leader="dot" w:pos="9408"/>
        </w:tabs>
        <w:rPr>
          <w:ins w:id="95" w:author="Rui Paredes" w:date="2018-09-15T22:37:00Z"/>
          <w:rFonts w:asciiTheme="minorHAnsi" w:eastAsiaTheme="minorEastAsia" w:hAnsiTheme="minorHAnsi" w:cstheme="minorBidi"/>
          <w:noProof/>
          <w:sz w:val="22"/>
          <w:szCs w:val="22"/>
          <w:lang w:eastAsia="pt-PT"/>
        </w:rPr>
      </w:pPr>
      <w:ins w:id="96"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"_Toc524814400"</w:instrText>
        </w:r>
        <w:r w:rsidRPr="00190B01">
          <w:rPr>
            <w:rStyle w:val="Hiperligao"/>
            <w:noProof/>
          </w:rPr>
          <w:instrText xml:space="preserve"> </w:instrText>
        </w:r>
        <w:r w:rsidRPr="00190B01">
          <w:rPr>
            <w:rStyle w:val="Hiperligao"/>
            <w:noProof/>
          </w:rPr>
          <w:fldChar w:fldCharType="separate"/>
        </w:r>
        <w:r w:rsidRPr="00190B01">
          <w:rPr>
            <w:rStyle w:val="Hiperligao"/>
            <w:noProof/>
          </w:rPr>
          <w:t>3</w:t>
        </w:r>
        <w:r>
          <w:rPr>
            <w:rFonts w:asciiTheme="minorHAnsi" w:eastAsiaTheme="minorEastAsia" w:hAnsiTheme="minorHAnsi" w:cstheme="minorBidi"/>
            <w:noProof/>
            <w:sz w:val="22"/>
            <w:szCs w:val="22"/>
            <w:lang w:eastAsia="pt-PT"/>
          </w:rPr>
          <w:tab/>
        </w:r>
        <w:r w:rsidRPr="00190B01">
          <w:rPr>
            <w:rStyle w:val="Hiperligao"/>
            <w:noProof/>
          </w:rPr>
          <w:t>Metodologia</w:t>
        </w:r>
        <w:r>
          <w:rPr>
            <w:noProof/>
            <w:webHidden/>
          </w:rPr>
          <w:tab/>
        </w:r>
        <w:r>
          <w:rPr>
            <w:noProof/>
            <w:webHidden/>
          </w:rPr>
          <w:fldChar w:fldCharType="begin"/>
        </w:r>
        <w:r>
          <w:rPr>
            <w:noProof/>
            <w:webHidden/>
          </w:rPr>
          <w:instrText xml:space="preserve"> PAGEREF _Toc524814400 \h </w:instrText>
        </w:r>
      </w:ins>
      <w:r>
        <w:rPr>
          <w:noProof/>
          <w:webHidden/>
        </w:rPr>
      </w:r>
      <w:r>
        <w:rPr>
          <w:noProof/>
          <w:webHidden/>
        </w:rPr>
        <w:fldChar w:fldCharType="separate"/>
      </w:r>
      <w:ins w:id="97" w:author="Rui Paredes" w:date="2018-09-15T22:37:00Z">
        <w:r>
          <w:rPr>
            <w:noProof/>
            <w:webHidden/>
          </w:rPr>
          <w:t>12</w:t>
        </w:r>
        <w:r>
          <w:rPr>
            <w:noProof/>
            <w:webHidden/>
          </w:rPr>
          <w:fldChar w:fldCharType="end"/>
        </w:r>
        <w:r w:rsidRPr="00190B01">
          <w:rPr>
            <w:rStyle w:val="Hiperligao"/>
            <w:noProof/>
          </w:rPr>
          <w:fldChar w:fldCharType="end"/>
        </w:r>
      </w:ins>
    </w:p>
    <w:p w14:paraId="2F5CB9A7" w14:textId="33F96528" w:rsidR="00943741" w:rsidRDefault="00943741">
      <w:pPr>
        <w:pStyle w:val="ndice2"/>
        <w:tabs>
          <w:tab w:val="right" w:leader="dot" w:pos="9408"/>
        </w:tabs>
        <w:rPr>
          <w:ins w:id="98" w:author="Rui Paredes" w:date="2018-09-15T22:37:00Z"/>
          <w:rFonts w:asciiTheme="minorHAnsi" w:eastAsiaTheme="minorEastAsia" w:hAnsiTheme="minorHAnsi" w:cstheme="minorBidi"/>
          <w:noProof/>
          <w:sz w:val="22"/>
          <w:szCs w:val="22"/>
          <w:lang w:eastAsia="pt-PT"/>
        </w:rPr>
      </w:pPr>
      <w:ins w:id="99"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"_Toc524814401"</w:instrText>
        </w:r>
        <w:r w:rsidRPr="00190B01">
          <w:rPr>
            <w:rStyle w:val="Hiperligao"/>
            <w:noProof/>
          </w:rPr>
          <w:instrText xml:space="preserve"> </w:instrText>
        </w:r>
        <w:r w:rsidRPr="00190B01">
          <w:rPr>
            <w:rStyle w:val="Hiperligao"/>
            <w:noProof/>
          </w:rPr>
          <w:fldChar w:fldCharType="separate"/>
        </w:r>
        <w:r w:rsidRPr="00190B01">
          <w:rPr>
            <w:rStyle w:val="Hiperligao"/>
            <w:noProof/>
          </w:rPr>
          <w:t>Metodologia de desenvolvimento ágil: Scrum</w:t>
        </w:r>
        <w:r>
          <w:rPr>
            <w:noProof/>
            <w:webHidden/>
          </w:rPr>
          <w:tab/>
        </w:r>
        <w:r>
          <w:rPr>
            <w:noProof/>
            <w:webHidden/>
          </w:rPr>
          <w:fldChar w:fldCharType="begin"/>
        </w:r>
        <w:r>
          <w:rPr>
            <w:noProof/>
            <w:webHidden/>
          </w:rPr>
          <w:instrText xml:space="preserve"> PAGEREF _Toc524814401 \h </w:instrText>
        </w:r>
      </w:ins>
      <w:r>
        <w:rPr>
          <w:noProof/>
          <w:webHidden/>
        </w:rPr>
      </w:r>
      <w:r>
        <w:rPr>
          <w:noProof/>
          <w:webHidden/>
        </w:rPr>
        <w:fldChar w:fldCharType="separate"/>
      </w:r>
      <w:ins w:id="100" w:author="Rui Paredes" w:date="2018-09-15T22:37:00Z">
        <w:r>
          <w:rPr>
            <w:noProof/>
            <w:webHidden/>
          </w:rPr>
          <w:t>12</w:t>
        </w:r>
        <w:r>
          <w:rPr>
            <w:noProof/>
            <w:webHidden/>
          </w:rPr>
          <w:fldChar w:fldCharType="end"/>
        </w:r>
        <w:r w:rsidRPr="00190B01">
          <w:rPr>
            <w:rStyle w:val="Hiperligao"/>
            <w:noProof/>
          </w:rPr>
          <w:fldChar w:fldCharType="end"/>
        </w:r>
      </w:ins>
    </w:p>
    <w:p w14:paraId="134B1942" w14:textId="76748D9F" w:rsidR="00943741" w:rsidRDefault="00943741">
      <w:pPr>
        <w:pStyle w:val="ndice1"/>
        <w:tabs>
          <w:tab w:val="left" w:pos="480"/>
          <w:tab w:val="right" w:leader="dot" w:pos="9408"/>
        </w:tabs>
        <w:rPr>
          <w:ins w:id="101" w:author="Rui Paredes" w:date="2018-09-15T22:37:00Z"/>
          <w:rFonts w:asciiTheme="minorHAnsi" w:eastAsiaTheme="minorEastAsia" w:hAnsiTheme="minorHAnsi" w:cstheme="minorBidi"/>
          <w:noProof/>
          <w:sz w:val="22"/>
          <w:szCs w:val="22"/>
          <w:lang w:eastAsia="pt-PT"/>
        </w:rPr>
      </w:pPr>
      <w:ins w:id="102"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"_Toc524814402"</w:instrText>
        </w:r>
        <w:r w:rsidRPr="00190B01">
          <w:rPr>
            <w:rStyle w:val="Hiperligao"/>
            <w:noProof/>
          </w:rPr>
          <w:instrText xml:space="preserve"> </w:instrText>
        </w:r>
        <w:r w:rsidRPr="00190B01">
          <w:rPr>
            <w:rStyle w:val="Hiperligao"/>
            <w:noProof/>
          </w:rPr>
          <w:fldChar w:fldCharType="separate"/>
        </w:r>
        <w:r w:rsidRPr="00190B01">
          <w:rPr>
            <w:rStyle w:val="Hiperligao"/>
            <w:noProof/>
          </w:rPr>
          <w:t>4</w:t>
        </w:r>
        <w:r>
          <w:rPr>
            <w:rFonts w:asciiTheme="minorHAnsi" w:eastAsiaTheme="minorEastAsia" w:hAnsiTheme="minorHAnsi" w:cstheme="minorBidi"/>
            <w:noProof/>
            <w:sz w:val="22"/>
            <w:szCs w:val="22"/>
            <w:lang w:eastAsia="pt-PT"/>
          </w:rPr>
          <w:tab/>
        </w:r>
        <w:r w:rsidRPr="00190B01">
          <w:rPr>
            <w:rStyle w:val="Hiperligao"/>
            <w:noProof/>
          </w:rPr>
          <w:t>Análise de Requisitos</w:t>
        </w:r>
        <w:r>
          <w:rPr>
            <w:noProof/>
            <w:webHidden/>
          </w:rPr>
          <w:tab/>
        </w:r>
        <w:r>
          <w:rPr>
            <w:noProof/>
            <w:webHidden/>
          </w:rPr>
          <w:fldChar w:fldCharType="begin"/>
        </w:r>
        <w:r>
          <w:rPr>
            <w:noProof/>
            <w:webHidden/>
          </w:rPr>
          <w:instrText xml:space="preserve"> PAGEREF _Toc524814402 \h </w:instrText>
        </w:r>
      </w:ins>
      <w:r>
        <w:rPr>
          <w:noProof/>
          <w:webHidden/>
        </w:rPr>
      </w:r>
      <w:r>
        <w:rPr>
          <w:noProof/>
          <w:webHidden/>
        </w:rPr>
        <w:fldChar w:fldCharType="separate"/>
      </w:r>
      <w:ins w:id="103" w:author="Rui Paredes" w:date="2018-09-15T22:37:00Z">
        <w:r>
          <w:rPr>
            <w:noProof/>
            <w:webHidden/>
          </w:rPr>
          <w:t>15</w:t>
        </w:r>
        <w:r>
          <w:rPr>
            <w:noProof/>
            <w:webHidden/>
          </w:rPr>
          <w:fldChar w:fldCharType="end"/>
        </w:r>
        <w:r w:rsidRPr="00190B01">
          <w:rPr>
            <w:rStyle w:val="Hiperligao"/>
            <w:noProof/>
          </w:rPr>
          <w:fldChar w:fldCharType="end"/>
        </w:r>
      </w:ins>
    </w:p>
    <w:p w14:paraId="4314A76F" w14:textId="38BB3AB7" w:rsidR="00943741" w:rsidRDefault="00943741">
      <w:pPr>
        <w:pStyle w:val="ndice2"/>
        <w:tabs>
          <w:tab w:val="left" w:pos="880"/>
          <w:tab w:val="right" w:leader="dot" w:pos="9408"/>
        </w:tabs>
        <w:rPr>
          <w:ins w:id="104" w:author="Rui Paredes" w:date="2018-09-15T22:37:00Z"/>
          <w:rFonts w:asciiTheme="minorHAnsi" w:eastAsiaTheme="minorEastAsia" w:hAnsiTheme="minorHAnsi" w:cstheme="minorBidi"/>
          <w:noProof/>
          <w:sz w:val="22"/>
          <w:szCs w:val="22"/>
          <w:lang w:eastAsia="pt-PT"/>
        </w:rPr>
      </w:pPr>
      <w:ins w:id="105" w:author="Rui Paredes" w:date="2018-09-15T22:37:00Z">
        <w:r w:rsidRPr="00190B01">
          <w:rPr>
            <w:rStyle w:val="Hiperligao"/>
            <w:noProof/>
          </w:rPr>
          <w:lastRenderedPageBreak/>
          <w:fldChar w:fldCharType="begin"/>
        </w:r>
        <w:r w:rsidRPr="00190B01">
          <w:rPr>
            <w:rStyle w:val="Hiperligao"/>
            <w:noProof/>
          </w:rPr>
          <w:instrText xml:space="preserve"> </w:instrText>
        </w:r>
        <w:r>
          <w:rPr>
            <w:noProof/>
          </w:rPr>
          <w:instrText>HYPERLINK \l "_Toc524814403"</w:instrText>
        </w:r>
        <w:r w:rsidRPr="00190B01">
          <w:rPr>
            <w:rStyle w:val="Hiperligao"/>
            <w:noProof/>
          </w:rPr>
          <w:instrText xml:space="preserve"> </w:instrText>
        </w:r>
        <w:r w:rsidRPr="00190B01">
          <w:rPr>
            <w:rStyle w:val="Hiperligao"/>
            <w:noProof/>
          </w:rPr>
          <w:fldChar w:fldCharType="separate"/>
        </w:r>
        <w:r w:rsidRPr="00190B01">
          <w:rPr>
            <w:rStyle w:val="Hiperligao"/>
            <w:noProof/>
          </w:rPr>
          <w:t>4.1</w:t>
        </w:r>
        <w:r>
          <w:rPr>
            <w:rFonts w:asciiTheme="minorHAnsi" w:eastAsiaTheme="minorEastAsia" w:hAnsiTheme="minorHAnsi" w:cstheme="minorBidi"/>
            <w:noProof/>
            <w:sz w:val="22"/>
            <w:szCs w:val="22"/>
            <w:lang w:eastAsia="pt-PT"/>
          </w:rPr>
          <w:tab/>
        </w:r>
        <w:r w:rsidRPr="00190B01">
          <w:rPr>
            <w:rStyle w:val="Hiperligao"/>
            <w:noProof/>
          </w:rPr>
          <w:t>Objetivos Previstos</w:t>
        </w:r>
        <w:r>
          <w:rPr>
            <w:noProof/>
            <w:webHidden/>
          </w:rPr>
          <w:tab/>
        </w:r>
        <w:r>
          <w:rPr>
            <w:noProof/>
            <w:webHidden/>
          </w:rPr>
          <w:fldChar w:fldCharType="begin"/>
        </w:r>
        <w:r>
          <w:rPr>
            <w:noProof/>
            <w:webHidden/>
          </w:rPr>
          <w:instrText xml:space="preserve"> PAGEREF _Toc524814403 \h </w:instrText>
        </w:r>
      </w:ins>
      <w:r>
        <w:rPr>
          <w:noProof/>
          <w:webHidden/>
        </w:rPr>
      </w:r>
      <w:r>
        <w:rPr>
          <w:noProof/>
          <w:webHidden/>
        </w:rPr>
        <w:fldChar w:fldCharType="separate"/>
      </w:r>
      <w:ins w:id="106" w:author="Rui Paredes" w:date="2018-09-15T22:37:00Z">
        <w:r>
          <w:rPr>
            <w:noProof/>
            <w:webHidden/>
          </w:rPr>
          <w:t>15</w:t>
        </w:r>
        <w:r>
          <w:rPr>
            <w:noProof/>
            <w:webHidden/>
          </w:rPr>
          <w:fldChar w:fldCharType="end"/>
        </w:r>
        <w:r w:rsidRPr="00190B01">
          <w:rPr>
            <w:rStyle w:val="Hiperligao"/>
            <w:noProof/>
          </w:rPr>
          <w:fldChar w:fldCharType="end"/>
        </w:r>
      </w:ins>
    </w:p>
    <w:p w14:paraId="0A68187B" w14:textId="5886B2E6" w:rsidR="00943741" w:rsidRDefault="00943741">
      <w:pPr>
        <w:pStyle w:val="ndice2"/>
        <w:tabs>
          <w:tab w:val="left" w:pos="880"/>
          <w:tab w:val="right" w:leader="dot" w:pos="9408"/>
        </w:tabs>
        <w:rPr>
          <w:ins w:id="107" w:author="Rui Paredes" w:date="2018-09-15T22:37:00Z"/>
          <w:rFonts w:asciiTheme="minorHAnsi" w:eastAsiaTheme="minorEastAsia" w:hAnsiTheme="minorHAnsi" w:cstheme="minorBidi"/>
          <w:noProof/>
          <w:sz w:val="22"/>
          <w:szCs w:val="22"/>
          <w:lang w:eastAsia="pt-PT"/>
        </w:rPr>
      </w:pPr>
      <w:ins w:id="108"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"_Toc524814404"</w:instrText>
        </w:r>
        <w:r w:rsidRPr="00190B01">
          <w:rPr>
            <w:rStyle w:val="Hiperligao"/>
            <w:noProof/>
          </w:rPr>
          <w:instrText xml:space="preserve"> </w:instrText>
        </w:r>
        <w:r w:rsidRPr="00190B01">
          <w:rPr>
            <w:rStyle w:val="Hiperligao"/>
            <w:noProof/>
          </w:rPr>
          <w:fldChar w:fldCharType="separate"/>
        </w:r>
        <w:r w:rsidRPr="00190B01">
          <w:rPr>
            <w:rStyle w:val="Hiperligao"/>
            <w:noProof/>
          </w:rPr>
          <w:t>4.2</w:t>
        </w:r>
        <w:r>
          <w:rPr>
            <w:rFonts w:asciiTheme="minorHAnsi" w:eastAsiaTheme="minorEastAsia" w:hAnsiTheme="minorHAnsi" w:cstheme="minorBidi"/>
            <w:noProof/>
            <w:sz w:val="22"/>
            <w:szCs w:val="22"/>
            <w:lang w:eastAsia="pt-PT"/>
          </w:rPr>
          <w:tab/>
        </w:r>
        <w:r w:rsidRPr="00190B01">
          <w:rPr>
            <w:rStyle w:val="Hiperligao"/>
            <w:noProof/>
          </w:rPr>
          <w:t>Atores e respetivos casos de uso</w:t>
        </w:r>
        <w:r>
          <w:rPr>
            <w:noProof/>
            <w:webHidden/>
          </w:rPr>
          <w:tab/>
        </w:r>
        <w:r>
          <w:rPr>
            <w:noProof/>
            <w:webHidden/>
          </w:rPr>
          <w:fldChar w:fldCharType="begin"/>
        </w:r>
        <w:r>
          <w:rPr>
            <w:noProof/>
            <w:webHidden/>
          </w:rPr>
          <w:instrText xml:space="preserve"> PAGEREF _Toc524814404 \h </w:instrText>
        </w:r>
      </w:ins>
      <w:r>
        <w:rPr>
          <w:noProof/>
          <w:webHidden/>
        </w:rPr>
      </w:r>
      <w:r>
        <w:rPr>
          <w:noProof/>
          <w:webHidden/>
        </w:rPr>
        <w:fldChar w:fldCharType="separate"/>
      </w:r>
      <w:ins w:id="109" w:author="Rui Paredes" w:date="2018-09-15T22:37:00Z">
        <w:r>
          <w:rPr>
            <w:noProof/>
            <w:webHidden/>
          </w:rPr>
          <w:t>16</w:t>
        </w:r>
        <w:r>
          <w:rPr>
            <w:noProof/>
            <w:webHidden/>
          </w:rPr>
          <w:fldChar w:fldCharType="end"/>
        </w:r>
        <w:r w:rsidRPr="00190B01">
          <w:rPr>
            <w:rStyle w:val="Hiperligao"/>
            <w:noProof/>
          </w:rPr>
          <w:fldChar w:fldCharType="end"/>
        </w:r>
      </w:ins>
    </w:p>
    <w:p w14:paraId="567FE147" w14:textId="55AE2CB8" w:rsidR="00943741" w:rsidRDefault="00943741">
      <w:pPr>
        <w:pStyle w:val="ndice2"/>
        <w:tabs>
          <w:tab w:val="left" w:pos="880"/>
          <w:tab w:val="right" w:leader="dot" w:pos="9408"/>
        </w:tabs>
        <w:rPr>
          <w:ins w:id="110" w:author="Rui Paredes" w:date="2018-09-15T22:37:00Z"/>
          <w:rFonts w:asciiTheme="minorHAnsi" w:eastAsiaTheme="minorEastAsia" w:hAnsiTheme="minorHAnsi" w:cstheme="minorBidi"/>
          <w:noProof/>
          <w:sz w:val="22"/>
          <w:szCs w:val="22"/>
          <w:lang w:eastAsia="pt-PT"/>
        </w:rPr>
      </w:pPr>
      <w:ins w:id="111"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"_Toc524814405"</w:instrText>
        </w:r>
        <w:r w:rsidRPr="00190B01">
          <w:rPr>
            <w:rStyle w:val="Hiperligao"/>
            <w:noProof/>
          </w:rPr>
          <w:instrText xml:space="preserve"> </w:instrText>
        </w:r>
        <w:r w:rsidRPr="00190B01">
          <w:rPr>
            <w:rStyle w:val="Hiperligao"/>
            <w:noProof/>
          </w:rPr>
          <w:fldChar w:fldCharType="separate"/>
        </w:r>
        <w:r w:rsidRPr="00190B01">
          <w:rPr>
            <w:rStyle w:val="Hiperligao"/>
            <w:noProof/>
          </w:rPr>
          <w:t>4.3</w:t>
        </w:r>
        <w:r>
          <w:rPr>
            <w:rFonts w:asciiTheme="minorHAnsi" w:eastAsiaTheme="minorEastAsia" w:hAnsiTheme="minorHAnsi" w:cstheme="minorBidi"/>
            <w:noProof/>
            <w:sz w:val="22"/>
            <w:szCs w:val="22"/>
            <w:lang w:eastAsia="pt-PT"/>
          </w:rPr>
          <w:tab/>
        </w:r>
        <w:r w:rsidRPr="00190B01">
          <w:rPr>
            <w:rStyle w:val="Hiperligao"/>
            <w:noProof/>
          </w:rPr>
          <w:t>Diagrama de casos de uso</w:t>
        </w:r>
        <w:r>
          <w:rPr>
            <w:noProof/>
            <w:webHidden/>
          </w:rPr>
          <w:tab/>
        </w:r>
        <w:r>
          <w:rPr>
            <w:noProof/>
            <w:webHidden/>
          </w:rPr>
          <w:fldChar w:fldCharType="begin"/>
        </w:r>
        <w:r>
          <w:rPr>
            <w:noProof/>
            <w:webHidden/>
          </w:rPr>
          <w:instrText xml:space="preserve"> PAGEREF _Toc524814405 \h </w:instrText>
        </w:r>
      </w:ins>
      <w:r>
        <w:rPr>
          <w:noProof/>
          <w:webHidden/>
        </w:rPr>
      </w:r>
      <w:r>
        <w:rPr>
          <w:noProof/>
          <w:webHidden/>
        </w:rPr>
        <w:fldChar w:fldCharType="separate"/>
      </w:r>
      <w:ins w:id="112" w:author="Rui Paredes" w:date="2018-09-15T22:37:00Z">
        <w:r>
          <w:rPr>
            <w:noProof/>
            <w:webHidden/>
          </w:rPr>
          <w:t>17</w:t>
        </w:r>
        <w:r>
          <w:rPr>
            <w:noProof/>
            <w:webHidden/>
          </w:rPr>
          <w:fldChar w:fldCharType="end"/>
        </w:r>
        <w:r w:rsidRPr="00190B01">
          <w:rPr>
            <w:rStyle w:val="Hiperligao"/>
            <w:noProof/>
          </w:rPr>
          <w:fldChar w:fldCharType="end"/>
        </w:r>
      </w:ins>
    </w:p>
    <w:p w14:paraId="02F23C49" w14:textId="59BC4001" w:rsidR="00943741" w:rsidRDefault="00943741">
      <w:pPr>
        <w:pStyle w:val="ndice2"/>
        <w:tabs>
          <w:tab w:val="left" w:pos="880"/>
          <w:tab w:val="right" w:leader="dot" w:pos="9408"/>
        </w:tabs>
        <w:rPr>
          <w:ins w:id="113" w:author="Rui Paredes" w:date="2018-09-15T22:37:00Z"/>
          <w:rFonts w:asciiTheme="minorHAnsi" w:eastAsiaTheme="minorEastAsia" w:hAnsiTheme="minorHAnsi" w:cstheme="minorBidi"/>
          <w:noProof/>
          <w:sz w:val="22"/>
          <w:szCs w:val="22"/>
          <w:lang w:eastAsia="pt-PT"/>
        </w:rPr>
      </w:pPr>
      <w:ins w:id="114"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"_Toc524814406"</w:instrText>
        </w:r>
        <w:r w:rsidRPr="00190B01">
          <w:rPr>
            <w:rStyle w:val="Hiperligao"/>
            <w:noProof/>
          </w:rPr>
          <w:instrText xml:space="preserve"> </w:instrText>
        </w:r>
        <w:r w:rsidRPr="00190B01">
          <w:rPr>
            <w:rStyle w:val="Hiperligao"/>
            <w:noProof/>
          </w:rPr>
          <w:fldChar w:fldCharType="separate"/>
        </w:r>
        <w:r w:rsidRPr="00190B01">
          <w:rPr>
            <w:rStyle w:val="Hiperligao"/>
            <w:noProof/>
          </w:rPr>
          <w:t>4.4</w:t>
        </w:r>
        <w:r>
          <w:rPr>
            <w:rFonts w:asciiTheme="minorHAnsi" w:eastAsiaTheme="minorEastAsia" w:hAnsiTheme="minorHAnsi" w:cstheme="minorBidi"/>
            <w:noProof/>
            <w:sz w:val="22"/>
            <w:szCs w:val="22"/>
            <w:lang w:eastAsia="pt-PT"/>
          </w:rPr>
          <w:tab/>
        </w:r>
        <w:r w:rsidRPr="00190B01">
          <w:rPr>
            <w:rStyle w:val="Hiperligao"/>
            <w:noProof/>
          </w:rPr>
          <w:t>Diagrama de Contexto</w:t>
        </w:r>
        <w:r>
          <w:rPr>
            <w:noProof/>
            <w:webHidden/>
          </w:rPr>
          <w:tab/>
        </w:r>
        <w:r>
          <w:rPr>
            <w:noProof/>
            <w:webHidden/>
          </w:rPr>
          <w:fldChar w:fldCharType="begin"/>
        </w:r>
        <w:r>
          <w:rPr>
            <w:noProof/>
            <w:webHidden/>
          </w:rPr>
          <w:instrText xml:space="preserve"> PAGEREF _Toc524814406 \h </w:instrText>
        </w:r>
      </w:ins>
      <w:r>
        <w:rPr>
          <w:noProof/>
          <w:webHidden/>
        </w:rPr>
      </w:r>
      <w:r>
        <w:rPr>
          <w:noProof/>
          <w:webHidden/>
        </w:rPr>
        <w:fldChar w:fldCharType="separate"/>
      </w:r>
      <w:ins w:id="115" w:author="Rui Paredes" w:date="2018-09-15T22:37:00Z">
        <w:r>
          <w:rPr>
            <w:noProof/>
            <w:webHidden/>
          </w:rPr>
          <w:t>18</w:t>
        </w:r>
        <w:r>
          <w:rPr>
            <w:noProof/>
            <w:webHidden/>
          </w:rPr>
          <w:fldChar w:fldCharType="end"/>
        </w:r>
        <w:r w:rsidRPr="00190B01">
          <w:rPr>
            <w:rStyle w:val="Hiperligao"/>
            <w:noProof/>
          </w:rPr>
          <w:fldChar w:fldCharType="end"/>
        </w:r>
      </w:ins>
    </w:p>
    <w:p w14:paraId="21FF67AE" w14:textId="7CA791B2" w:rsidR="00943741" w:rsidRDefault="00943741">
      <w:pPr>
        <w:pStyle w:val="ndice2"/>
        <w:tabs>
          <w:tab w:val="left" w:pos="880"/>
          <w:tab w:val="right" w:leader="dot" w:pos="9408"/>
        </w:tabs>
        <w:rPr>
          <w:ins w:id="116" w:author="Rui Paredes" w:date="2018-09-15T22:37:00Z"/>
          <w:rFonts w:asciiTheme="minorHAnsi" w:eastAsiaTheme="minorEastAsia" w:hAnsiTheme="minorHAnsi" w:cstheme="minorBidi"/>
          <w:noProof/>
          <w:sz w:val="22"/>
          <w:szCs w:val="22"/>
          <w:lang w:eastAsia="pt-PT"/>
        </w:rPr>
      </w:pPr>
      <w:ins w:id="117"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"_Toc524814407"</w:instrText>
        </w:r>
        <w:r w:rsidRPr="00190B01">
          <w:rPr>
            <w:rStyle w:val="Hiperligao"/>
            <w:noProof/>
          </w:rPr>
          <w:instrText xml:space="preserve"> </w:instrText>
        </w:r>
        <w:r w:rsidRPr="00190B01">
          <w:rPr>
            <w:rStyle w:val="Hiperligao"/>
            <w:noProof/>
          </w:rPr>
          <w:fldChar w:fldCharType="separate"/>
        </w:r>
        <w:r w:rsidRPr="00190B01">
          <w:rPr>
            <w:rStyle w:val="Hiperligao"/>
            <w:noProof/>
          </w:rPr>
          <w:t>4.5</w:t>
        </w:r>
        <w:r>
          <w:rPr>
            <w:rFonts w:asciiTheme="minorHAnsi" w:eastAsiaTheme="minorEastAsia" w:hAnsiTheme="minorHAnsi" w:cstheme="minorBidi"/>
            <w:noProof/>
            <w:sz w:val="22"/>
            <w:szCs w:val="22"/>
            <w:lang w:eastAsia="pt-PT"/>
          </w:rPr>
          <w:tab/>
        </w:r>
        <w:r w:rsidRPr="00190B01">
          <w:rPr>
            <w:rStyle w:val="Hiperligao"/>
            <w:noProof/>
          </w:rPr>
          <w:t>Descrição dos casos de uso e Diagramas de Sequência</w:t>
        </w:r>
        <w:r>
          <w:rPr>
            <w:noProof/>
            <w:webHidden/>
          </w:rPr>
          <w:tab/>
        </w:r>
        <w:r>
          <w:rPr>
            <w:noProof/>
            <w:webHidden/>
          </w:rPr>
          <w:fldChar w:fldCharType="begin"/>
        </w:r>
        <w:r>
          <w:rPr>
            <w:noProof/>
            <w:webHidden/>
          </w:rPr>
          <w:instrText xml:space="preserve"> PAGEREF _Toc524814407 \h </w:instrText>
        </w:r>
      </w:ins>
      <w:r>
        <w:rPr>
          <w:noProof/>
          <w:webHidden/>
        </w:rPr>
      </w:r>
      <w:r>
        <w:rPr>
          <w:noProof/>
          <w:webHidden/>
        </w:rPr>
        <w:fldChar w:fldCharType="separate"/>
      </w:r>
      <w:ins w:id="118" w:author="Rui Paredes" w:date="2018-09-15T22:37:00Z">
        <w:r>
          <w:rPr>
            <w:noProof/>
            <w:webHidden/>
          </w:rPr>
          <w:t>19</w:t>
        </w:r>
        <w:r>
          <w:rPr>
            <w:noProof/>
            <w:webHidden/>
          </w:rPr>
          <w:fldChar w:fldCharType="end"/>
        </w:r>
        <w:r w:rsidRPr="00190B01">
          <w:rPr>
            <w:rStyle w:val="Hiperligao"/>
            <w:noProof/>
          </w:rPr>
          <w:fldChar w:fldCharType="end"/>
        </w:r>
      </w:ins>
    </w:p>
    <w:p w14:paraId="5E3949AA" w14:textId="4FD46356" w:rsidR="00943741" w:rsidRDefault="00943741">
      <w:pPr>
        <w:pStyle w:val="ndice2"/>
        <w:tabs>
          <w:tab w:val="left" w:pos="880"/>
          <w:tab w:val="right" w:leader="dot" w:pos="9408"/>
        </w:tabs>
        <w:rPr>
          <w:ins w:id="119" w:author="Rui Paredes" w:date="2018-09-15T22:37:00Z"/>
          <w:rFonts w:asciiTheme="minorHAnsi" w:eastAsiaTheme="minorEastAsia" w:hAnsiTheme="minorHAnsi" w:cstheme="minorBidi"/>
          <w:noProof/>
          <w:sz w:val="22"/>
          <w:szCs w:val="22"/>
          <w:lang w:eastAsia="pt-PT"/>
        </w:rPr>
      </w:pPr>
      <w:ins w:id="120"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"_Toc524814408"</w:instrText>
        </w:r>
        <w:r w:rsidRPr="00190B01">
          <w:rPr>
            <w:rStyle w:val="Hiperligao"/>
            <w:noProof/>
          </w:rPr>
          <w:instrText xml:space="preserve"> </w:instrText>
        </w:r>
        <w:r w:rsidRPr="00190B01">
          <w:rPr>
            <w:rStyle w:val="Hiperligao"/>
            <w:noProof/>
          </w:rPr>
          <w:fldChar w:fldCharType="separate"/>
        </w:r>
        <w:r w:rsidRPr="00190B01">
          <w:rPr>
            <w:rStyle w:val="Hiperligao"/>
            <w:noProof/>
          </w:rPr>
          <w:t>4.6</w:t>
        </w:r>
        <w:r>
          <w:rPr>
            <w:rFonts w:asciiTheme="minorHAnsi" w:eastAsiaTheme="minorEastAsia" w:hAnsiTheme="minorHAnsi" w:cstheme="minorBidi"/>
            <w:noProof/>
            <w:sz w:val="22"/>
            <w:szCs w:val="22"/>
            <w:lang w:eastAsia="pt-PT"/>
          </w:rPr>
          <w:tab/>
        </w:r>
        <w:r w:rsidRPr="00190B01">
          <w:rPr>
            <w:rStyle w:val="Hiperligao"/>
            <w:noProof/>
          </w:rPr>
          <w:t>Submeter resposta para desafio de uma competição</w:t>
        </w:r>
        <w:r>
          <w:rPr>
            <w:noProof/>
            <w:webHidden/>
          </w:rPr>
          <w:tab/>
        </w:r>
        <w:r>
          <w:rPr>
            <w:noProof/>
            <w:webHidden/>
          </w:rPr>
          <w:fldChar w:fldCharType="begin"/>
        </w:r>
        <w:r>
          <w:rPr>
            <w:noProof/>
            <w:webHidden/>
          </w:rPr>
          <w:instrText xml:space="preserve"> PAGEREF _Toc524814408 \h </w:instrText>
        </w:r>
      </w:ins>
      <w:r>
        <w:rPr>
          <w:noProof/>
          <w:webHidden/>
        </w:rPr>
      </w:r>
      <w:r>
        <w:rPr>
          <w:noProof/>
          <w:webHidden/>
        </w:rPr>
        <w:fldChar w:fldCharType="separate"/>
      </w:r>
      <w:ins w:id="121" w:author="Rui Paredes" w:date="2018-09-15T22:37:00Z">
        <w:r>
          <w:rPr>
            <w:noProof/>
            <w:webHidden/>
          </w:rPr>
          <w:t>20</w:t>
        </w:r>
        <w:r>
          <w:rPr>
            <w:noProof/>
            <w:webHidden/>
          </w:rPr>
          <w:fldChar w:fldCharType="end"/>
        </w:r>
        <w:r w:rsidRPr="00190B01">
          <w:rPr>
            <w:rStyle w:val="Hiperligao"/>
            <w:noProof/>
          </w:rPr>
          <w:fldChar w:fldCharType="end"/>
        </w:r>
      </w:ins>
    </w:p>
    <w:p w14:paraId="56CBEC3A" w14:textId="656C5CA8" w:rsidR="00943741" w:rsidRDefault="00943741">
      <w:pPr>
        <w:pStyle w:val="ndice2"/>
        <w:tabs>
          <w:tab w:val="left" w:pos="880"/>
          <w:tab w:val="right" w:leader="dot" w:pos="9408"/>
        </w:tabs>
        <w:rPr>
          <w:ins w:id="122" w:author="Rui Paredes" w:date="2018-09-15T22:37:00Z"/>
          <w:rFonts w:asciiTheme="minorHAnsi" w:eastAsiaTheme="minorEastAsia" w:hAnsiTheme="minorHAnsi" w:cstheme="minorBidi"/>
          <w:noProof/>
          <w:sz w:val="22"/>
          <w:szCs w:val="22"/>
          <w:lang w:eastAsia="pt-PT"/>
        </w:rPr>
      </w:pPr>
      <w:ins w:id="123"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"_Toc524814409"</w:instrText>
        </w:r>
        <w:r w:rsidRPr="00190B01">
          <w:rPr>
            <w:rStyle w:val="Hiperligao"/>
            <w:noProof/>
          </w:rPr>
          <w:instrText xml:space="preserve"> </w:instrText>
        </w:r>
        <w:r w:rsidRPr="00190B01">
          <w:rPr>
            <w:rStyle w:val="Hiperligao"/>
            <w:noProof/>
          </w:rPr>
          <w:fldChar w:fldCharType="separate"/>
        </w:r>
        <w:r w:rsidRPr="00190B01">
          <w:rPr>
            <w:rStyle w:val="Hiperligao"/>
            <w:noProof/>
          </w:rPr>
          <w:t>4.7</w:t>
        </w:r>
        <w:r>
          <w:rPr>
            <w:rFonts w:asciiTheme="minorHAnsi" w:eastAsiaTheme="minorEastAsia" w:hAnsiTheme="minorHAnsi" w:cstheme="minorBidi"/>
            <w:noProof/>
            <w:sz w:val="22"/>
            <w:szCs w:val="22"/>
            <w:lang w:eastAsia="pt-PT"/>
          </w:rPr>
          <w:tab/>
        </w:r>
        <w:r w:rsidRPr="00190B01">
          <w:rPr>
            <w:rStyle w:val="Hiperligao"/>
            <w:noProof/>
          </w:rPr>
          <w:t>Criar Desafio</w:t>
        </w:r>
        <w:r>
          <w:rPr>
            <w:noProof/>
            <w:webHidden/>
          </w:rPr>
          <w:tab/>
        </w:r>
        <w:r>
          <w:rPr>
            <w:noProof/>
            <w:webHidden/>
          </w:rPr>
          <w:fldChar w:fldCharType="begin"/>
        </w:r>
        <w:r>
          <w:rPr>
            <w:noProof/>
            <w:webHidden/>
          </w:rPr>
          <w:instrText xml:space="preserve"> PAGEREF _Toc524814409 \h </w:instrText>
        </w:r>
      </w:ins>
      <w:r>
        <w:rPr>
          <w:noProof/>
          <w:webHidden/>
        </w:rPr>
      </w:r>
      <w:r>
        <w:rPr>
          <w:noProof/>
          <w:webHidden/>
        </w:rPr>
        <w:fldChar w:fldCharType="separate"/>
      </w:r>
      <w:ins w:id="124" w:author="Rui Paredes" w:date="2018-09-15T22:37:00Z">
        <w:r>
          <w:rPr>
            <w:noProof/>
            <w:webHidden/>
          </w:rPr>
          <w:t>23</w:t>
        </w:r>
        <w:r>
          <w:rPr>
            <w:noProof/>
            <w:webHidden/>
          </w:rPr>
          <w:fldChar w:fldCharType="end"/>
        </w:r>
        <w:r w:rsidRPr="00190B01">
          <w:rPr>
            <w:rStyle w:val="Hiperligao"/>
            <w:noProof/>
          </w:rPr>
          <w:fldChar w:fldCharType="end"/>
        </w:r>
      </w:ins>
    </w:p>
    <w:p w14:paraId="6832555E" w14:textId="61EC1A46" w:rsidR="00943741" w:rsidRDefault="00943741">
      <w:pPr>
        <w:pStyle w:val="ndice2"/>
        <w:tabs>
          <w:tab w:val="left" w:pos="880"/>
          <w:tab w:val="right" w:leader="dot" w:pos="9408"/>
        </w:tabs>
        <w:rPr>
          <w:ins w:id="125" w:author="Rui Paredes" w:date="2018-09-15T22:37:00Z"/>
          <w:rFonts w:asciiTheme="minorHAnsi" w:eastAsiaTheme="minorEastAsia" w:hAnsiTheme="minorHAnsi" w:cstheme="minorBidi"/>
          <w:noProof/>
          <w:sz w:val="22"/>
          <w:szCs w:val="22"/>
          <w:lang w:eastAsia="pt-PT"/>
        </w:rPr>
      </w:pPr>
      <w:ins w:id="126"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"_Toc524814410"</w:instrText>
        </w:r>
        <w:r w:rsidRPr="00190B01">
          <w:rPr>
            <w:rStyle w:val="Hiperligao"/>
            <w:noProof/>
          </w:rPr>
          <w:instrText xml:space="preserve"> </w:instrText>
        </w:r>
        <w:r w:rsidRPr="00190B01">
          <w:rPr>
            <w:rStyle w:val="Hiperligao"/>
            <w:noProof/>
          </w:rPr>
          <w:fldChar w:fldCharType="separate"/>
        </w:r>
        <w:r w:rsidRPr="00190B01">
          <w:rPr>
            <w:rStyle w:val="Hiperligao"/>
            <w:noProof/>
          </w:rPr>
          <w:t>4.8</w:t>
        </w:r>
        <w:r>
          <w:rPr>
            <w:rFonts w:asciiTheme="minorHAnsi" w:eastAsiaTheme="minorEastAsia" w:hAnsiTheme="minorHAnsi" w:cstheme="minorBidi"/>
            <w:noProof/>
            <w:sz w:val="22"/>
            <w:szCs w:val="22"/>
            <w:lang w:eastAsia="pt-PT"/>
          </w:rPr>
          <w:tab/>
        </w:r>
        <w:r w:rsidRPr="00190B01">
          <w:rPr>
            <w:rStyle w:val="Hiperligao"/>
            <w:noProof/>
          </w:rPr>
          <w:t>Diagrama de Classes</w:t>
        </w:r>
        <w:r>
          <w:rPr>
            <w:noProof/>
            <w:webHidden/>
          </w:rPr>
          <w:tab/>
        </w:r>
        <w:r>
          <w:rPr>
            <w:noProof/>
            <w:webHidden/>
          </w:rPr>
          <w:fldChar w:fldCharType="begin"/>
        </w:r>
        <w:r>
          <w:rPr>
            <w:noProof/>
            <w:webHidden/>
          </w:rPr>
          <w:instrText xml:space="preserve"> PAGEREF _Toc524814410 \h </w:instrText>
        </w:r>
      </w:ins>
      <w:r>
        <w:rPr>
          <w:noProof/>
          <w:webHidden/>
        </w:rPr>
      </w:r>
      <w:r>
        <w:rPr>
          <w:noProof/>
          <w:webHidden/>
        </w:rPr>
        <w:fldChar w:fldCharType="separate"/>
      </w:r>
      <w:ins w:id="127" w:author="Rui Paredes" w:date="2018-09-15T22:37:00Z">
        <w:r>
          <w:rPr>
            <w:noProof/>
            <w:webHidden/>
          </w:rPr>
          <w:t>25</w:t>
        </w:r>
        <w:r>
          <w:rPr>
            <w:noProof/>
            <w:webHidden/>
          </w:rPr>
          <w:fldChar w:fldCharType="end"/>
        </w:r>
        <w:r w:rsidRPr="00190B01">
          <w:rPr>
            <w:rStyle w:val="Hiperligao"/>
            <w:noProof/>
          </w:rPr>
          <w:fldChar w:fldCharType="end"/>
        </w:r>
      </w:ins>
    </w:p>
    <w:p w14:paraId="6E01F15B" w14:textId="5CBC456F" w:rsidR="00943741" w:rsidRDefault="00943741">
      <w:pPr>
        <w:pStyle w:val="ndice1"/>
        <w:tabs>
          <w:tab w:val="left" w:pos="480"/>
          <w:tab w:val="right" w:leader="dot" w:pos="9408"/>
        </w:tabs>
        <w:rPr>
          <w:ins w:id="128" w:author="Rui Paredes" w:date="2018-09-15T22:37:00Z"/>
          <w:rFonts w:asciiTheme="minorHAnsi" w:eastAsiaTheme="minorEastAsia" w:hAnsiTheme="minorHAnsi" w:cstheme="minorBidi"/>
          <w:noProof/>
          <w:sz w:val="22"/>
          <w:szCs w:val="22"/>
          <w:lang w:eastAsia="pt-PT"/>
        </w:rPr>
      </w:pPr>
      <w:ins w:id="129"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"_Toc524814411"</w:instrText>
        </w:r>
        <w:r w:rsidRPr="00190B01">
          <w:rPr>
            <w:rStyle w:val="Hiperligao"/>
            <w:noProof/>
          </w:rPr>
          <w:instrText xml:space="preserve"> </w:instrText>
        </w:r>
        <w:r w:rsidRPr="00190B01">
          <w:rPr>
            <w:rStyle w:val="Hiperligao"/>
            <w:noProof/>
          </w:rPr>
          <w:fldChar w:fldCharType="separate"/>
        </w:r>
        <w:r w:rsidRPr="00190B01">
          <w:rPr>
            <w:rStyle w:val="Hiperligao"/>
            <w:noProof/>
          </w:rPr>
          <w:t>5</w:t>
        </w:r>
        <w:r>
          <w:rPr>
            <w:rFonts w:asciiTheme="minorHAnsi" w:eastAsiaTheme="minorEastAsia" w:hAnsiTheme="minorHAnsi" w:cstheme="minorBidi"/>
            <w:noProof/>
            <w:sz w:val="22"/>
            <w:szCs w:val="22"/>
            <w:lang w:eastAsia="pt-PT"/>
          </w:rPr>
          <w:tab/>
        </w:r>
        <w:r w:rsidRPr="00190B01">
          <w:rPr>
            <w:rStyle w:val="Hiperligao"/>
            <w:noProof/>
          </w:rPr>
          <w:t>Implementação da Solução</w:t>
        </w:r>
        <w:r>
          <w:rPr>
            <w:noProof/>
            <w:webHidden/>
          </w:rPr>
          <w:tab/>
        </w:r>
        <w:r>
          <w:rPr>
            <w:noProof/>
            <w:webHidden/>
          </w:rPr>
          <w:fldChar w:fldCharType="begin"/>
        </w:r>
        <w:r>
          <w:rPr>
            <w:noProof/>
            <w:webHidden/>
          </w:rPr>
          <w:instrText xml:space="preserve"> PAGEREF _Toc524814411 \h </w:instrText>
        </w:r>
      </w:ins>
      <w:r>
        <w:rPr>
          <w:noProof/>
          <w:webHidden/>
        </w:rPr>
      </w:r>
      <w:r>
        <w:rPr>
          <w:noProof/>
          <w:webHidden/>
        </w:rPr>
        <w:fldChar w:fldCharType="separate"/>
      </w:r>
      <w:ins w:id="130" w:author="Rui Paredes" w:date="2018-09-15T22:37:00Z">
        <w:r>
          <w:rPr>
            <w:noProof/>
            <w:webHidden/>
          </w:rPr>
          <w:t>29</w:t>
        </w:r>
        <w:r>
          <w:rPr>
            <w:noProof/>
            <w:webHidden/>
          </w:rPr>
          <w:fldChar w:fldCharType="end"/>
        </w:r>
        <w:r w:rsidRPr="00190B01">
          <w:rPr>
            <w:rStyle w:val="Hiperligao"/>
            <w:noProof/>
          </w:rPr>
          <w:fldChar w:fldCharType="end"/>
        </w:r>
      </w:ins>
    </w:p>
    <w:p w14:paraId="5B9513B6" w14:textId="7DFF2337" w:rsidR="00943741" w:rsidRDefault="00943741">
      <w:pPr>
        <w:pStyle w:val="ndice2"/>
        <w:tabs>
          <w:tab w:val="left" w:pos="880"/>
          <w:tab w:val="right" w:leader="dot" w:pos="9408"/>
        </w:tabs>
        <w:rPr>
          <w:ins w:id="131" w:author="Rui Paredes" w:date="2018-09-15T22:37:00Z"/>
          <w:rFonts w:asciiTheme="minorHAnsi" w:eastAsiaTheme="minorEastAsia" w:hAnsiTheme="minorHAnsi" w:cstheme="minorBidi"/>
          <w:noProof/>
          <w:sz w:val="22"/>
          <w:szCs w:val="22"/>
          <w:lang w:eastAsia="pt-PT"/>
        </w:rPr>
      </w:pPr>
      <w:ins w:id="132"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"_Toc524814412"</w:instrText>
        </w:r>
        <w:r w:rsidRPr="00190B01">
          <w:rPr>
            <w:rStyle w:val="Hiperligao"/>
            <w:noProof/>
          </w:rPr>
          <w:instrText xml:space="preserve"> </w:instrText>
        </w:r>
        <w:r w:rsidRPr="00190B01">
          <w:rPr>
            <w:rStyle w:val="Hiperligao"/>
            <w:noProof/>
          </w:rPr>
          <w:fldChar w:fldCharType="separate"/>
        </w:r>
        <w:r w:rsidRPr="00190B01">
          <w:rPr>
            <w:rStyle w:val="Hiperligao"/>
            <w:noProof/>
          </w:rPr>
          <w:t>5.1</w:t>
        </w:r>
        <w:r>
          <w:rPr>
            <w:rFonts w:asciiTheme="minorHAnsi" w:eastAsiaTheme="minorEastAsia" w:hAnsiTheme="minorHAnsi" w:cstheme="minorBidi"/>
            <w:noProof/>
            <w:sz w:val="22"/>
            <w:szCs w:val="22"/>
            <w:lang w:eastAsia="pt-PT"/>
          </w:rPr>
          <w:tab/>
        </w:r>
        <w:r w:rsidRPr="00190B01">
          <w:rPr>
            <w:rStyle w:val="Hiperligao"/>
            <w:noProof/>
          </w:rPr>
          <w:t>Tecnologias Utilizadas</w:t>
        </w:r>
        <w:r>
          <w:rPr>
            <w:noProof/>
            <w:webHidden/>
          </w:rPr>
          <w:tab/>
        </w:r>
        <w:r>
          <w:rPr>
            <w:noProof/>
            <w:webHidden/>
          </w:rPr>
          <w:fldChar w:fldCharType="begin"/>
        </w:r>
        <w:r>
          <w:rPr>
            <w:noProof/>
            <w:webHidden/>
          </w:rPr>
          <w:instrText xml:space="preserve"> PAGEREF _Toc524814412 \h </w:instrText>
        </w:r>
      </w:ins>
      <w:r>
        <w:rPr>
          <w:noProof/>
          <w:webHidden/>
        </w:rPr>
      </w:r>
      <w:r>
        <w:rPr>
          <w:noProof/>
          <w:webHidden/>
        </w:rPr>
        <w:fldChar w:fldCharType="separate"/>
      </w:r>
      <w:ins w:id="133" w:author="Rui Paredes" w:date="2018-09-15T22:37:00Z">
        <w:r>
          <w:rPr>
            <w:noProof/>
            <w:webHidden/>
          </w:rPr>
          <w:t>29</w:t>
        </w:r>
        <w:r>
          <w:rPr>
            <w:noProof/>
            <w:webHidden/>
          </w:rPr>
          <w:fldChar w:fldCharType="end"/>
        </w:r>
        <w:r w:rsidRPr="00190B01">
          <w:rPr>
            <w:rStyle w:val="Hiperligao"/>
            <w:noProof/>
          </w:rPr>
          <w:fldChar w:fldCharType="end"/>
        </w:r>
      </w:ins>
    </w:p>
    <w:p w14:paraId="01221D70" w14:textId="6B1B5659" w:rsidR="00943741" w:rsidRDefault="00943741">
      <w:pPr>
        <w:pStyle w:val="ndice3"/>
        <w:tabs>
          <w:tab w:val="left" w:pos="1320"/>
          <w:tab w:val="right" w:leader="dot" w:pos="9408"/>
        </w:tabs>
        <w:rPr>
          <w:ins w:id="134" w:author="Rui Paredes" w:date="2018-09-15T22:37:00Z"/>
          <w:rFonts w:asciiTheme="minorHAnsi" w:eastAsiaTheme="minorEastAsia" w:hAnsiTheme="minorHAnsi" w:cstheme="minorBidi"/>
          <w:noProof/>
          <w:sz w:val="22"/>
          <w:szCs w:val="22"/>
          <w:lang w:eastAsia="pt-PT"/>
        </w:rPr>
      </w:pPr>
      <w:ins w:id="135"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"_Toc524814413"</w:instrText>
        </w:r>
        <w:r w:rsidRPr="00190B01">
          <w:rPr>
            <w:rStyle w:val="Hiperligao"/>
            <w:noProof/>
          </w:rPr>
          <w:instrText xml:space="preserve"> </w:instrText>
        </w:r>
        <w:r w:rsidRPr="00190B01">
          <w:rPr>
            <w:rStyle w:val="Hiperligao"/>
            <w:noProof/>
          </w:rPr>
          <w:fldChar w:fldCharType="separate"/>
        </w:r>
        <w:r w:rsidRPr="00190B01">
          <w:rPr>
            <w:rStyle w:val="Hiperligao"/>
            <w:noProof/>
          </w:rPr>
          <w:t>5.1.1</w:t>
        </w:r>
        <w:r>
          <w:rPr>
            <w:rFonts w:asciiTheme="minorHAnsi" w:eastAsiaTheme="minorEastAsia" w:hAnsiTheme="minorHAnsi" w:cstheme="minorBidi"/>
            <w:noProof/>
            <w:sz w:val="22"/>
            <w:szCs w:val="22"/>
            <w:lang w:eastAsia="pt-PT"/>
          </w:rPr>
          <w:tab/>
        </w:r>
        <w:r w:rsidRPr="00190B01">
          <w:rPr>
            <w:rStyle w:val="Hiperligao"/>
            <w:noProof/>
          </w:rPr>
          <w:t>JavaScript</w:t>
        </w:r>
        <w:r>
          <w:rPr>
            <w:noProof/>
            <w:webHidden/>
          </w:rPr>
          <w:tab/>
        </w:r>
        <w:r>
          <w:rPr>
            <w:noProof/>
            <w:webHidden/>
          </w:rPr>
          <w:fldChar w:fldCharType="begin"/>
        </w:r>
        <w:r>
          <w:rPr>
            <w:noProof/>
            <w:webHidden/>
          </w:rPr>
          <w:instrText xml:space="preserve"> PAGEREF _Toc524814413 \h </w:instrText>
        </w:r>
      </w:ins>
      <w:r>
        <w:rPr>
          <w:noProof/>
          <w:webHidden/>
        </w:rPr>
      </w:r>
      <w:r>
        <w:rPr>
          <w:noProof/>
          <w:webHidden/>
        </w:rPr>
        <w:fldChar w:fldCharType="separate"/>
      </w:r>
      <w:ins w:id="136" w:author="Rui Paredes" w:date="2018-09-15T22:37:00Z">
        <w:r>
          <w:rPr>
            <w:noProof/>
            <w:webHidden/>
          </w:rPr>
          <w:t>29</w:t>
        </w:r>
        <w:r>
          <w:rPr>
            <w:noProof/>
            <w:webHidden/>
          </w:rPr>
          <w:fldChar w:fldCharType="end"/>
        </w:r>
        <w:r w:rsidRPr="00190B01">
          <w:rPr>
            <w:rStyle w:val="Hiperligao"/>
            <w:noProof/>
          </w:rPr>
          <w:fldChar w:fldCharType="end"/>
        </w:r>
      </w:ins>
    </w:p>
    <w:p w14:paraId="14D00FE2" w14:textId="284AF050" w:rsidR="00943741" w:rsidRDefault="00943741">
      <w:pPr>
        <w:pStyle w:val="ndice3"/>
        <w:tabs>
          <w:tab w:val="left" w:pos="1320"/>
          <w:tab w:val="right" w:leader="dot" w:pos="9408"/>
        </w:tabs>
        <w:rPr>
          <w:ins w:id="137" w:author="Rui Paredes" w:date="2018-09-15T22:37:00Z"/>
          <w:rFonts w:asciiTheme="minorHAnsi" w:eastAsiaTheme="minorEastAsia" w:hAnsiTheme="minorHAnsi" w:cstheme="minorBidi"/>
          <w:noProof/>
          <w:sz w:val="22"/>
          <w:szCs w:val="22"/>
          <w:lang w:eastAsia="pt-PT"/>
        </w:rPr>
      </w:pPr>
      <w:ins w:id="138"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"_Toc524814414"</w:instrText>
        </w:r>
        <w:r w:rsidRPr="00190B01">
          <w:rPr>
            <w:rStyle w:val="Hiperligao"/>
            <w:noProof/>
          </w:rPr>
          <w:instrText xml:space="preserve"> </w:instrText>
        </w:r>
        <w:r w:rsidRPr="00190B01">
          <w:rPr>
            <w:rStyle w:val="Hiperligao"/>
            <w:noProof/>
          </w:rPr>
          <w:fldChar w:fldCharType="separate"/>
        </w:r>
        <w:r w:rsidRPr="00190B01">
          <w:rPr>
            <w:rStyle w:val="Hiperligao"/>
            <w:noProof/>
          </w:rPr>
          <w:t>5.1.2</w:t>
        </w:r>
        <w:r>
          <w:rPr>
            <w:rFonts w:asciiTheme="minorHAnsi" w:eastAsiaTheme="minorEastAsia" w:hAnsiTheme="minorHAnsi" w:cstheme="minorBidi"/>
            <w:noProof/>
            <w:sz w:val="22"/>
            <w:szCs w:val="22"/>
            <w:lang w:eastAsia="pt-PT"/>
          </w:rPr>
          <w:tab/>
        </w:r>
        <w:r w:rsidRPr="00190B01">
          <w:rPr>
            <w:rStyle w:val="Hiperligao"/>
            <w:noProof/>
          </w:rPr>
          <w:t>NodeJS</w:t>
        </w:r>
        <w:r>
          <w:rPr>
            <w:noProof/>
            <w:webHidden/>
          </w:rPr>
          <w:tab/>
        </w:r>
        <w:r>
          <w:rPr>
            <w:noProof/>
            <w:webHidden/>
          </w:rPr>
          <w:fldChar w:fldCharType="begin"/>
        </w:r>
        <w:r>
          <w:rPr>
            <w:noProof/>
            <w:webHidden/>
          </w:rPr>
          <w:instrText xml:space="preserve"> PAGEREF _Toc524814414 \h </w:instrText>
        </w:r>
      </w:ins>
      <w:r>
        <w:rPr>
          <w:noProof/>
          <w:webHidden/>
        </w:rPr>
      </w:r>
      <w:r>
        <w:rPr>
          <w:noProof/>
          <w:webHidden/>
        </w:rPr>
        <w:fldChar w:fldCharType="separate"/>
      </w:r>
      <w:ins w:id="139" w:author="Rui Paredes" w:date="2018-09-15T22:37:00Z">
        <w:r>
          <w:rPr>
            <w:noProof/>
            <w:webHidden/>
          </w:rPr>
          <w:t>30</w:t>
        </w:r>
        <w:r>
          <w:rPr>
            <w:noProof/>
            <w:webHidden/>
          </w:rPr>
          <w:fldChar w:fldCharType="end"/>
        </w:r>
        <w:r w:rsidRPr="00190B01">
          <w:rPr>
            <w:rStyle w:val="Hiperligao"/>
            <w:noProof/>
          </w:rPr>
          <w:fldChar w:fldCharType="end"/>
        </w:r>
      </w:ins>
    </w:p>
    <w:p w14:paraId="0CFDFB71" w14:textId="762A9087" w:rsidR="00943741" w:rsidRDefault="00943741">
      <w:pPr>
        <w:pStyle w:val="ndice3"/>
        <w:tabs>
          <w:tab w:val="left" w:pos="1320"/>
          <w:tab w:val="right" w:leader="dot" w:pos="9408"/>
        </w:tabs>
        <w:rPr>
          <w:ins w:id="140" w:author="Rui Paredes" w:date="2018-09-15T22:37:00Z"/>
          <w:rFonts w:asciiTheme="minorHAnsi" w:eastAsiaTheme="minorEastAsia" w:hAnsiTheme="minorHAnsi" w:cstheme="minorBidi"/>
          <w:noProof/>
          <w:sz w:val="22"/>
          <w:szCs w:val="22"/>
          <w:lang w:eastAsia="pt-PT"/>
        </w:rPr>
      </w:pPr>
      <w:ins w:id="141"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"_Toc524814415"</w:instrText>
        </w:r>
        <w:r w:rsidRPr="00190B01">
          <w:rPr>
            <w:rStyle w:val="Hiperligao"/>
            <w:noProof/>
          </w:rPr>
          <w:instrText xml:space="preserve"> </w:instrText>
        </w:r>
        <w:r w:rsidRPr="00190B01">
          <w:rPr>
            <w:rStyle w:val="Hiperligao"/>
            <w:noProof/>
          </w:rPr>
          <w:fldChar w:fldCharType="separate"/>
        </w:r>
        <w:r w:rsidRPr="00190B01">
          <w:rPr>
            <w:rStyle w:val="Hiperligao"/>
            <w:noProof/>
          </w:rPr>
          <w:t>5.1.3</w:t>
        </w:r>
        <w:r>
          <w:rPr>
            <w:rFonts w:asciiTheme="minorHAnsi" w:eastAsiaTheme="minorEastAsia" w:hAnsiTheme="minorHAnsi" w:cstheme="minorBidi"/>
            <w:noProof/>
            <w:sz w:val="22"/>
            <w:szCs w:val="22"/>
            <w:lang w:eastAsia="pt-PT"/>
          </w:rPr>
          <w:tab/>
        </w:r>
        <w:r w:rsidRPr="00190B01">
          <w:rPr>
            <w:rStyle w:val="Hiperligao"/>
            <w:noProof/>
          </w:rPr>
          <w:t>ReactJS</w:t>
        </w:r>
        <w:r>
          <w:rPr>
            <w:noProof/>
            <w:webHidden/>
          </w:rPr>
          <w:tab/>
        </w:r>
        <w:r>
          <w:rPr>
            <w:noProof/>
            <w:webHidden/>
          </w:rPr>
          <w:fldChar w:fldCharType="begin"/>
        </w:r>
        <w:r>
          <w:rPr>
            <w:noProof/>
            <w:webHidden/>
          </w:rPr>
          <w:instrText xml:space="preserve"> PAGEREF _Toc524814415 \h </w:instrText>
        </w:r>
      </w:ins>
      <w:r>
        <w:rPr>
          <w:noProof/>
          <w:webHidden/>
        </w:rPr>
      </w:r>
      <w:r>
        <w:rPr>
          <w:noProof/>
          <w:webHidden/>
        </w:rPr>
        <w:fldChar w:fldCharType="separate"/>
      </w:r>
      <w:ins w:id="142" w:author="Rui Paredes" w:date="2018-09-15T22:37:00Z">
        <w:r>
          <w:rPr>
            <w:noProof/>
            <w:webHidden/>
          </w:rPr>
          <w:t>31</w:t>
        </w:r>
        <w:r>
          <w:rPr>
            <w:noProof/>
            <w:webHidden/>
          </w:rPr>
          <w:fldChar w:fldCharType="end"/>
        </w:r>
        <w:r w:rsidRPr="00190B01">
          <w:rPr>
            <w:rStyle w:val="Hiperligao"/>
            <w:noProof/>
          </w:rPr>
          <w:fldChar w:fldCharType="end"/>
        </w:r>
      </w:ins>
    </w:p>
    <w:p w14:paraId="06A3CEB8" w14:textId="51B370EC" w:rsidR="00943741" w:rsidRDefault="00943741">
      <w:pPr>
        <w:pStyle w:val="ndice3"/>
        <w:tabs>
          <w:tab w:val="left" w:pos="1320"/>
          <w:tab w:val="right" w:leader="dot" w:pos="9408"/>
        </w:tabs>
        <w:rPr>
          <w:ins w:id="143" w:author="Rui Paredes" w:date="2018-09-15T22:37:00Z"/>
          <w:rFonts w:asciiTheme="minorHAnsi" w:eastAsiaTheme="minorEastAsia" w:hAnsiTheme="minorHAnsi" w:cstheme="minorBidi"/>
          <w:noProof/>
          <w:sz w:val="22"/>
          <w:szCs w:val="22"/>
          <w:lang w:eastAsia="pt-PT"/>
        </w:rPr>
      </w:pPr>
      <w:ins w:id="144"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"_Toc524814416"</w:instrText>
        </w:r>
        <w:r w:rsidRPr="00190B01">
          <w:rPr>
            <w:rStyle w:val="Hiperligao"/>
            <w:noProof/>
          </w:rPr>
          <w:instrText xml:space="preserve"> </w:instrText>
        </w:r>
        <w:r w:rsidRPr="00190B01">
          <w:rPr>
            <w:rStyle w:val="Hiperligao"/>
            <w:noProof/>
          </w:rPr>
          <w:fldChar w:fldCharType="separate"/>
        </w:r>
        <w:r w:rsidRPr="00190B01">
          <w:rPr>
            <w:rStyle w:val="Hiperligao"/>
            <w:noProof/>
          </w:rPr>
          <w:t>5.1.4</w:t>
        </w:r>
        <w:r>
          <w:rPr>
            <w:rFonts w:asciiTheme="minorHAnsi" w:eastAsiaTheme="minorEastAsia" w:hAnsiTheme="minorHAnsi" w:cstheme="minorBidi"/>
            <w:noProof/>
            <w:sz w:val="22"/>
            <w:szCs w:val="22"/>
            <w:lang w:eastAsia="pt-PT"/>
          </w:rPr>
          <w:tab/>
        </w:r>
        <w:r w:rsidRPr="00190B01">
          <w:rPr>
            <w:rStyle w:val="Hiperligao"/>
            <w:noProof/>
          </w:rPr>
          <w:t>HTML</w:t>
        </w:r>
        <w:r>
          <w:rPr>
            <w:noProof/>
            <w:webHidden/>
          </w:rPr>
          <w:tab/>
        </w:r>
        <w:r>
          <w:rPr>
            <w:noProof/>
            <w:webHidden/>
          </w:rPr>
          <w:fldChar w:fldCharType="begin"/>
        </w:r>
        <w:r>
          <w:rPr>
            <w:noProof/>
            <w:webHidden/>
          </w:rPr>
          <w:instrText xml:space="preserve"> PAGEREF _Toc524814416 \h </w:instrText>
        </w:r>
      </w:ins>
      <w:r>
        <w:rPr>
          <w:noProof/>
          <w:webHidden/>
        </w:rPr>
      </w:r>
      <w:r>
        <w:rPr>
          <w:noProof/>
          <w:webHidden/>
        </w:rPr>
        <w:fldChar w:fldCharType="separate"/>
      </w:r>
      <w:ins w:id="145" w:author="Rui Paredes" w:date="2018-09-15T22:37:00Z">
        <w:r>
          <w:rPr>
            <w:noProof/>
            <w:webHidden/>
          </w:rPr>
          <w:t>32</w:t>
        </w:r>
        <w:r>
          <w:rPr>
            <w:noProof/>
            <w:webHidden/>
          </w:rPr>
          <w:fldChar w:fldCharType="end"/>
        </w:r>
        <w:r w:rsidRPr="00190B01">
          <w:rPr>
            <w:rStyle w:val="Hiperligao"/>
            <w:noProof/>
          </w:rPr>
          <w:fldChar w:fldCharType="end"/>
        </w:r>
      </w:ins>
    </w:p>
    <w:p w14:paraId="553E2E90" w14:textId="5081984A" w:rsidR="00943741" w:rsidRDefault="00943741">
      <w:pPr>
        <w:pStyle w:val="ndice3"/>
        <w:tabs>
          <w:tab w:val="left" w:pos="1320"/>
          <w:tab w:val="right" w:leader="dot" w:pos="9408"/>
        </w:tabs>
        <w:rPr>
          <w:ins w:id="146" w:author="Rui Paredes" w:date="2018-09-15T22:37:00Z"/>
          <w:rFonts w:asciiTheme="minorHAnsi" w:eastAsiaTheme="minorEastAsia" w:hAnsiTheme="minorHAnsi" w:cstheme="minorBidi"/>
          <w:noProof/>
          <w:sz w:val="22"/>
          <w:szCs w:val="22"/>
          <w:lang w:eastAsia="pt-PT"/>
        </w:rPr>
      </w:pPr>
      <w:ins w:id="147"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"_Toc524814417"</w:instrText>
        </w:r>
        <w:r w:rsidRPr="00190B01">
          <w:rPr>
            <w:rStyle w:val="Hiperligao"/>
            <w:noProof/>
          </w:rPr>
          <w:instrText xml:space="preserve"> </w:instrText>
        </w:r>
        <w:r w:rsidRPr="00190B01">
          <w:rPr>
            <w:rStyle w:val="Hiperligao"/>
            <w:noProof/>
          </w:rPr>
          <w:fldChar w:fldCharType="separate"/>
        </w:r>
        <w:r w:rsidRPr="00190B01">
          <w:rPr>
            <w:rStyle w:val="Hiperligao"/>
            <w:noProof/>
          </w:rPr>
          <w:t>5.1.5</w:t>
        </w:r>
        <w:r>
          <w:rPr>
            <w:rFonts w:asciiTheme="minorHAnsi" w:eastAsiaTheme="minorEastAsia" w:hAnsiTheme="minorHAnsi" w:cstheme="minorBidi"/>
            <w:noProof/>
            <w:sz w:val="22"/>
            <w:szCs w:val="22"/>
            <w:lang w:eastAsia="pt-PT"/>
          </w:rPr>
          <w:tab/>
        </w:r>
        <w:r w:rsidRPr="00190B01">
          <w:rPr>
            <w:rStyle w:val="Hiperligao"/>
            <w:noProof/>
          </w:rPr>
          <w:t>CSS</w:t>
        </w:r>
        <w:r>
          <w:rPr>
            <w:noProof/>
            <w:webHidden/>
          </w:rPr>
          <w:tab/>
        </w:r>
        <w:r>
          <w:rPr>
            <w:noProof/>
            <w:webHidden/>
          </w:rPr>
          <w:fldChar w:fldCharType="begin"/>
        </w:r>
        <w:r>
          <w:rPr>
            <w:noProof/>
            <w:webHidden/>
          </w:rPr>
          <w:instrText xml:space="preserve"> PAGEREF _Toc524814417 \h </w:instrText>
        </w:r>
      </w:ins>
      <w:r>
        <w:rPr>
          <w:noProof/>
          <w:webHidden/>
        </w:rPr>
      </w:r>
      <w:r>
        <w:rPr>
          <w:noProof/>
          <w:webHidden/>
        </w:rPr>
        <w:fldChar w:fldCharType="separate"/>
      </w:r>
      <w:ins w:id="148" w:author="Rui Paredes" w:date="2018-09-15T22:37:00Z">
        <w:r>
          <w:rPr>
            <w:noProof/>
            <w:webHidden/>
          </w:rPr>
          <w:t>32</w:t>
        </w:r>
        <w:r>
          <w:rPr>
            <w:noProof/>
            <w:webHidden/>
          </w:rPr>
          <w:fldChar w:fldCharType="end"/>
        </w:r>
        <w:r w:rsidRPr="00190B01">
          <w:rPr>
            <w:rStyle w:val="Hiperligao"/>
            <w:noProof/>
          </w:rPr>
          <w:fldChar w:fldCharType="end"/>
        </w:r>
      </w:ins>
    </w:p>
    <w:p w14:paraId="4D8D37F8" w14:textId="51F9C861" w:rsidR="00943741" w:rsidRDefault="00943741">
      <w:pPr>
        <w:pStyle w:val="ndice3"/>
        <w:tabs>
          <w:tab w:val="left" w:pos="1320"/>
          <w:tab w:val="right" w:leader="dot" w:pos="9408"/>
        </w:tabs>
        <w:rPr>
          <w:ins w:id="149" w:author="Rui Paredes" w:date="2018-09-15T22:37:00Z"/>
          <w:rFonts w:asciiTheme="minorHAnsi" w:eastAsiaTheme="minorEastAsia" w:hAnsiTheme="minorHAnsi" w:cstheme="minorBidi"/>
          <w:noProof/>
          <w:sz w:val="22"/>
          <w:szCs w:val="22"/>
          <w:lang w:eastAsia="pt-PT"/>
        </w:rPr>
      </w:pPr>
      <w:ins w:id="150"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"_Toc524814418"</w:instrText>
        </w:r>
        <w:r w:rsidRPr="00190B01">
          <w:rPr>
            <w:rStyle w:val="Hiperligao"/>
            <w:noProof/>
          </w:rPr>
          <w:instrText xml:space="preserve"> </w:instrText>
        </w:r>
        <w:r w:rsidRPr="00190B01">
          <w:rPr>
            <w:rStyle w:val="Hiperligao"/>
            <w:noProof/>
          </w:rPr>
          <w:fldChar w:fldCharType="separate"/>
        </w:r>
        <w:r w:rsidRPr="00190B01">
          <w:rPr>
            <w:rStyle w:val="Hiperligao"/>
            <w:noProof/>
          </w:rPr>
          <w:t>5.1.6</w:t>
        </w:r>
        <w:r>
          <w:rPr>
            <w:rFonts w:asciiTheme="minorHAnsi" w:eastAsiaTheme="minorEastAsia" w:hAnsiTheme="minorHAnsi" w:cstheme="minorBidi"/>
            <w:noProof/>
            <w:sz w:val="22"/>
            <w:szCs w:val="22"/>
            <w:lang w:eastAsia="pt-PT"/>
          </w:rPr>
          <w:tab/>
        </w:r>
        <w:r w:rsidRPr="00190B01">
          <w:rPr>
            <w:rStyle w:val="Hiperligao"/>
            <w:noProof/>
          </w:rPr>
          <w:t>MySQL</w:t>
        </w:r>
        <w:r>
          <w:rPr>
            <w:noProof/>
            <w:webHidden/>
          </w:rPr>
          <w:tab/>
        </w:r>
        <w:r>
          <w:rPr>
            <w:noProof/>
            <w:webHidden/>
          </w:rPr>
          <w:fldChar w:fldCharType="begin"/>
        </w:r>
        <w:r>
          <w:rPr>
            <w:noProof/>
            <w:webHidden/>
          </w:rPr>
          <w:instrText xml:space="preserve"> PAGEREF _Toc524814418 \h </w:instrText>
        </w:r>
      </w:ins>
      <w:r>
        <w:rPr>
          <w:noProof/>
          <w:webHidden/>
        </w:rPr>
      </w:r>
      <w:r>
        <w:rPr>
          <w:noProof/>
          <w:webHidden/>
        </w:rPr>
        <w:fldChar w:fldCharType="separate"/>
      </w:r>
      <w:ins w:id="151" w:author="Rui Paredes" w:date="2018-09-15T22:37:00Z">
        <w:r>
          <w:rPr>
            <w:noProof/>
            <w:webHidden/>
          </w:rPr>
          <w:t>33</w:t>
        </w:r>
        <w:r>
          <w:rPr>
            <w:noProof/>
            <w:webHidden/>
          </w:rPr>
          <w:fldChar w:fldCharType="end"/>
        </w:r>
        <w:r w:rsidRPr="00190B01">
          <w:rPr>
            <w:rStyle w:val="Hiperligao"/>
            <w:noProof/>
          </w:rPr>
          <w:fldChar w:fldCharType="end"/>
        </w:r>
      </w:ins>
    </w:p>
    <w:p w14:paraId="3DA90B99" w14:textId="4B4F8850" w:rsidR="00943741" w:rsidRDefault="00943741">
      <w:pPr>
        <w:pStyle w:val="ndice3"/>
        <w:tabs>
          <w:tab w:val="left" w:pos="1320"/>
          <w:tab w:val="right" w:leader="dot" w:pos="9408"/>
        </w:tabs>
        <w:rPr>
          <w:ins w:id="152" w:author="Rui Paredes" w:date="2018-09-15T22:37:00Z"/>
          <w:rFonts w:asciiTheme="minorHAnsi" w:eastAsiaTheme="minorEastAsia" w:hAnsiTheme="minorHAnsi" w:cstheme="minorBidi"/>
          <w:noProof/>
          <w:sz w:val="22"/>
          <w:szCs w:val="22"/>
          <w:lang w:eastAsia="pt-PT"/>
        </w:rPr>
      </w:pPr>
      <w:ins w:id="153"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"_Toc524814419"</w:instrText>
        </w:r>
        <w:r w:rsidRPr="00190B01">
          <w:rPr>
            <w:rStyle w:val="Hiperligao"/>
            <w:noProof/>
          </w:rPr>
          <w:instrText xml:space="preserve"> </w:instrText>
        </w:r>
        <w:r w:rsidRPr="00190B01">
          <w:rPr>
            <w:rStyle w:val="Hiperligao"/>
            <w:noProof/>
          </w:rPr>
          <w:fldChar w:fldCharType="separate"/>
        </w:r>
        <w:r w:rsidRPr="00190B01">
          <w:rPr>
            <w:rStyle w:val="Hiperligao"/>
            <w:noProof/>
          </w:rPr>
          <w:t>5.1.7</w:t>
        </w:r>
        <w:r>
          <w:rPr>
            <w:rFonts w:asciiTheme="minorHAnsi" w:eastAsiaTheme="minorEastAsia" w:hAnsiTheme="minorHAnsi" w:cstheme="minorBidi"/>
            <w:noProof/>
            <w:sz w:val="22"/>
            <w:szCs w:val="22"/>
            <w:lang w:eastAsia="pt-PT"/>
          </w:rPr>
          <w:tab/>
        </w:r>
        <w:r w:rsidRPr="00190B01">
          <w:rPr>
            <w:rStyle w:val="Hiperligao"/>
            <w:noProof/>
          </w:rPr>
          <w:t>Git</w:t>
        </w:r>
        <w:r>
          <w:rPr>
            <w:noProof/>
            <w:webHidden/>
          </w:rPr>
          <w:tab/>
        </w:r>
        <w:r>
          <w:rPr>
            <w:noProof/>
            <w:webHidden/>
          </w:rPr>
          <w:fldChar w:fldCharType="begin"/>
        </w:r>
        <w:r>
          <w:rPr>
            <w:noProof/>
            <w:webHidden/>
          </w:rPr>
          <w:instrText xml:space="preserve"> PAGEREF _Toc524814419 \h </w:instrText>
        </w:r>
      </w:ins>
      <w:r>
        <w:rPr>
          <w:noProof/>
          <w:webHidden/>
        </w:rPr>
      </w:r>
      <w:r>
        <w:rPr>
          <w:noProof/>
          <w:webHidden/>
        </w:rPr>
        <w:fldChar w:fldCharType="separate"/>
      </w:r>
      <w:ins w:id="154" w:author="Rui Paredes" w:date="2018-09-15T22:37:00Z">
        <w:r>
          <w:rPr>
            <w:noProof/>
            <w:webHidden/>
          </w:rPr>
          <w:t>33</w:t>
        </w:r>
        <w:r>
          <w:rPr>
            <w:noProof/>
            <w:webHidden/>
          </w:rPr>
          <w:fldChar w:fldCharType="end"/>
        </w:r>
        <w:r w:rsidRPr="00190B01">
          <w:rPr>
            <w:rStyle w:val="Hiperligao"/>
            <w:noProof/>
          </w:rPr>
          <w:fldChar w:fldCharType="end"/>
        </w:r>
      </w:ins>
    </w:p>
    <w:p w14:paraId="192EB2A5" w14:textId="41AAE4DE" w:rsidR="00943741" w:rsidRDefault="00943741">
      <w:pPr>
        <w:pStyle w:val="ndice2"/>
        <w:tabs>
          <w:tab w:val="left" w:pos="880"/>
          <w:tab w:val="right" w:leader="dot" w:pos="9408"/>
        </w:tabs>
        <w:rPr>
          <w:ins w:id="155" w:author="Rui Paredes" w:date="2018-09-15T22:37:00Z"/>
          <w:rFonts w:asciiTheme="minorHAnsi" w:eastAsiaTheme="minorEastAsia" w:hAnsiTheme="minorHAnsi" w:cstheme="minorBidi"/>
          <w:noProof/>
          <w:sz w:val="22"/>
          <w:szCs w:val="22"/>
          <w:lang w:eastAsia="pt-PT"/>
        </w:rPr>
      </w:pPr>
      <w:ins w:id="156"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"_Toc524814420"</w:instrText>
        </w:r>
        <w:r w:rsidRPr="00190B01">
          <w:rPr>
            <w:rStyle w:val="Hiperligao"/>
            <w:noProof/>
          </w:rPr>
          <w:instrText xml:space="preserve"> </w:instrText>
        </w:r>
        <w:r w:rsidRPr="00190B01">
          <w:rPr>
            <w:rStyle w:val="Hiperligao"/>
            <w:noProof/>
          </w:rPr>
          <w:fldChar w:fldCharType="separate"/>
        </w:r>
        <w:r w:rsidRPr="00190B01">
          <w:rPr>
            <w:rStyle w:val="Hiperligao"/>
            <w:noProof/>
          </w:rPr>
          <w:t>5.2</w:t>
        </w:r>
        <w:r>
          <w:rPr>
            <w:rFonts w:asciiTheme="minorHAnsi" w:eastAsiaTheme="minorEastAsia" w:hAnsiTheme="minorHAnsi" w:cstheme="minorBidi"/>
            <w:noProof/>
            <w:sz w:val="22"/>
            <w:szCs w:val="22"/>
            <w:lang w:eastAsia="pt-PT"/>
          </w:rPr>
          <w:tab/>
        </w:r>
        <w:r w:rsidRPr="00190B01">
          <w:rPr>
            <w:rStyle w:val="Hiperligao"/>
            <w:noProof/>
          </w:rPr>
          <w:t>Arquitetura do Sistema</w:t>
        </w:r>
        <w:r>
          <w:rPr>
            <w:noProof/>
            <w:webHidden/>
          </w:rPr>
          <w:tab/>
        </w:r>
        <w:r>
          <w:rPr>
            <w:noProof/>
            <w:webHidden/>
          </w:rPr>
          <w:fldChar w:fldCharType="begin"/>
        </w:r>
        <w:r>
          <w:rPr>
            <w:noProof/>
            <w:webHidden/>
          </w:rPr>
          <w:instrText xml:space="preserve"> PAGEREF _Toc524814420 \h </w:instrText>
        </w:r>
      </w:ins>
      <w:r>
        <w:rPr>
          <w:noProof/>
          <w:webHidden/>
        </w:rPr>
      </w:r>
      <w:r>
        <w:rPr>
          <w:noProof/>
          <w:webHidden/>
        </w:rPr>
        <w:fldChar w:fldCharType="separate"/>
      </w:r>
      <w:ins w:id="157" w:author="Rui Paredes" w:date="2018-09-15T22:37:00Z">
        <w:r>
          <w:rPr>
            <w:noProof/>
            <w:webHidden/>
          </w:rPr>
          <w:t>34</w:t>
        </w:r>
        <w:r>
          <w:rPr>
            <w:noProof/>
            <w:webHidden/>
          </w:rPr>
          <w:fldChar w:fldCharType="end"/>
        </w:r>
        <w:r w:rsidRPr="00190B01">
          <w:rPr>
            <w:rStyle w:val="Hiperligao"/>
            <w:noProof/>
          </w:rPr>
          <w:fldChar w:fldCharType="end"/>
        </w:r>
      </w:ins>
    </w:p>
    <w:p w14:paraId="2F88110D" w14:textId="61B090C3" w:rsidR="00943741" w:rsidRDefault="00943741">
      <w:pPr>
        <w:pStyle w:val="ndice2"/>
        <w:tabs>
          <w:tab w:val="left" w:pos="880"/>
          <w:tab w:val="right" w:leader="dot" w:pos="9408"/>
        </w:tabs>
        <w:rPr>
          <w:ins w:id="158" w:author="Rui Paredes" w:date="2018-09-15T22:37:00Z"/>
          <w:rFonts w:asciiTheme="minorHAnsi" w:eastAsiaTheme="minorEastAsia" w:hAnsiTheme="minorHAnsi" w:cstheme="minorBidi"/>
          <w:noProof/>
          <w:sz w:val="22"/>
          <w:szCs w:val="22"/>
          <w:lang w:eastAsia="pt-PT"/>
        </w:rPr>
      </w:pPr>
      <w:ins w:id="159"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"_Toc524814421"</w:instrText>
        </w:r>
        <w:r w:rsidRPr="00190B01">
          <w:rPr>
            <w:rStyle w:val="Hiperligao"/>
            <w:noProof/>
          </w:rPr>
          <w:instrText xml:space="preserve"> </w:instrText>
        </w:r>
        <w:r w:rsidRPr="00190B01">
          <w:rPr>
            <w:rStyle w:val="Hiperligao"/>
            <w:noProof/>
          </w:rPr>
          <w:fldChar w:fldCharType="separate"/>
        </w:r>
        <w:r w:rsidRPr="00190B01">
          <w:rPr>
            <w:rStyle w:val="Hiperligao"/>
            <w:noProof/>
          </w:rPr>
          <w:t>5.3</w:t>
        </w:r>
        <w:r>
          <w:rPr>
            <w:rFonts w:asciiTheme="minorHAnsi" w:eastAsiaTheme="minorEastAsia" w:hAnsiTheme="minorHAnsi" w:cstheme="minorBidi"/>
            <w:noProof/>
            <w:sz w:val="22"/>
            <w:szCs w:val="22"/>
            <w:lang w:eastAsia="pt-PT"/>
          </w:rPr>
          <w:tab/>
        </w:r>
        <w:r w:rsidRPr="00190B01">
          <w:rPr>
            <w:rStyle w:val="Hiperligao"/>
            <w:noProof/>
          </w:rPr>
          <w:t>Carregamento da interface de um desafio</w:t>
        </w:r>
        <w:r>
          <w:rPr>
            <w:noProof/>
            <w:webHidden/>
          </w:rPr>
          <w:tab/>
        </w:r>
        <w:r>
          <w:rPr>
            <w:noProof/>
            <w:webHidden/>
          </w:rPr>
          <w:fldChar w:fldCharType="begin"/>
        </w:r>
        <w:r>
          <w:rPr>
            <w:noProof/>
            <w:webHidden/>
          </w:rPr>
          <w:instrText xml:space="preserve"> PAGEREF _Toc524814421 \h </w:instrText>
        </w:r>
      </w:ins>
      <w:r>
        <w:rPr>
          <w:noProof/>
          <w:webHidden/>
        </w:rPr>
      </w:r>
      <w:r>
        <w:rPr>
          <w:noProof/>
          <w:webHidden/>
        </w:rPr>
        <w:fldChar w:fldCharType="separate"/>
      </w:r>
      <w:ins w:id="160" w:author="Rui Paredes" w:date="2018-09-15T22:37:00Z">
        <w:r>
          <w:rPr>
            <w:noProof/>
            <w:webHidden/>
          </w:rPr>
          <w:t>36</w:t>
        </w:r>
        <w:r>
          <w:rPr>
            <w:noProof/>
            <w:webHidden/>
          </w:rPr>
          <w:fldChar w:fldCharType="end"/>
        </w:r>
        <w:r w:rsidRPr="00190B01">
          <w:rPr>
            <w:rStyle w:val="Hiperligao"/>
            <w:noProof/>
          </w:rPr>
          <w:fldChar w:fldCharType="end"/>
        </w:r>
      </w:ins>
    </w:p>
    <w:p w14:paraId="1202E08A" w14:textId="0586DA50" w:rsidR="00943741" w:rsidRDefault="00943741">
      <w:pPr>
        <w:pStyle w:val="ndice2"/>
        <w:tabs>
          <w:tab w:val="left" w:pos="880"/>
          <w:tab w:val="right" w:leader="dot" w:pos="9408"/>
        </w:tabs>
        <w:rPr>
          <w:ins w:id="161" w:author="Rui Paredes" w:date="2018-09-15T22:37:00Z"/>
          <w:rFonts w:asciiTheme="minorHAnsi" w:eastAsiaTheme="minorEastAsia" w:hAnsiTheme="minorHAnsi" w:cstheme="minorBidi"/>
          <w:noProof/>
          <w:sz w:val="22"/>
          <w:szCs w:val="22"/>
          <w:lang w:eastAsia="pt-PT"/>
        </w:rPr>
      </w:pPr>
      <w:ins w:id="162"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"_Toc524814422"</w:instrText>
        </w:r>
        <w:r w:rsidRPr="00190B01">
          <w:rPr>
            <w:rStyle w:val="Hiperligao"/>
            <w:noProof/>
          </w:rPr>
          <w:instrText xml:space="preserve"> </w:instrText>
        </w:r>
        <w:r w:rsidRPr="00190B01">
          <w:rPr>
            <w:rStyle w:val="Hiperligao"/>
            <w:noProof/>
          </w:rPr>
          <w:fldChar w:fldCharType="separate"/>
        </w:r>
        <w:r w:rsidRPr="00190B01">
          <w:rPr>
            <w:rStyle w:val="Hiperligao"/>
            <w:noProof/>
          </w:rPr>
          <w:t>5.4</w:t>
        </w:r>
        <w:r>
          <w:rPr>
            <w:rFonts w:asciiTheme="minorHAnsi" w:eastAsiaTheme="minorEastAsia" w:hAnsiTheme="minorHAnsi" w:cstheme="minorBidi"/>
            <w:noProof/>
            <w:sz w:val="22"/>
            <w:szCs w:val="22"/>
            <w:lang w:eastAsia="pt-PT"/>
          </w:rPr>
          <w:tab/>
        </w:r>
        <w:r w:rsidRPr="00190B01">
          <w:rPr>
            <w:rStyle w:val="Hiperligao"/>
            <w:noProof/>
          </w:rPr>
          <w:t>Encerramento de uma competição e criação da tabela de Classificações da mesma</w:t>
        </w:r>
        <w:r>
          <w:rPr>
            <w:noProof/>
            <w:webHidden/>
          </w:rPr>
          <w:tab/>
        </w:r>
        <w:r>
          <w:rPr>
            <w:noProof/>
            <w:webHidden/>
          </w:rPr>
          <w:fldChar w:fldCharType="begin"/>
        </w:r>
        <w:r>
          <w:rPr>
            <w:noProof/>
            <w:webHidden/>
          </w:rPr>
          <w:instrText xml:space="preserve"> PAGEREF _Toc524814422 \h </w:instrText>
        </w:r>
      </w:ins>
      <w:r>
        <w:rPr>
          <w:noProof/>
          <w:webHidden/>
        </w:rPr>
      </w:r>
      <w:r>
        <w:rPr>
          <w:noProof/>
          <w:webHidden/>
        </w:rPr>
        <w:fldChar w:fldCharType="separate"/>
      </w:r>
      <w:ins w:id="163" w:author="Rui Paredes" w:date="2018-09-15T22:37:00Z">
        <w:r>
          <w:rPr>
            <w:noProof/>
            <w:webHidden/>
          </w:rPr>
          <w:t>38</w:t>
        </w:r>
        <w:r>
          <w:rPr>
            <w:noProof/>
            <w:webHidden/>
          </w:rPr>
          <w:fldChar w:fldCharType="end"/>
        </w:r>
        <w:r w:rsidRPr="00190B01">
          <w:rPr>
            <w:rStyle w:val="Hiperligao"/>
            <w:noProof/>
          </w:rPr>
          <w:fldChar w:fldCharType="end"/>
        </w:r>
      </w:ins>
    </w:p>
    <w:p w14:paraId="136CC62F" w14:textId="39BEEF02" w:rsidR="00943741" w:rsidRDefault="00943741">
      <w:pPr>
        <w:pStyle w:val="ndice2"/>
        <w:tabs>
          <w:tab w:val="left" w:pos="880"/>
          <w:tab w:val="right" w:leader="dot" w:pos="9408"/>
        </w:tabs>
        <w:rPr>
          <w:ins w:id="164" w:author="Rui Paredes" w:date="2018-09-15T22:37:00Z"/>
          <w:rFonts w:asciiTheme="minorHAnsi" w:eastAsiaTheme="minorEastAsia" w:hAnsiTheme="minorHAnsi" w:cstheme="minorBidi"/>
          <w:noProof/>
          <w:sz w:val="22"/>
          <w:szCs w:val="22"/>
          <w:lang w:eastAsia="pt-PT"/>
        </w:rPr>
      </w:pPr>
      <w:ins w:id="165"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"_Toc524814423"</w:instrText>
        </w:r>
        <w:r w:rsidRPr="00190B01">
          <w:rPr>
            <w:rStyle w:val="Hiperligao"/>
            <w:noProof/>
          </w:rPr>
          <w:instrText xml:space="preserve"> </w:instrText>
        </w:r>
        <w:r w:rsidRPr="00190B01">
          <w:rPr>
            <w:rStyle w:val="Hiperligao"/>
            <w:noProof/>
          </w:rPr>
          <w:fldChar w:fldCharType="separate"/>
        </w:r>
        <w:r w:rsidRPr="00190B01">
          <w:rPr>
            <w:rStyle w:val="Hiperligao"/>
            <w:i/>
            <w:noProof/>
          </w:rPr>
          <w:t>5.5</w:t>
        </w:r>
        <w:r>
          <w:rPr>
            <w:rFonts w:asciiTheme="minorHAnsi" w:eastAsiaTheme="minorEastAsia" w:hAnsiTheme="minorHAnsi" w:cstheme="minorBidi"/>
            <w:noProof/>
            <w:sz w:val="22"/>
            <w:szCs w:val="22"/>
            <w:lang w:eastAsia="pt-PT"/>
          </w:rPr>
          <w:tab/>
        </w:r>
        <w:r w:rsidRPr="00190B01">
          <w:rPr>
            <w:rStyle w:val="Hiperligao"/>
            <w:noProof/>
          </w:rPr>
          <w:t xml:space="preserve">Interfaces da aplicação </w:t>
        </w:r>
        <w:r w:rsidRPr="00190B01">
          <w:rPr>
            <w:rStyle w:val="Hiperligao"/>
            <w:i/>
            <w:noProof/>
          </w:rPr>
          <w:t>web</w:t>
        </w:r>
        <w:r>
          <w:rPr>
            <w:noProof/>
            <w:webHidden/>
          </w:rPr>
          <w:tab/>
        </w:r>
        <w:r>
          <w:rPr>
            <w:noProof/>
            <w:webHidden/>
          </w:rPr>
          <w:fldChar w:fldCharType="begin"/>
        </w:r>
        <w:r>
          <w:rPr>
            <w:noProof/>
            <w:webHidden/>
          </w:rPr>
          <w:instrText xml:space="preserve"> PAGEREF _Toc524814423 \h </w:instrText>
        </w:r>
      </w:ins>
      <w:r>
        <w:rPr>
          <w:noProof/>
          <w:webHidden/>
        </w:rPr>
      </w:r>
      <w:r>
        <w:rPr>
          <w:noProof/>
          <w:webHidden/>
        </w:rPr>
        <w:fldChar w:fldCharType="separate"/>
      </w:r>
      <w:ins w:id="166" w:author="Rui Paredes" w:date="2018-09-15T22:37:00Z">
        <w:r>
          <w:rPr>
            <w:noProof/>
            <w:webHidden/>
          </w:rPr>
          <w:t>39</w:t>
        </w:r>
        <w:r>
          <w:rPr>
            <w:noProof/>
            <w:webHidden/>
          </w:rPr>
          <w:fldChar w:fldCharType="end"/>
        </w:r>
        <w:r w:rsidRPr="00190B01">
          <w:rPr>
            <w:rStyle w:val="Hiperligao"/>
            <w:noProof/>
          </w:rPr>
          <w:fldChar w:fldCharType="end"/>
        </w:r>
      </w:ins>
    </w:p>
    <w:p w14:paraId="4EFBA774" w14:textId="0E73ADBB" w:rsidR="00943741" w:rsidRDefault="00943741">
      <w:pPr>
        <w:pStyle w:val="ndice3"/>
        <w:tabs>
          <w:tab w:val="left" w:pos="1320"/>
          <w:tab w:val="right" w:leader="dot" w:pos="9408"/>
        </w:tabs>
        <w:rPr>
          <w:ins w:id="167" w:author="Rui Paredes" w:date="2018-09-15T22:37:00Z"/>
          <w:rFonts w:asciiTheme="minorHAnsi" w:eastAsiaTheme="minorEastAsia" w:hAnsiTheme="minorHAnsi" w:cstheme="minorBidi"/>
          <w:noProof/>
          <w:sz w:val="22"/>
          <w:szCs w:val="22"/>
          <w:lang w:eastAsia="pt-PT"/>
        </w:rPr>
      </w:pPr>
      <w:ins w:id="168"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"_Toc524814424"</w:instrText>
        </w:r>
        <w:r w:rsidRPr="00190B01">
          <w:rPr>
            <w:rStyle w:val="Hiperligao"/>
            <w:noProof/>
          </w:rPr>
          <w:instrText xml:space="preserve"> </w:instrText>
        </w:r>
        <w:r w:rsidRPr="00190B01">
          <w:rPr>
            <w:rStyle w:val="Hiperligao"/>
            <w:noProof/>
          </w:rPr>
          <w:fldChar w:fldCharType="separate"/>
        </w:r>
        <w:r w:rsidRPr="00190B01">
          <w:rPr>
            <w:rStyle w:val="Hiperligao"/>
            <w:noProof/>
          </w:rPr>
          <w:t>5.5.1</w:t>
        </w:r>
        <w:r>
          <w:rPr>
            <w:rFonts w:asciiTheme="minorHAnsi" w:eastAsiaTheme="minorEastAsia" w:hAnsiTheme="minorHAnsi" w:cstheme="minorBidi"/>
            <w:noProof/>
            <w:sz w:val="22"/>
            <w:szCs w:val="22"/>
            <w:lang w:eastAsia="pt-PT"/>
          </w:rPr>
          <w:tab/>
        </w:r>
        <w:r w:rsidRPr="00190B01">
          <w:rPr>
            <w:rStyle w:val="Hiperligao"/>
            <w:noProof/>
          </w:rPr>
          <w:t>Homepage (Interface Inicial)</w:t>
        </w:r>
        <w:r>
          <w:rPr>
            <w:noProof/>
            <w:webHidden/>
          </w:rPr>
          <w:tab/>
        </w:r>
        <w:r>
          <w:rPr>
            <w:noProof/>
            <w:webHidden/>
          </w:rPr>
          <w:fldChar w:fldCharType="begin"/>
        </w:r>
        <w:r>
          <w:rPr>
            <w:noProof/>
            <w:webHidden/>
          </w:rPr>
          <w:instrText xml:space="preserve"> PAGEREF _Toc524814424 \h </w:instrText>
        </w:r>
      </w:ins>
      <w:r>
        <w:rPr>
          <w:noProof/>
          <w:webHidden/>
        </w:rPr>
      </w:r>
      <w:r>
        <w:rPr>
          <w:noProof/>
          <w:webHidden/>
        </w:rPr>
        <w:fldChar w:fldCharType="separate"/>
      </w:r>
      <w:ins w:id="169" w:author="Rui Paredes" w:date="2018-09-15T22:37:00Z">
        <w:r>
          <w:rPr>
            <w:noProof/>
            <w:webHidden/>
          </w:rPr>
          <w:t>39</w:t>
        </w:r>
        <w:r>
          <w:rPr>
            <w:noProof/>
            <w:webHidden/>
          </w:rPr>
          <w:fldChar w:fldCharType="end"/>
        </w:r>
        <w:r w:rsidRPr="00190B01">
          <w:rPr>
            <w:rStyle w:val="Hiperligao"/>
            <w:noProof/>
          </w:rPr>
          <w:fldChar w:fldCharType="end"/>
        </w:r>
      </w:ins>
    </w:p>
    <w:p w14:paraId="2753F7B1" w14:textId="48ECD7DB" w:rsidR="00943741" w:rsidRDefault="00943741">
      <w:pPr>
        <w:pStyle w:val="ndice3"/>
        <w:tabs>
          <w:tab w:val="left" w:pos="1320"/>
          <w:tab w:val="right" w:leader="dot" w:pos="9408"/>
        </w:tabs>
        <w:rPr>
          <w:ins w:id="170" w:author="Rui Paredes" w:date="2018-09-15T22:37:00Z"/>
          <w:rFonts w:asciiTheme="minorHAnsi" w:eastAsiaTheme="minorEastAsia" w:hAnsiTheme="minorHAnsi" w:cstheme="minorBidi"/>
          <w:noProof/>
          <w:sz w:val="22"/>
          <w:szCs w:val="22"/>
          <w:lang w:eastAsia="pt-PT"/>
        </w:rPr>
      </w:pPr>
      <w:ins w:id="171"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"_Toc524814425"</w:instrText>
        </w:r>
        <w:r w:rsidRPr="00190B01">
          <w:rPr>
            <w:rStyle w:val="Hiperligao"/>
            <w:noProof/>
          </w:rPr>
          <w:instrText xml:space="preserve"> </w:instrText>
        </w:r>
        <w:r w:rsidRPr="00190B01">
          <w:rPr>
            <w:rStyle w:val="Hiperligao"/>
            <w:noProof/>
          </w:rPr>
          <w:fldChar w:fldCharType="separate"/>
        </w:r>
        <w:r w:rsidRPr="00190B01">
          <w:rPr>
            <w:rStyle w:val="Hiperligao"/>
            <w:noProof/>
          </w:rPr>
          <w:t>5.5.2</w:t>
        </w:r>
        <w:r>
          <w:rPr>
            <w:rFonts w:asciiTheme="minorHAnsi" w:eastAsiaTheme="minorEastAsia" w:hAnsiTheme="minorHAnsi" w:cstheme="minorBidi"/>
            <w:noProof/>
            <w:sz w:val="22"/>
            <w:szCs w:val="22"/>
            <w:lang w:eastAsia="pt-PT"/>
          </w:rPr>
          <w:tab/>
        </w:r>
        <w:r w:rsidRPr="00190B01">
          <w:rPr>
            <w:rStyle w:val="Hiperligao"/>
            <w:noProof/>
          </w:rPr>
          <w:t>Interface de Registo</w:t>
        </w:r>
        <w:r>
          <w:rPr>
            <w:noProof/>
            <w:webHidden/>
          </w:rPr>
          <w:tab/>
        </w:r>
        <w:r>
          <w:rPr>
            <w:noProof/>
            <w:webHidden/>
          </w:rPr>
          <w:fldChar w:fldCharType="begin"/>
        </w:r>
        <w:r>
          <w:rPr>
            <w:noProof/>
            <w:webHidden/>
          </w:rPr>
          <w:instrText xml:space="preserve"> PAGEREF _Toc524814425 \h </w:instrText>
        </w:r>
      </w:ins>
      <w:r>
        <w:rPr>
          <w:noProof/>
          <w:webHidden/>
        </w:rPr>
      </w:r>
      <w:r>
        <w:rPr>
          <w:noProof/>
          <w:webHidden/>
        </w:rPr>
        <w:fldChar w:fldCharType="separate"/>
      </w:r>
      <w:ins w:id="172" w:author="Rui Paredes" w:date="2018-09-15T22:37:00Z">
        <w:r>
          <w:rPr>
            <w:noProof/>
            <w:webHidden/>
          </w:rPr>
          <w:t>40</w:t>
        </w:r>
        <w:r>
          <w:rPr>
            <w:noProof/>
            <w:webHidden/>
          </w:rPr>
          <w:fldChar w:fldCharType="end"/>
        </w:r>
        <w:r w:rsidRPr="00190B01">
          <w:rPr>
            <w:rStyle w:val="Hiperligao"/>
            <w:noProof/>
          </w:rPr>
          <w:fldChar w:fldCharType="end"/>
        </w:r>
      </w:ins>
    </w:p>
    <w:p w14:paraId="5B520004" w14:textId="1F128FC9" w:rsidR="00943741" w:rsidRDefault="00943741">
      <w:pPr>
        <w:pStyle w:val="ndice3"/>
        <w:tabs>
          <w:tab w:val="left" w:pos="1320"/>
          <w:tab w:val="right" w:leader="dot" w:pos="9408"/>
        </w:tabs>
        <w:rPr>
          <w:ins w:id="173" w:author="Rui Paredes" w:date="2018-09-15T22:37:00Z"/>
          <w:rFonts w:asciiTheme="minorHAnsi" w:eastAsiaTheme="minorEastAsia" w:hAnsiTheme="minorHAnsi" w:cstheme="minorBidi"/>
          <w:noProof/>
          <w:sz w:val="22"/>
          <w:szCs w:val="22"/>
          <w:lang w:eastAsia="pt-PT"/>
        </w:rPr>
      </w:pPr>
      <w:ins w:id="174"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"_Toc524814426"</w:instrText>
        </w:r>
        <w:r w:rsidRPr="00190B01">
          <w:rPr>
            <w:rStyle w:val="Hiperligao"/>
            <w:noProof/>
          </w:rPr>
          <w:instrText xml:space="preserve"> </w:instrText>
        </w:r>
        <w:r w:rsidRPr="00190B01">
          <w:rPr>
            <w:rStyle w:val="Hiperligao"/>
            <w:noProof/>
          </w:rPr>
          <w:fldChar w:fldCharType="separate"/>
        </w:r>
        <w:r w:rsidRPr="00190B01">
          <w:rPr>
            <w:rStyle w:val="Hiperligao"/>
            <w:noProof/>
          </w:rPr>
          <w:t>5.5.3</w:t>
        </w:r>
        <w:r>
          <w:rPr>
            <w:rFonts w:asciiTheme="minorHAnsi" w:eastAsiaTheme="minorEastAsia" w:hAnsiTheme="minorHAnsi" w:cstheme="minorBidi"/>
            <w:noProof/>
            <w:sz w:val="22"/>
            <w:szCs w:val="22"/>
            <w:lang w:eastAsia="pt-PT"/>
          </w:rPr>
          <w:tab/>
        </w:r>
        <w:r w:rsidRPr="00190B01">
          <w:rPr>
            <w:rStyle w:val="Hiperligao"/>
            <w:noProof/>
          </w:rPr>
          <w:t>Interface de Login</w:t>
        </w:r>
        <w:r>
          <w:rPr>
            <w:noProof/>
            <w:webHidden/>
          </w:rPr>
          <w:tab/>
        </w:r>
        <w:r>
          <w:rPr>
            <w:noProof/>
            <w:webHidden/>
          </w:rPr>
          <w:fldChar w:fldCharType="begin"/>
        </w:r>
        <w:r>
          <w:rPr>
            <w:noProof/>
            <w:webHidden/>
          </w:rPr>
          <w:instrText xml:space="preserve"> PAGEREF _Toc524814426 \h </w:instrText>
        </w:r>
      </w:ins>
      <w:r>
        <w:rPr>
          <w:noProof/>
          <w:webHidden/>
        </w:rPr>
      </w:r>
      <w:r>
        <w:rPr>
          <w:noProof/>
          <w:webHidden/>
        </w:rPr>
        <w:fldChar w:fldCharType="separate"/>
      </w:r>
      <w:ins w:id="175" w:author="Rui Paredes" w:date="2018-09-15T22:37:00Z">
        <w:r>
          <w:rPr>
            <w:noProof/>
            <w:webHidden/>
          </w:rPr>
          <w:t>41</w:t>
        </w:r>
        <w:r>
          <w:rPr>
            <w:noProof/>
            <w:webHidden/>
          </w:rPr>
          <w:fldChar w:fldCharType="end"/>
        </w:r>
        <w:r w:rsidRPr="00190B01">
          <w:rPr>
            <w:rStyle w:val="Hiperligao"/>
            <w:noProof/>
          </w:rPr>
          <w:fldChar w:fldCharType="end"/>
        </w:r>
      </w:ins>
    </w:p>
    <w:p w14:paraId="73D77490" w14:textId="3F52B099" w:rsidR="00943741" w:rsidRDefault="00943741">
      <w:pPr>
        <w:pStyle w:val="ndice3"/>
        <w:tabs>
          <w:tab w:val="left" w:pos="1320"/>
          <w:tab w:val="right" w:leader="dot" w:pos="9408"/>
        </w:tabs>
        <w:rPr>
          <w:ins w:id="176" w:author="Rui Paredes" w:date="2018-09-15T22:37:00Z"/>
          <w:rFonts w:asciiTheme="minorHAnsi" w:eastAsiaTheme="minorEastAsia" w:hAnsiTheme="minorHAnsi" w:cstheme="minorBidi"/>
          <w:noProof/>
          <w:sz w:val="22"/>
          <w:szCs w:val="22"/>
          <w:lang w:eastAsia="pt-PT"/>
        </w:rPr>
      </w:pPr>
      <w:ins w:id="177"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"_Toc524814428"</w:instrText>
        </w:r>
        <w:r w:rsidRPr="00190B01">
          <w:rPr>
            <w:rStyle w:val="Hiperligao"/>
            <w:noProof/>
          </w:rPr>
          <w:instrText xml:space="preserve"> </w:instrText>
        </w:r>
        <w:r w:rsidRPr="00190B01">
          <w:rPr>
            <w:rStyle w:val="Hiperligao"/>
            <w:noProof/>
          </w:rPr>
          <w:fldChar w:fldCharType="separate"/>
        </w:r>
        <w:r w:rsidRPr="00190B01">
          <w:rPr>
            <w:rStyle w:val="Hiperligao"/>
            <w:noProof/>
          </w:rPr>
          <w:t>5.5.4</w:t>
        </w:r>
        <w:r>
          <w:rPr>
            <w:rFonts w:asciiTheme="minorHAnsi" w:eastAsiaTheme="minorEastAsia" w:hAnsiTheme="minorHAnsi" w:cstheme="minorBidi"/>
            <w:noProof/>
            <w:sz w:val="22"/>
            <w:szCs w:val="22"/>
            <w:lang w:eastAsia="pt-PT"/>
          </w:rPr>
          <w:tab/>
        </w:r>
        <w:r w:rsidRPr="00190B01">
          <w:rPr>
            <w:rStyle w:val="Hiperligao"/>
            <w:noProof/>
          </w:rPr>
          <w:t>Interface de competições</w:t>
        </w:r>
        <w:r>
          <w:rPr>
            <w:noProof/>
            <w:webHidden/>
          </w:rPr>
          <w:tab/>
        </w:r>
        <w:r>
          <w:rPr>
            <w:noProof/>
            <w:webHidden/>
          </w:rPr>
          <w:fldChar w:fldCharType="begin"/>
        </w:r>
        <w:r>
          <w:rPr>
            <w:noProof/>
            <w:webHidden/>
          </w:rPr>
          <w:instrText xml:space="preserve"> PAGEREF _Toc524814428 \h </w:instrText>
        </w:r>
      </w:ins>
      <w:r>
        <w:rPr>
          <w:noProof/>
          <w:webHidden/>
        </w:rPr>
      </w:r>
      <w:r>
        <w:rPr>
          <w:noProof/>
          <w:webHidden/>
        </w:rPr>
        <w:fldChar w:fldCharType="separate"/>
      </w:r>
      <w:ins w:id="178" w:author="Rui Paredes" w:date="2018-09-15T22:37:00Z">
        <w:r>
          <w:rPr>
            <w:noProof/>
            <w:webHidden/>
          </w:rPr>
          <w:t>41</w:t>
        </w:r>
        <w:r>
          <w:rPr>
            <w:noProof/>
            <w:webHidden/>
          </w:rPr>
          <w:fldChar w:fldCharType="end"/>
        </w:r>
        <w:r w:rsidRPr="00190B01">
          <w:rPr>
            <w:rStyle w:val="Hiperligao"/>
            <w:noProof/>
          </w:rPr>
          <w:fldChar w:fldCharType="end"/>
        </w:r>
      </w:ins>
    </w:p>
    <w:p w14:paraId="2B9FB3B9" w14:textId="2C37F68B" w:rsidR="00943741" w:rsidRDefault="00943741">
      <w:pPr>
        <w:pStyle w:val="ndice3"/>
        <w:tabs>
          <w:tab w:val="left" w:pos="1320"/>
          <w:tab w:val="right" w:leader="dot" w:pos="9408"/>
        </w:tabs>
        <w:rPr>
          <w:ins w:id="179" w:author="Rui Paredes" w:date="2018-09-15T22:37:00Z"/>
          <w:rFonts w:asciiTheme="minorHAnsi" w:eastAsiaTheme="minorEastAsia" w:hAnsiTheme="minorHAnsi" w:cstheme="minorBidi"/>
          <w:noProof/>
          <w:sz w:val="22"/>
          <w:szCs w:val="22"/>
          <w:lang w:eastAsia="pt-PT"/>
        </w:rPr>
      </w:pPr>
      <w:ins w:id="180" w:author="Rui Paredes" w:date="2018-09-15T22:37:00Z">
        <w:r w:rsidRPr="00190B01">
          <w:rPr>
            <w:rStyle w:val="Hiperligao"/>
            <w:noProof/>
          </w:rPr>
          <w:lastRenderedPageBreak/>
          <w:fldChar w:fldCharType="begin"/>
        </w:r>
        <w:r w:rsidRPr="00190B01">
          <w:rPr>
            <w:rStyle w:val="Hiperligao"/>
            <w:noProof/>
          </w:rPr>
          <w:instrText xml:space="preserve"> </w:instrText>
        </w:r>
        <w:r>
          <w:rPr>
            <w:noProof/>
          </w:rPr>
          <w:instrText>HYPERLINK \l "_Toc524814429"</w:instrText>
        </w:r>
        <w:r w:rsidRPr="00190B01">
          <w:rPr>
            <w:rStyle w:val="Hiperligao"/>
            <w:noProof/>
          </w:rPr>
          <w:instrText xml:space="preserve"> </w:instrText>
        </w:r>
        <w:r w:rsidRPr="00190B01">
          <w:rPr>
            <w:rStyle w:val="Hiperligao"/>
            <w:noProof/>
          </w:rPr>
          <w:fldChar w:fldCharType="separate"/>
        </w:r>
        <w:r w:rsidRPr="00190B01">
          <w:rPr>
            <w:rStyle w:val="Hiperligao"/>
            <w:noProof/>
          </w:rPr>
          <w:t>5.5.5</w:t>
        </w:r>
        <w:r>
          <w:rPr>
            <w:rFonts w:asciiTheme="minorHAnsi" w:eastAsiaTheme="minorEastAsia" w:hAnsiTheme="minorHAnsi" w:cstheme="minorBidi"/>
            <w:noProof/>
            <w:sz w:val="22"/>
            <w:szCs w:val="22"/>
            <w:lang w:eastAsia="pt-PT"/>
          </w:rPr>
          <w:tab/>
        </w:r>
        <w:r w:rsidRPr="00190B01">
          <w:rPr>
            <w:rStyle w:val="Hiperligao"/>
            <w:noProof/>
          </w:rPr>
          <w:t>Interface dos desafios de uma competição</w:t>
        </w:r>
        <w:r>
          <w:rPr>
            <w:noProof/>
            <w:webHidden/>
          </w:rPr>
          <w:tab/>
        </w:r>
        <w:r>
          <w:rPr>
            <w:noProof/>
            <w:webHidden/>
          </w:rPr>
          <w:fldChar w:fldCharType="begin"/>
        </w:r>
        <w:r>
          <w:rPr>
            <w:noProof/>
            <w:webHidden/>
          </w:rPr>
          <w:instrText xml:space="preserve"> PAGEREF _Toc524814429 \h </w:instrText>
        </w:r>
      </w:ins>
      <w:r>
        <w:rPr>
          <w:noProof/>
          <w:webHidden/>
        </w:rPr>
      </w:r>
      <w:r>
        <w:rPr>
          <w:noProof/>
          <w:webHidden/>
        </w:rPr>
        <w:fldChar w:fldCharType="separate"/>
      </w:r>
      <w:ins w:id="181" w:author="Rui Paredes" w:date="2018-09-15T22:37:00Z">
        <w:r>
          <w:rPr>
            <w:noProof/>
            <w:webHidden/>
          </w:rPr>
          <w:t>42</w:t>
        </w:r>
        <w:r>
          <w:rPr>
            <w:noProof/>
            <w:webHidden/>
          </w:rPr>
          <w:fldChar w:fldCharType="end"/>
        </w:r>
        <w:r w:rsidRPr="00190B01">
          <w:rPr>
            <w:rStyle w:val="Hiperligao"/>
            <w:noProof/>
          </w:rPr>
          <w:fldChar w:fldCharType="end"/>
        </w:r>
      </w:ins>
    </w:p>
    <w:p w14:paraId="28BE79FA" w14:textId="4C72060B" w:rsidR="00943741" w:rsidRDefault="00943741">
      <w:pPr>
        <w:pStyle w:val="ndice3"/>
        <w:tabs>
          <w:tab w:val="left" w:pos="1320"/>
          <w:tab w:val="right" w:leader="dot" w:pos="9408"/>
        </w:tabs>
        <w:rPr>
          <w:ins w:id="182" w:author="Rui Paredes" w:date="2018-09-15T22:37:00Z"/>
          <w:rFonts w:asciiTheme="minorHAnsi" w:eastAsiaTheme="minorEastAsia" w:hAnsiTheme="minorHAnsi" w:cstheme="minorBidi"/>
          <w:noProof/>
          <w:sz w:val="22"/>
          <w:szCs w:val="22"/>
          <w:lang w:eastAsia="pt-PT"/>
        </w:rPr>
      </w:pPr>
      <w:ins w:id="183"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"_Toc524814430"</w:instrText>
        </w:r>
        <w:r w:rsidRPr="00190B01">
          <w:rPr>
            <w:rStyle w:val="Hiperligao"/>
            <w:noProof/>
          </w:rPr>
          <w:instrText xml:space="preserve"> </w:instrText>
        </w:r>
        <w:r w:rsidRPr="00190B01">
          <w:rPr>
            <w:rStyle w:val="Hiperligao"/>
            <w:noProof/>
          </w:rPr>
          <w:fldChar w:fldCharType="separate"/>
        </w:r>
        <w:r w:rsidRPr="00190B01">
          <w:rPr>
            <w:rStyle w:val="Hiperligao"/>
            <w:noProof/>
          </w:rPr>
          <w:t>5.5.6</w:t>
        </w:r>
        <w:r>
          <w:rPr>
            <w:rFonts w:asciiTheme="minorHAnsi" w:eastAsiaTheme="minorEastAsia" w:hAnsiTheme="minorHAnsi" w:cstheme="minorBidi"/>
            <w:noProof/>
            <w:sz w:val="22"/>
            <w:szCs w:val="22"/>
            <w:lang w:eastAsia="pt-PT"/>
          </w:rPr>
          <w:tab/>
        </w:r>
        <w:r w:rsidRPr="00190B01">
          <w:rPr>
            <w:rStyle w:val="Hiperligao"/>
            <w:noProof/>
          </w:rPr>
          <w:t>Interface do desafio</w:t>
        </w:r>
        <w:r>
          <w:rPr>
            <w:noProof/>
            <w:webHidden/>
          </w:rPr>
          <w:tab/>
        </w:r>
        <w:r>
          <w:rPr>
            <w:noProof/>
            <w:webHidden/>
          </w:rPr>
          <w:fldChar w:fldCharType="begin"/>
        </w:r>
        <w:r>
          <w:rPr>
            <w:noProof/>
            <w:webHidden/>
          </w:rPr>
          <w:instrText xml:space="preserve"> PAGEREF _Toc524814430 \h </w:instrText>
        </w:r>
      </w:ins>
      <w:r>
        <w:rPr>
          <w:noProof/>
          <w:webHidden/>
        </w:rPr>
      </w:r>
      <w:r>
        <w:rPr>
          <w:noProof/>
          <w:webHidden/>
        </w:rPr>
        <w:fldChar w:fldCharType="separate"/>
      </w:r>
      <w:ins w:id="184" w:author="Rui Paredes" w:date="2018-09-15T22:37:00Z">
        <w:r>
          <w:rPr>
            <w:noProof/>
            <w:webHidden/>
          </w:rPr>
          <w:t>42</w:t>
        </w:r>
        <w:r>
          <w:rPr>
            <w:noProof/>
            <w:webHidden/>
          </w:rPr>
          <w:fldChar w:fldCharType="end"/>
        </w:r>
        <w:r w:rsidRPr="00190B01">
          <w:rPr>
            <w:rStyle w:val="Hiperligao"/>
            <w:noProof/>
          </w:rPr>
          <w:fldChar w:fldCharType="end"/>
        </w:r>
      </w:ins>
    </w:p>
    <w:p w14:paraId="2E5A4762" w14:textId="5049AA27" w:rsidR="00943741" w:rsidRDefault="00943741">
      <w:pPr>
        <w:pStyle w:val="ndice3"/>
        <w:tabs>
          <w:tab w:val="left" w:pos="1320"/>
          <w:tab w:val="right" w:leader="dot" w:pos="9408"/>
        </w:tabs>
        <w:rPr>
          <w:ins w:id="185" w:author="Rui Paredes" w:date="2018-09-15T22:37:00Z"/>
          <w:rFonts w:asciiTheme="minorHAnsi" w:eastAsiaTheme="minorEastAsia" w:hAnsiTheme="minorHAnsi" w:cstheme="minorBidi"/>
          <w:noProof/>
          <w:sz w:val="22"/>
          <w:szCs w:val="22"/>
          <w:lang w:eastAsia="pt-PT"/>
        </w:rPr>
      </w:pPr>
      <w:ins w:id="186"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"_Toc524814431"</w:instrText>
        </w:r>
        <w:r w:rsidRPr="00190B01">
          <w:rPr>
            <w:rStyle w:val="Hiperligao"/>
            <w:noProof/>
          </w:rPr>
          <w:instrText xml:space="preserve"> </w:instrText>
        </w:r>
        <w:r w:rsidRPr="00190B01">
          <w:rPr>
            <w:rStyle w:val="Hiperligao"/>
            <w:noProof/>
          </w:rPr>
          <w:fldChar w:fldCharType="separate"/>
        </w:r>
        <w:r w:rsidRPr="00190B01">
          <w:rPr>
            <w:rStyle w:val="Hiperligao"/>
            <w:noProof/>
          </w:rPr>
          <w:t>5.5.7</w:t>
        </w:r>
        <w:r>
          <w:rPr>
            <w:rFonts w:asciiTheme="minorHAnsi" w:eastAsiaTheme="minorEastAsia" w:hAnsiTheme="minorHAnsi" w:cstheme="minorBidi"/>
            <w:noProof/>
            <w:sz w:val="22"/>
            <w:szCs w:val="22"/>
            <w:lang w:eastAsia="pt-PT"/>
          </w:rPr>
          <w:tab/>
        </w:r>
        <w:r w:rsidRPr="00190B01">
          <w:rPr>
            <w:rStyle w:val="Hiperligao"/>
            <w:noProof/>
          </w:rPr>
          <w:t>Interface da tabela de classificações de uma competição</w:t>
        </w:r>
        <w:r>
          <w:rPr>
            <w:noProof/>
            <w:webHidden/>
          </w:rPr>
          <w:tab/>
        </w:r>
        <w:r>
          <w:rPr>
            <w:noProof/>
            <w:webHidden/>
          </w:rPr>
          <w:fldChar w:fldCharType="begin"/>
        </w:r>
        <w:r>
          <w:rPr>
            <w:noProof/>
            <w:webHidden/>
          </w:rPr>
          <w:instrText xml:space="preserve"> PAGEREF _Toc524814431 \h </w:instrText>
        </w:r>
      </w:ins>
      <w:r>
        <w:rPr>
          <w:noProof/>
          <w:webHidden/>
        </w:rPr>
      </w:r>
      <w:r>
        <w:rPr>
          <w:noProof/>
          <w:webHidden/>
        </w:rPr>
        <w:fldChar w:fldCharType="separate"/>
      </w:r>
      <w:ins w:id="187" w:author="Rui Paredes" w:date="2018-09-15T22:37:00Z">
        <w:r>
          <w:rPr>
            <w:noProof/>
            <w:webHidden/>
          </w:rPr>
          <w:t>43</w:t>
        </w:r>
        <w:r>
          <w:rPr>
            <w:noProof/>
            <w:webHidden/>
          </w:rPr>
          <w:fldChar w:fldCharType="end"/>
        </w:r>
        <w:r w:rsidRPr="00190B01">
          <w:rPr>
            <w:rStyle w:val="Hiperligao"/>
            <w:noProof/>
          </w:rPr>
          <w:fldChar w:fldCharType="end"/>
        </w:r>
      </w:ins>
    </w:p>
    <w:p w14:paraId="58715317" w14:textId="606C03F5" w:rsidR="00943741" w:rsidRDefault="00943741">
      <w:pPr>
        <w:pStyle w:val="ndice3"/>
        <w:tabs>
          <w:tab w:val="left" w:pos="1320"/>
          <w:tab w:val="right" w:leader="dot" w:pos="9408"/>
        </w:tabs>
        <w:rPr>
          <w:ins w:id="188" w:author="Rui Paredes" w:date="2018-09-15T22:37:00Z"/>
          <w:rFonts w:asciiTheme="minorHAnsi" w:eastAsiaTheme="minorEastAsia" w:hAnsiTheme="minorHAnsi" w:cstheme="minorBidi"/>
          <w:noProof/>
          <w:sz w:val="22"/>
          <w:szCs w:val="22"/>
          <w:lang w:eastAsia="pt-PT"/>
        </w:rPr>
      </w:pPr>
      <w:ins w:id="189"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"_Toc524814432"</w:instrText>
        </w:r>
        <w:r w:rsidRPr="00190B01">
          <w:rPr>
            <w:rStyle w:val="Hiperligao"/>
            <w:noProof/>
          </w:rPr>
          <w:instrText xml:space="preserve"> </w:instrText>
        </w:r>
        <w:r w:rsidRPr="00190B01">
          <w:rPr>
            <w:rStyle w:val="Hiperligao"/>
            <w:noProof/>
          </w:rPr>
          <w:fldChar w:fldCharType="separate"/>
        </w:r>
        <w:r w:rsidRPr="00190B01">
          <w:rPr>
            <w:rStyle w:val="Hiperligao"/>
            <w:noProof/>
          </w:rPr>
          <w:t>5.5.8</w:t>
        </w:r>
        <w:r>
          <w:rPr>
            <w:rFonts w:asciiTheme="minorHAnsi" w:eastAsiaTheme="minorEastAsia" w:hAnsiTheme="minorHAnsi" w:cstheme="minorBidi"/>
            <w:noProof/>
            <w:sz w:val="22"/>
            <w:szCs w:val="22"/>
            <w:lang w:eastAsia="pt-PT"/>
          </w:rPr>
          <w:tab/>
        </w:r>
        <w:r w:rsidRPr="00190B01">
          <w:rPr>
            <w:rStyle w:val="Hiperligao"/>
            <w:noProof/>
          </w:rPr>
          <w:t>Interface de Gestão da Aplicação</w:t>
        </w:r>
        <w:r>
          <w:rPr>
            <w:noProof/>
            <w:webHidden/>
          </w:rPr>
          <w:tab/>
        </w:r>
        <w:r>
          <w:rPr>
            <w:noProof/>
            <w:webHidden/>
          </w:rPr>
          <w:fldChar w:fldCharType="begin"/>
        </w:r>
        <w:r>
          <w:rPr>
            <w:noProof/>
            <w:webHidden/>
          </w:rPr>
          <w:instrText xml:space="preserve"> PAGEREF _Toc524814432 \h </w:instrText>
        </w:r>
      </w:ins>
      <w:r>
        <w:rPr>
          <w:noProof/>
          <w:webHidden/>
        </w:rPr>
      </w:r>
      <w:r>
        <w:rPr>
          <w:noProof/>
          <w:webHidden/>
        </w:rPr>
        <w:fldChar w:fldCharType="separate"/>
      </w:r>
      <w:ins w:id="190" w:author="Rui Paredes" w:date="2018-09-15T22:37:00Z">
        <w:r>
          <w:rPr>
            <w:noProof/>
            <w:webHidden/>
          </w:rPr>
          <w:t>43</w:t>
        </w:r>
        <w:r>
          <w:rPr>
            <w:noProof/>
            <w:webHidden/>
          </w:rPr>
          <w:fldChar w:fldCharType="end"/>
        </w:r>
        <w:r w:rsidRPr="00190B01">
          <w:rPr>
            <w:rStyle w:val="Hiperligao"/>
            <w:noProof/>
          </w:rPr>
          <w:fldChar w:fldCharType="end"/>
        </w:r>
      </w:ins>
    </w:p>
    <w:p w14:paraId="0E8D870E" w14:textId="3DA6F4C2" w:rsidR="00943741" w:rsidRDefault="00943741">
      <w:pPr>
        <w:pStyle w:val="ndice1"/>
        <w:tabs>
          <w:tab w:val="left" w:pos="480"/>
          <w:tab w:val="right" w:leader="dot" w:pos="9408"/>
        </w:tabs>
        <w:rPr>
          <w:ins w:id="191" w:author="Rui Paredes" w:date="2018-09-15T22:37:00Z"/>
          <w:rFonts w:asciiTheme="minorHAnsi" w:eastAsiaTheme="minorEastAsia" w:hAnsiTheme="minorHAnsi" w:cstheme="minorBidi"/>
          <w:noProof/>
          <w:sz w:val="22"/>
          <w:szCs w:val="22"/>
          <w:lang w:eastAsia="pt-PT"/>
        </w:rPr>
      </w:pPr>
      <w:ins w:id="192"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"_Toc524814433"</w:instrText>
        </w:r>
        <w:r w:rsidRPr="00190B01">
          <w:rPr>
            <w:rStyle w:val="Hiperligao"/>
            <w:noProof/>
          </w:rPr>
          <w:instrText xml:space="preserve"> </w:instrText>
        </w:r>
        <w:r w:rsidRPr="00190B01">
          <w:rPr>
            <w:rStyle w:val="Hiperligao"/>
            <w:noProof/>
          </w:rPr>
          <w:fldChar w:fldCharType="separate"/>
        </w:r>
        <w:r w:rsidRPr="00190B01">
          <w:rPr>
            <w:rStyle w:val="Hiperligao"/>
            <w:noProof/>
          </w:rPr>
          <w:t>6</w:t>
        </w:r>
        <w:r>
          <w:rPr>
            <w:rFonts w:asciiTheme="minorHAnsi" w:eastAsiaTheme="minorEastAsia" w:hAnsiTheme="minorHAnsi" w:cstheme="minorBidi"/>
            <w:noProof/>
            <w:sz w:val="22"/>
            <w:szCs w:val="22"/>
            <w:lang w:eastAsia="pt-PT"/>
          </w:rPr>
          <w:tab/>
        </w:r>
        <w:r w:rsidRPr="00190B01">
          <w:rPr>
            <w:rStyle w:val="Hiperligao"/>
            <w:noProof/>
          </w:rPr>
          <w:t>Testes</w:t>
        </w:r>
        <w:r>
          <w:rPr>
            <w:noProof/>
            <w:webHidden/>
          </w:rPr>
          <w:tab/>
        </w:r>
        <w:r>
          <w:rPr>
            <w:noProof/>
            <w:webHidden/>
          </w:rPr>
          <w:fldChar w:fldCharType="begin"/>
        </w:r>
        <w:r>
          <w:rPr>
            <w:noProof/>
            <w:webHidden/>
          </w:rPr>
          <w:instrText xml:space="preserve"> PAGEREF _Toc524814433 \h </w:instrText>
        </w:r>
      </w:ins>
      <w:r>
        <w:rPr>
          <w:noProof/>
          <w:webHidden/>
        </w:rPr>
      </w:r>
      <w:r>
        <w:rPr>
          <w:noProof/>
          <w:webHidden/>
        </w:rPr>
        <w:fldChar w:fldCharType="separate"/>
      </w:r>
      <w:ins w:id="193" w:author="Rui Paredes" w:date="2018-09-15T22:37:00Z">
        <w:r>
          <w:rPr>
            <w:noProof/>
            <w:webHidden/>
          </w:rPr>
          <w:t>45</w:t>
        </w:r>
        <w:r>
          <w:rPr>
            <w:noProof/>
            <w:webHidden/>
          </w:rPr>
          <w:fldChar w:fldCharType="end"/>
        </w:r>
        <w:r w:rsidRPr="00190B01">
          <w:rPr>
            <w:rStyle w:val="Hiperligao"/>
            <w:noProof/>
          </w:rPr>
          <w:fldChar w:fldCharType="end"/>
        </w:r>
      </w:ins>
    </w:p>
    <w:p w14:paraId="6682D490" w14:textId="26D7C808" w:rsidR="00943741" w:rsidRDefault="00943741">
      <w:pPr>
        <w:pStyle w:val="ndice1"/>
        <w:tabs>
          <w:tab w:val="left" w:pos="480"/>
          <w:tab w:val="right" w:leader="dot" w:pos="9408"/>
        </w:tabs>
        <w:rPr>
          <w:ins w:id="194" w:author="Rui Paredes" w:date="2018-09-15T22:37:00Z"/>
          <w:rFonts w:asciiTheme="minorHAnsi" w:eastAsiaTheme="minorEastAsia" w:hAnsiTheme="minorHAnsi" w:cstheme="minorBidi"/>
          <w:noProof/>
          <w:sz w:val="22"/>
          <w:szCs w:val="22"/>
          <w:lang w:eastAsia="pt-PT"/>
        </w:rPr>
      </w:pPr>
      <w:ins w:id="195"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"_Toc524814434"</w:instrText>
        </w:r>
        <w:r w:rsidRPr="00190B01">
          <w:rPr>
            <w:rStyle w:val="Hiperligao"/>
            <w:noProof/>
          </w:rPr>
          <w:instrText xml:space="preserve"> </w:instrText>
        </w:r>
        <w:r w:rsidRPr="00190B01">
          <w:rPr>
            <w:rStyle w:val="Hiperligao"/>
            <w:noProof/>
          </w:rPr>
          <w:fldChar w:fldCharType="separate"/>
        </w:r>
        <w:r w:rsidRPr="00190B01">
          <w:rPr>
            <w:rStyle w:val="Hiperligao"/>
            <w:noProof/>
          </w:rPr>
          <w:t>7</w:t>
        </w:r>
        <w:r>
          <w:rPr>
            <w:rFonts w:asciiTheme="minorHAnsi" w:eastAsiaTheme="minorEastAsia" w:hAnsiTheme="minorHAnsi" w:cstheme="minorBidi"/>
            <w:noProof/>
            <w:sz w:val="22"/>
            <w:szCs w:val="22"/>
            <w:lang w:eastAsia="pt-PT"/>
          </w:rPr>
          <w:tab/>
        </w:r>
        <w:r w:rsidRPr="00190B01">
          <w:rPr>
            <w:rStyle w:val="Hiperligao"/>
            <w:noProof/>
          </w:rPr>
          <w:t>Conclusão</w:t>
        </w:r>
        <w:r>
          <w:rPr>
            <w:noProof/>
            <w:webHidden/>
          </w:rPr>
          <w:tab/>
        </w:r>
        <w:r>
          <w:rPr>
            <w:noProof/>
            <w:webHidden/>
          </w:rPr>
          <w:fldChar w:fldCharType="begin"/>
        </w:r>
        <w:r>
          <w:rPr>
            <w:noProof/>
            <w:webHidden/>
          </w:rPr>
          <w:instrText xml:space="preserve"> PAGEREF _Toc524814434 \h </w:instrText>
        </w:r>
      </w:ins>
      <w:r>
        <w:rPr>
          <w:noProof/>
          <w:webHidden/>
        </w:rPr>
      </w:r>
      <w:r>
        <w:rPr>
          <w:noProof/>
          <w:webHidden/>
        </w:rPr>
        <w:fldChar w:fldCharType="separate"/>
      </w:r>
      <w:ins w:id="196" w:author="Rui Paredes" w:date="2018-09-15T22:37:00Z">
        <w:r>
          <w:rPr>
            <w:noProof/>
            <w:webHidden/>
          </w:rPr>
          <w:t>47</w:t>
        </w:r>
        <w:r>
          <w:rPr>
            <w:noProof/>
            <w:webHidden/>
          </w:rPr>
          <w:fldChar w:fldCharType="end"/>
        </w:r>
        <w:r w:rsidRPr="00190B01">
          <w:rPr>
            <w:rStyle w:val="Hiperligao"/>
            <w:noProof/>
          </w:rPr>
          <w:fldChar w:fldCharType="end"/>
        </w:r>
      </w:ins>
    </w:p>
    <w:p w14:paraId="44218628" w14:textId="140E820D" w:rsidR="00943741" w:rsidRDefault="00943741">
      <w:pPr>
        <w:pStyle w:val="ndice1"/>
        <w:tabs>
          <w:tab w:val="left" w:pos="480"/>
          <w:tab w:val="right" w:leader="dot" w:pos="9408"/>
        </w:tabs>
        <w:rPr>
          <w:ins w:id="197" w:author="Rui Paredes" w:date="2018-09-15T22:37:00Z"/>
          <w:rFonts w:asciiTheme="minorHAnsi" w:eastAsiaTheme="minorEastAsia" w:hAnsiTheme="minorHAnsi" w:cstheme="minorBidi"/>
          <w:noProof/>
          <w:sz w:val="22"/>
          <w:szCs w:val="22"/>
          <w:lang w:eastAsia="pt-PT"/>
        </w:rPr>
      </w:pPr>
      <w:ins w:id="198"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"_Toc524814435"</w:instrText>
        </w:r>
        <w:r w:rsidRPr="00190B01">
          <w:rPr>
            <w:rStyle w:val="Hiperligao"/>
            <w:noProof/>
          </w:rPr>
          <w:instrText xml:space="preserve"> </w:instrText>
        </w:r>
        <w:r w:rsidRPr="00190B01">
          <w:rPr>
            <w:rStyle w:val="Hiperligao"/>
            <w:noProof/>
          </w:rPr>
          <w:fldChar w:fldCharType="separate"/>
        </w:r>
        <w:r w:rsidRPr="00190B01">
          <w:rPr>
            <w:rStyle w:val="Hiperligao"/>
            <w:noProof/>
          </w:rPr>
          <w:t>8</w:t>
        </w:r>
        <w:r>
          <w:rPr>
            <w:rFonts w:asciiTheme="minorHAnsi" w:eastAsiaTheme="minorEastAsia" w:hAnsiTheme="minorHAnsi" w:cstheme="minorBidi"/>
            <w:noProof/>
            <w:sz w:val="22"/>
            <w:szCs w:val="22"/>
            <w:lang w:eastAsia="pt-PT"/>
          </w:rPr>
          <w:tab/>
        </w:r>
        <w:r w:rsidRPr="00190B01">
          <w:rPr>
            <w:rStyle w:val="Hiperligao"/>
            <w:noProof/>
          </w:rPr>
          <w:t>Bibliografia</w:t>
        </w:r>
        <w:r>
          <w:rPr>
            <w:noProof/>
            <w:webHidden/>
          </w:rPr>
          <w:tab/>
        </w:r>
        <w:r>
          <w:rPr>
            <w:noProof/>
            <w:webHidden/>
          </w:rPr>
          <w:fldChar w:fldCharType="begin"/>
        </w:r>
        <w:r>
          <w:rPr>
            <w:noProof/>
            <w:webHidden/>
          </w:rPr>
          <w:instrText xml:space="preserve"> PAGEREF _Toc524814435 \h </w:instrText>
        </w:r>
      </w:ins>
      <w:r>
        <w:rPr>
          <w:noProof/>
          <w:webHidden/>
        </w:rPr>
      </w:r>
      <w:r>
        <w:rPr>
          <w:noProof/>
          <w:webHidden/>
        </w:rPr>
        <w:fldChar w:fldCharType="separate"/>
      </w:r>
      <w:ins w:id="199" w:author="Rui Paredes" w:date="2018-09-15T22:37:00Z">
        <w:r>
          <w:rPr>
            <w:noProof/>
            <w:webHidden/>
          </w:rPr>
          <w:t>49</w:t>
        </w:r>
        <w:r>
          <w:rPr>
            <w:noProof/>
            <w:webHidden/>
          </w:rPr>
          <w:fldChar w:fldCharType="end"/>
        </w:r>
        <w:r w:rsidRPr="00190B01">
          <w:rPr>
            <w:rStyle w:val="Hiperligao"/>
            <w:noProof/>
          </w:rPr>
          <w:fldChar w:fldCharType="end"/>
        </w:r>
      </w:ins>
    </w:p>
    <w:p w14:paraId="5524914F" w14:textId="32C909B6" w:rsidR="00943741" w:rsidRDefault="00943741">
      <w:pPr>
        <w:pStyle w:val="ndice1"/>
        <w:tabs>
          <w:tab w:val="left" w:pos="480"/>
          <w:tab w:val="right" w:leader="dot" w:pos="9408"/>
        </w:tabs>
        <w:rPr>
          <w:ins w:id="200" w:author="Rui Paredes" w:date="2018-09-15T22:37:00Z"/>
          <w:rFonts w:asciiTheme="minorHAnsi" w:eastAsiaTheme="minorEastAsia" w:hAnsiTheme="minorHAnsi" w:cstheme="minorBidi"/>
          <w:noProof/>
          <w:sz w:val="22"/>
          <w:szCs w:val="22"/>
          <w:lang w:eastAsia="pt-PT"/>
        </w:rPr>
      </w:pPr>
      <w:ins w:id="201"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"_Toc524814436"</w:instrText>
        </w:r>
        <w:r w:rsidRPr="00190B01">
          <w:rPr>
            <w:rStyle w:val="Hiperligao"/>
            <w:noProof/>
          </w:rPr>
          <w:instrText xml:space="preserve"> </w:instrText>
        </w:r>
        <w:r w:rsidRPr="00190B01">
          <w:rPr>
            <w:rStyle w:val="Hiperligao"/>
            <w:noProof/>
          </w:rPr>
          <w:fldChar w:fldCharType="separate"/>
        </w:r>
        <w:r w:rsidRPr="00190B01">
          <w:rPr>
            <w:rStyle w:val="Hiperligao"/>
            <w:noProof/>
          </w:rPr>
          <w:t>9</w:t>
        </w:r>
        <w:r>
          <w:rPr>
            <w:rFonts w:asciiTheme="minorHAnsi" w:eastAsiaTheme="minorEastAsia" w:hAnsiTheme="minorHAnsi" w:cstheme="minorBidi"/>
            <w:noProof/>
            <w:sz w:val="22"/>
            <w:szCs w:val="22"/>
            <w:lang w:eastAsia="pt-PT"/>
          </w:rPr>
          <w:tab/>
        </w:r>
        <w:r w:rsidRPr="00190B01">
          <w:rPr>
            <w:rStyle w:val="Hiperligao"/>
            <w:noProof/>
          </w:rPr>
          <w:t>Anexos</w:t>
        </w:r>
        <w:r>
          <w:rPr>
            <w:noProof/>
            <w:webHidden/>
          </w:rPr>
          <w:tab/>
        </w:r>
        <w:r>
          <w:rPr>
            <w:noProof/>
            <w:webHidden/>
          </w:rPr>
          <w:fldChar w:fldCharType="begin"/>
        </w:r>
        <w:r>
          <w:rPr>
            <w:noProof/>
            <w:webHidden/>
          </w:rPr>
          <w:instrText xml:space="preserve"> PAGEREF _Toc524814436 \h </w:instrText>
        </w:r>
      </w:ins>
      <w:r>
        <w:rPr>
          <w:noProof/>
          <w:webHidden/>
        </w:rPr>
      </w:r>
      <w:r>
        <w:rPr>
          <w:noProof/>
          <w:webHidden/>
        </w:rPr>
        <w:fldChar w:fldCharType="separate"/>
      </w:r>
      <w:ins w:id="202" w:author="Rui Paredes" w:date="2018-09-15T22:37:00Z">
        <w:r>
          <w:rPr>
            <w:noProof/>
            <w:webHidden/>
          </w:rPr>
          <w:t>51</w:t>
        </w:r>
        <w:r>
          <w:rPr>
            <w:noProof/>
            <w:webHidden/>
          </w:rPr>
          <w:fldChar w:fldCharType="end"/>
        </w:r>
        <w:r w:rsidRPr="00190B01">
          <w:rPr>
            <w:rStyle w:val="Hiperligao"/>
            <w:noProof/>
          </w:rPr>
          <w:fldChar w:fldCharType="end"/>
        </w:r>
      </w:ins>
    </w:p>
    <w:p w14:paraId="76E7694D" w14:textId="3E5D1067" w:rsidR="00943741" w:rsidRDefault="00943741">
      <w:pPr>
        <w:pStyle w:val="ndice2"/>
        <w:tabs>
          <w:tab w:val="left" w:pos="880"/>
          <w:tab w:val="right" w:leader="dot" w:pos="9408"/>
        </w:tabs>
        <w:rPr>
          <w:ins w:id="203" w:author="Rui Paredes" w:date="2018-09-15T22:37:00Z"/>
          <w:rFonts w:asciiTheme="minorHAnsi" w:eastAsiaTheme="minorEastAsia" w:hAnsiTheme="minorHAnsi" w:cstheme="minorBidi"/>
          <w:noProof/>
          <w:sz w:val="22"/>
          <w:szCs w:val="22"/>
          <w:lang w:eastAsia="pt-PT"/>
        </w:rPr>
      </w:pPr>
      <w:ins w:id="204"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"_Toc524814437"</w:instrText>
        </w:r>
        <w:r w:rsidRPr="00190B01">
          <w:rPr>
            <w:rStyle w:val="Hiperligao"/>
            <w:noProof/>
          </w:rPr>
          <w:instrText xml:space="preserve"> </w:instrText>
        </w:r>
        <w:r w:rsidRPr="00190B01">
          <w:rPr>
            <w:rStyle w:val="Hiperligao"/>
            <w:noProof/>
          </w:rPr>
          <w:fldChar w:fldCharType="separate"/>
        </w:r>
        <w:r w:rsidRPr="00190B01">
          <w:rPr>
            <w:rStyle w:val="Hiperligao"/>
            <w:noProof/>
          </w:rPr>
          <w:t>9.1</w:t>
        </w:r>
        <w:r>
          <w:rPr>
            <w:rFonts w:asciiTheme="minorHAnsi" w:eastAsiaTheme="minorEastAsia" w:hAnsiTheme="minorHAnsi" w:cstheme="minorBidi"/>
            <w:noProof/>
            <w:sz w:val="22"/>
            <w:szCs w:val="22"/>
            <w:lang w:eastAsia="pt-PT"/>
          </w:rPr>
          <w:tab/>
        </w:r>
        <w:r w:rsidRPr="00190B01">
          <w:rPr>
            <w:rStyle w:val="Hiperligao"/>
            <w:noProof/>
          </w:rPr>
          <w:t>Código</w:t>
        </w:r>
        <w:r>
          <w:rPr>
            <w:noProof/>
            <w:webHidden/>
          </w:rPr>
          <w:tab/>
        </w:r>
        <w:r>
          <w:rPr>
            <w:noProof/>
            <w:webHidden/>
          </w:rPr>
          <w:fldChar w:fldCharType="begin"/>
        </w:r>
        <w:r>
          <w:rPr>
            <w:noProof/>
            <w:webHidden/>
          </w:rPr>
          <w:instrText xml:space="preserve"> PAGEREF _Toc524814437 \h </w:instrText>
        </w:r>
      </w:ins>
      <w:r>
        <w:rPr>
          <w:noProof/>
          <w:webHidden/>
        </w:rPr>
      </w:r>
      <w:r>
        <w:rPr>
          <w:noProof/>
          <w:webHidden/>
        </w:rPr>
        <w:fldChar w:fldCharType="separate"/>
      </w:r>
      <w:ins w:id="205" w:author="Rui Paredes" w:date="2018-09-15T22:37:00Z">
        <w:r>
          <w:rPr>
            <w:noProof/>
            <w:webHidden/>
          </w:rPr>
          <w:t>51</w:t>
        </w:r>
        <w:r>
          <w:rPr>
            <w:noProof/>
            <w:webHidden/>
          </w:rPr>
          <w:fldChar w:fldCharType="end"/>
        </w:r>
        <w:r w:rsidRPr="00190B01">
          <w:rPr>
            <w:rStyle w:val="Hiperligao"/>
            <w:noProof/>
          </w:rPr>
          <w:fldChar w:fldCharType="end"/>
        </w:r>
      </w:ins>
    </w:p>
    <w:p w14:paraId="26BF9481" w14:textId="211CD018" w:rsidR="00943741" w:rsidRDefault="00943741">
      <w:pPr>
        <w:pStyle w:val="ndice3"/>
        <w:tabs>
          <w:tab w:val="left" w:pos="1320"/>
          <w:tab w:val="right" w:leader="dot" w:pos="9408"/>
        </w:tabs>
        <w:rPr>
          <w:ins w:id="206" w:author="Rui Paredes" w:date="2018-09-15T22:37:00Z"/>
          <w:rFonts w:asciiTheme="minorHAnsi" w:eastAsiaTheme="minorEastAsia" w:hAnsiTheme="minorHAnsi" w:cstheme="minorBidi"/>
          <w:noProof/>
          <w:sz w:val="22"/>
          <w:szCs w:val="22"/>
          <w:lang w:eastAsia="pt-PT"/>
        </w:rPr>
      </w:pPr>
      <w:ins w:id="207"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"_Toc524814438"</w:instrText>
        </w:r>
        <w:r w:rsidRPr="00190B01">
          <w:rPr>
            <w:rStyle w:val="Hiperligao"/>
            <w:noProof/>
          </w:rPr>
          <w:instrText xml:space="preserve"> </w:instrText>
        </w:r>
        <w:r w:rsidRPr="00190B01">
          <w:rPr>
            <w:rStyle w:val="Hiperligao"/>
            <w:noProof/>
          </w:rPr>
          <w:fldChar w:fldCharType="separate"/>
        </w:r>
        <w:r w:rsidRPr="00190B01">
          <w:rPr>
            <w:rStyle w:val="Hiperligao"/>
            <w:noProof/>
          </w:rPr>
          <w:t>9.1.1</w:t>
        </w:r>
        <w:r>
          <w:rPr>
            <w:rFonts w:asciiTheme="minorHAnsi" w:eastAsiaTheme="minorEastAsia" w:hAnsiTheme="minorHAnsi" w:cstheme="minorBidi"/>
            <w:noProof/>
            <w:sz w:val="22"/>
            <w:szCs w:val="22"/>
            <w:lang w:eastAsia="pt-PT"/>
          </w:rPr>
          <w:tab/>
        </w:r>
        <w:r w:rsidRPr="00190B01">
          <w:rPr>
            <w:rStyle w:val="Hiperligao"/>
            <w:noProof/>
          </w:rPr>
          <w:t>Conjunto de funções para o processo de encerrar uma competição e gerar a tabela de classificação da mesma</w:t>
        </w:r>
        <w:r>
          <w:rPr>
            <w:noProof/>
            <w:webHidden/>
          </w:rPr>
          <w:tab/>
        </w:r>
        <w:r>
          <w:rPr>
            <w:noProof/>
            <w:webHidden/>
          </w:rPr>
          <w:fldChar w:fldCharType="begin"/>
        </w:r>
        <w:r>
          <w:rPr>
            <w:noProof/>
            <w:webHidden/>
          </w:rPr>
          <w:instrText xml:space="preserve"> PAGEREF _Toc524814438 \h </w:instrText>
        </w:r>
      </w:ins>
      <w:r>
        <w:rPr>
          <w:noProof/>
          <w:webHidden/>
        </w:rPr>
      </w:r>
      <w:r>
        <w:rPr>
          <w:noProof/>
          <w:webHidden/>
        </w:rPr>
        <w:fldChar w:fldCharType="separate"/>
      </w:r>
      <w:ins w:id="208" w:author="Rui Paredes" w:date="2018-09-15T22:37:00Z">
        <w:r>
          <w:rPr>
            <w:noProof/>
            <w:webHidden/>
          </w:rPr>
          <w:t>51</w:t>
        </w:r>
        <w:r>
          <w:rPr>
            <w:noProof/>
            <w:webHidden/>
          </w:rPr>
          <w:fldChar w:fldCharType="end"/>
        </w:r>
        <w:r w:rsidRPr="00190B01">
          <w:rPr>
            <w:rStyle w:val="Hiperligao"/>
            <w:noProof/>
          </w:rPr>
          <w:fldChar w:fldCharType="end"/>
        </w:r>
      </w:ins>
    </w:p>
    <w:p w14:paraId="1EB0D123" w14:textId="7FD11E10" w:rsidR="00943741" w:rsidRDefault="00943741">
      <w:pPr>
        <w:pStyle w:val="ndice3"/>
        <w:tabs>
          <w:tab w:val="left" w:pos="1320"/>
          <w:tab w:val="right" w:leader="dot" w:pos="9408"/>
        </w:tabs>
        <w:rPr>
          <w:ins w:id="209" w:author="Rui Paredes" w:date="2018-09-15T22:37:00Z"/>
          <w:rFonts w:asciiTheme="minorHAnsi" w:eastAsiaTheme="minorEastAsia" w:hAnsiTheme="minorHAnsi" w:cstheme="minorBidi"/>
          <w:noProof/>
          <w:sz w:val="22"/>
          <w:szCs w:val="22"/>
          <w:lang w:eastAsia="pt-PT"/>
        </w:rPr>
      </w:pPr>
      <w:ins w:id="210"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"_Toc524814439"</w:instrText>
        </w:r>
        <w:r w:rsidRPr="00190B01">
          <w:rPr>
            <w:rStyle w:val="Hiperligao"/>
            <w:noProof/>
          </w:rPr>
          <w:instrText xml:space="preserve"> </w:instrText>
        </w:r>
        <w:r w:rsidRPr="00190B01">
          <w:rPr>
            <w:rStyle w:val="Hiperligao"/>
            <w:noProof/>
          </w:rPr>
          <w:fldChar w:fldCharType="separate"/>
        </w:r>
        <w:r w:rsidRPr="00190B01">
          <w:rPr>
            <w:rStyle w:val="Hiperligao"/>
            <w:noProof/>
          </w:rPr>
          <w:t>9.1.2</w:t>
        </w:r>
        <w:r>
          <w:rPr>
            <w:rFonts w:asciiTheme="minorHAnsi" w:eastAsiaTheme="minorEastAsia" w:hAnsiTheme="minorHAnsi" w:cstheme="minorBidi"/>
            <w:noProof/>
            <w:sz w:val="22"/>
            <w:szCs w:val="22"/>
            <w:lang w:eastAsia="pt-PT"/>
          </w:rPr>
          <w:tab/>
        </w:r>
        <w:r w:rsidRPr="00190B01">
          <w:rPr>
            <w:rStyle w:val="Hiperligao"/>
            <w:noProof/>
          </w:rPr>
          <w:t>Método para adicionar pontos ao utilizador após realizar com sucesso um desafio</w:t>
        </w:r>
        <w:r>
          <w:rPr>
            <w:noProof/>
            <w:webHidden/>
          </w:rPr>
          <w:tab/>
        </w:r>
        <w:r>
          <w:rPr>
            <w:noProof/>
            <w:webHidden/>
          </w:rPr>
          <w:fldChar w:fldCharType="begin"/>
        </w:r>
        <w:r>
          <w:rPr>
            <w:noProof/>
            <w:webHidden/>
          </w:rPr>
          <w:instrText xml:space="preserve"> PAGEREF _Toc524814439 \h </w:instrText>
        </w:r>
      </w:ins>
      <w:r>
        <w:rPr>
          <w:noProof/>
          <w:webHidden/>
        </w:rPr>
      </w:r>
      <w:r>
        <w:rPr>
          <w:noProof/>
          <w:webHidden/>
        </w:rPr>
        <w:fldChar w:fldCharType="separate"/>
      </w:r>
      <w:ins w:id="211" w:author="Rui Paredes" w:date="2018-09-15T22:37:00Z">
        <w:r>
          <w:rPr>
            <w:noProof/>
            <w:webHidden/>
          </w:rPr>
          <w:t>55</w:t>
        </w:r>
        <w:r>
          <w:rPr>
            <w:noProof/>
            <w:webHidden/>
          </w:rPr>
          <w:fldChar w:fldCharType="end"/>
        </w:r>
        <w:r w:rsidRPr="00190B01">
          <w:rPr>
            <w:rStyle w:val="Hiperligao"/>
            <w:noProof/>
          </w:rPr>
          <w:fldChar w:fldCharType="end"/>
        </w:r>
      </w:ins>
    </w:p>
    <w:p w14:paraId="0053EF01" w14:textId="06445E70" w:rsidR="00943741" w:rsidRDefault="00943741">
      <w:pPr>
        <w:pStyle w:val="ndice3"/>
        <w:tabs>
          <w:tab w:val="left" w:pos="1320"/>
          <w:tab w:val="right" w:leader="dot" w:pos="9408"/>
        </w:tabs>
        <w:rPr>
          <w:ins w:id="212" w:author="Rui Paredes" w:date="2018-09-15T22:37:00Z"/>
          <w:rFonts w:asciiTheme="minorHAnsi" w:eastAsiaTheme="minorEastAsia" w:hAnsiTheme="minorHAnsi" w:cstheme="minorBidi"/>
          <w:noProof/>
          <w:sz w:val="22"/>
          <w:szCs w:val="22"/>
          <w:lang w:eastAsia="pt-PT"/>
        </w:rPr>
      </w:pPr>
      <w:ins w:id="213"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"_Toc524814440"</w:instrText>
        </w:r>
        <w:r w:rsidRPr="00190B01">
          <w:rPr>
            <w:rStyle w:val="Hiperligao"/>
            <w:noProof/>
          </w:rPr>
          <w:instrText xml:space="preserve"> </w:instrText>
        </w:r>
        <w:r w:rsidRPr="00190B01">
          <w:rPr>
            <w:rStyle w:val="Hiperligao"/>
            <w:noProof/>
          </w:rPr>
          <w:fldChar w:fldCharType="separate"/>
        </w:r>
        <w:r w:rsidRPr="00190B01">
          <w:rPr>
            <w:rStyle w:val="Hiperligao"/>
            <w:noProof/>
          </w:rPr>
          <w:t>9.1.3</w:t>
        </w:r>
        <w:r>
          <w:rPr>
            <w:rFonts w:asciiTheme="minorHAnsi" w:eastAsiaTheme="minorEastAsia" w:hAnsiTheme="minorHAnsi" w:cstheme="minorBidi"/>
            <w:noProof/>
            <w:sz w:val="22"/>
            <w:szCs w:val="22"/>
            <w:lang w:eastAsia="pt-PT"/>
          </w:rPr>
          <w:tab/>
        </w:r>
        <w:r w:rsidRPr="00190B01">
          <w:rPr>
            <w:rStyle w:val="Hiperligao"/>
            <w:noProof/>
          </w:rPr>
          <w:t>Método de sugerir um novo desafio</w:t>
        </w:r>
        <w:r>
          <w:rPr>
            <w:noProof/>
            <w:webHidden/>
          </w:rPr>
          <w:tab/>
        </w:r>
        <w:r>
          <w:rPr>
            <w:noProof/>
            <w:webHidden/>
          </w:rPr>
          <w:fldChar w:fldCharType="begin"/>
        </w:r>
        <w:r>
          <w:rPr>
            <w:noProof/>
            <w:webHidden/>
          </w:rPr>
          <w:instrText xml:space="preserve"> PAGEREF _Toc524814440 \h </w:instrText>
        </w:r>
      </w:ins>
      <w:r>
        <w:rPr>
          <w:noProof/>
          <w:webHidden/>
        </w:rPr>
      </w:r>
      <w:r>
        <w:rPr>
          <w:noProof/>
          <w:webHidden/>
        </w:rPr>
        <w:fldChar w:fldCharType="separate"/>
      </w:r>
      <w:ins w:id="214" w:author="Rui Paredes" w:date="2018-09-15T22:37:00Z">
        <w:r>
          <w:rPr>
            <w:noProof/>
            <w:webHidden/>
          </w:rPr>
          <w:t>57</w:t>
        </w:r>
        <w:r>
          <w:rPr>
            <w:noProof/>
            <w:webHidden/>
          </w:rPr>
          <w:fldChar w:fldCharType="end"/>
        </w:r>
        <w:r w:rsidRPr="00190B01">
          <w:rPr>
            <w:rStyle w:val="Hiperligao"/>
            <w:noProof/>
          </w:rPr>
          <w:fldChar w:fldCharType="end"/>
        </w:r>
      </w:ins>
    </w:p>
    <w:p w14:paraId="2F04B130" w14:textId="7A8B437C" w:rsidR="00943741" w:rsidRDefault="00943741">
      <w:pPr>
        <w:pStyle w:val="ndice2"/>
        <w:tabs>
          <w:tab w:val="left" w:pos="880"/>
          <w:tab w:val="right" w:leader="dot" w:pos="9408"/>
        </w:tabs>
        <w:rPr>
          <w:ins w:id="215" w:author="Rui Paredes" w:date="2018-09-15T22:37:00Z"/>
          <w:rFonts w:asciiTheme="minorHAnsi" w:eastAsiaTheme="minorEastAsia" w:hAnsiTheme="minorHAnsi" w:cstheme="minorBidi"/>
          <w:noProof/>
          <w:sz w:val="22"/>
          <w:szCs w:val="22"/>
          <w:lang w:eastAsia="pt-PT"/>
        </w:rPr>
      </w:pPr>
      <w:ins w:id="216"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"_Toc524814441"</w:instrText>
        </w:r>
        <w:r w:rsidRPr="00190B01">
          <w:rPr>
            <w:rStyle w:val="Hiperligao"/>
            <w:noProof/>
          </w:rPr>
          <w:instrText xml:space="preserve"> </w:instrText>
        </w:r>
        <w:r w:rsidRPr="00190B01">
          <w:rPr>
            <w:rStyle w:val="Hiperligao"/>
            <w:noProof/>
          </w:rPr>
          <w:fldChar w:fldCharType="separate"/>
        </w:r>
        <w:r w:rsidRPr="00190B01">
          <w:rPr>
            <w:rStyle w:val="Hiperligao"/>
            <w:noProof/>
          </w:rPr>
          <w:t>9.2</w:t>
        </w:r>
        <w:r>
          <w:rPr>
            <w:rFonts w:asciiTheme="minorHAnsi" w:eastAsiaTheme="minorEastAsia" w:hAnsiTheme="minorHAnsi" w:cstheme="minorBidi"/>
            <w:noProof/>
            <w:sz w:val="22"/>
            <w:szCs w:val="22"/>
            <w:lang w:eastAsia="pt-PT"/>
          </w:rPr>
          <w:tab/>
        </w:r>
        <w:r w:rsidRPr="00190B01">
          <w:rPr>
            <w:rStyle w:val="Hiperligao"/>
            <w:noProof/>
          </w:rPr>
          <w:t>Interfaces</w:t>
        </w:r>
        <w:r>
          <w:rPr>
            <w:noProof/>
            <w:webHidden/>
          </w:rPr>
          <w:tab/>
        </w:r>
        <w:r>
          <w:rPr>
            <w:noProof/>
            <w:webHidden/>
          </w:rPr>
          <w:fldChar w:fldCharType="begin"/>
        </w:r>
        <w:r>
          <w:rPr>
            <w:noProof/>
            <w:webHidden/>
          </w:rPr>
          <w:instrText xml:space="preserve"> PAGEREF _Toc524814441 \h </w:instrText>
        </w:r>
      </w:ins>
      <w:r>
        <w:rPr>
          <w:noProof/>
          <w:webHidden/>
        </w:rPr>
      </w:r>
      <w:r>
        <w:rPr>
          <w:noProof/>
          <w:webHidden/>
        </w:rPr>
        <w:fldChar w:fldCharType="separate"/>
      </w:r>
      <w:ins w:id="217" w:author="Rui Paredes" w:date="2018-09-15T22:37:00Z">
        <w:r>
          <w:rPr>
            <w:noProof/>
            <w:webHidden/>
          </w:rPr>
          <w:t>58</w:t>
        </w:r>
        <w:r>
          <w:rPr>
            <w:noProof/>
            <w:webHidden/>
          </w:rPr>
          <w:fldChar w:fldCharType="end"/>
        </w:r>
        <w:r w:rsidRPr="00190B01">
          <w:rPr>
            <w:rStyle w:val="Hiperligao"/>
            <w:noProof/>
          </w:rPr>
          <w:fldChar w:fldCharType="end"/>
        </w:r>
      </w:ins>
    </w:p>
    <w:p w14:paraId="620E3E47" w14:textId="21BFE74B" w:rsidR="00943741" w:rsidRDefault="00943741">
      <w:pPr>
        <w:pStyle w:val="ndice3"/>
        <w:tabs>
          <w:tab w:val="left" w:pos="1320"/>
          <w:tab w:val="right" w:leader="dot" w:pos="9408"/>
        </w:tabs>
        <w:rPr>
          <w:ins w:id="218" w:author="Rui Paredes" w:date="2018-09-15T22:37:00Z"/>
          <w:rFonts w:asciiTheme="minorHAnsi" w:eastAsiaTheme="minorEastAsia" w:hAnsiTheme="minorHAnsi" w:cstheme="minorBidi"/>
          <w:noProof/>
          <w:sz w:val="22"/>
          <w:szCs w:val="22"/>
          <w:lang w:eastAsia="pt-PT"/>
        </w:rPr>
      </w:pPr>
      <w:ins w:id="219"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"_Toc524814442"</w:instrText>
        </w:r>
        <w:r w:rsidRPr="00190B01">
          <w:rPr>
            <w:rStyle w:val="Hiperligao"/>
            <w:noProof/>
          </w:rPr>
          <w:instrText xml:space="preserve"> </w:instrText>
        </w:r>
        <w:r w:rsidRPr="00190B01">
          <w:rPr>
            <w:rStyle w:val="Hiperligao"/>
            <w:noProof/>
          </w:rPr>
          <w:fldChar w:fldCharType="separate"/>
        </w:r>
        <w:r w:rsidRPr="00190B01">
          <w:rPr>
            <w:rStyle w:val="Hiperligao"/>
            <w:noProof/>
          </w:rPr>
          <w:t>9.2.1</w:t>
        </w:r>
        <w:r>
          <w:rPr>
            <w:rFonts w:asciiTheme="minorHAnsi" w:eastAsiaTheme="minorEastAsia" w:hAnsiTheme="minorHAnsi" w:cstheme="minorBidi"/>
            <w:noProof/>
            <w:sz w:val="22"/>
            <w:szCs w:val="22"/>
            <w:lang w:eastAsia="pt-PT"/>
          </w:rPr>
          <w:tab/>
        </w:r>
        <w:r w:rsidRPr="00190B01">
          <w:rPr>
            <w:rStyle w:val="Hiperligao"/>
            <w:noProof/>
          </w:rPr>
          <w:t>Gerir Competições</w:t>
        </w:r>
        <w:r>
          <w:rPr>
            <w:noProof/>
            <w:webHidden/>
          </w:rPr>
          <w:tab/>
        </w:r>
        <w:r>
          <w:rPr>
            <w:noProof/>
            <w:webHidden/>
          </w:rPr>
          <w:fldChar w:fldCharType="begin"/>
        </w:r>
        <w:r>
          <w:rPr>
            <w:noProof/>
            <w:webHidden/>
          </w:rPr>
          <w:instrText xml:space="preserve"> PAGEREF _Toc524814442 \h </w:instrText>
        </w:r>
      </w:ins>
      <w:r>
        <w:rPr>
          <w:noProof/>
          <w:webHidden/>
        </w:rPr>
      </w:r>
      <w:r>
        <w:rPr>
          <w:noProof/>
          <w:webHidden/>
        </w:rPr>
        <w:fldChar w:fldCharType="separate"/>
      </w:r>
      <w:ins w:id="220" w:author="Rui Paredes" w:date="2018-09-15T22:37:00Z">
        <w:r>
          <w:rPr>
            <w:noProof/>
            <w:webHidden/>
          </w:rPr>
          <w:t>58</w:t>
        </w:r>
        <w:r>
          <w:rPr>
            <w:noProof/>
            <w:webHidden/>
          </w:rPr>
          <w:fldChar w:fldCharType="end"/>
        </w:r>
        <w:r w:rsidRPr="00190B01">
          <w:rPr>
            <w:rStyle w:val="Hiperligao"/>
            <w:noProof/>
          </w:rPr>
          <w:fldChar w:fldCharType="end"/>
        </w:r>
      </w:ins>
    </w:p>
    <w:p w14:paraId="577808BA" w14:textId="70BD9ED9" w:rsidR="00943741" w:rsidRDefault="00943741">
      <w:pPr>
        <w:pStyle w:val="ndice3"/>
        <w:tabs>
          <w:tab w:val="left" w:pos="1320"/>
          <w:tab w:val="right" w:leader="dot" w:pos="9408"/>
        </w:tabs>
        <w:rPr>
          <w:ins w:id="221" w:author="Rui Paredes" w:date="2018-09-15T22:37:00Z"/>
          <w:rFonts w:asciiTheme="minorHAnsi" w:eastAsiaTheme="minorEastAsia" w:hAnsiTheme="minorHAnsi" w:cstheme="minorBidi"/>
          <w:noProof/>
          <w:sz w:val="22"/>
          <w:szCs w:val="22"/>
          <w:lang w:eastAsia="pt-PT"/>
        </w:rPr>
      </w:pPr>
      <w:ins w:id="222" w:author="Rui Paredes" w:date="2018-09-15T22:37:00Z">
        <w:r w:rsidRPr="00190B01">
          <w:rPr>
            <w:rStyle w:val="Hiperligao"/>
            <w:noProof/>
          </w:rPr>
          <w:fldChar w:fldCharType="begin"/>
        </w:r>
        <w:r w:rsidRPr="00190B01">
          <w:rPr>
            <w:rStyle w:val="Hiperligao"/>
            <w:noProof/>
          </w:rPr>
          <w:instrText xml:space="preserve"> </w:instrText>
        </w:r>
        <w:r>
          <w:rPr>
            <w:noProof/>
          </w:rPr>
          <w:instrText>HYPERLINK \l "_Toc524814443"</w:instrText>
        </w:r>
        <w:r w:rsidRPr="00190B01">
          <w:rPr>
            <w:rStyle w:val="Hiperligao"/>
            <w:noProof/>
          </w:rPr>
          <w:instrText xml:space="preserve"> </w:instrText>
        </w:r>
        <w:r w:rsidRPr="00190B01">
          <w:rPr>
            <w:rStyle w:val="Hiperligao"/>
            <w:noProof/>
          </w:rPr>
          <w:fldChar w:fldCharType="separate"/>
        </w:r>
        <w:r w:rsidRPr="00190B01">
          <w:rPr>
            <w:rStyle w:val="Hiperligao"/>
            <w:noProof/>
          </w:rPr>
          <w:t>9.2.2</w:t>
        </w:r>
        <w:r>
          <w:rPr>
            <w:rFonts w:asciiTheme="minorHAnsi" w:eastAsiaTheme="minorEastAsia" w:hAnsiTheme="minorHAnsi" w:cstheme="minorBidi"/>
            <w:noProof/>
            <w:sz w:val="22"/>
            <w:szCs w:val="22"/>
            <w:lang w:eastAsia="pt-PT"/>
          </w:rPr>
          <w:tab/>
        </w:r>
        <w:r w:rsidRPr="00190B01">
          <w:rPr>
            <w:rStyle w:val="Hiperligao"/>
            <w:noProof/>
          </w:rPr>
          <w:t>Sugerir Desafio</w:t>
        </w:r>
        <w:r>
          <w:rPr>
            <w:noProof/>
            <w:webHidden/>
          </w:rPr>
          <w:tab/>
        </w:r>
        <w:r>
          <w:rPr>
            <w:noProof/>
            <w:webHidden/>
          </w:rPr>
          <w:fldChar w:fldCharType="begin"/>
        </w:r>
        <w:r>
          <w:rPr>
            <w:noProof/>
            <w:webHidden/>
          </w:rPr>
          <w:instrText xml:space="preserve"> PAGEREF _Toc524814443 \h </w:instrText>
        </w:r>
      </w:ins>
      <w:r>
        <w:rPr>
          <w:noProof/>
          <w:webHidden/>
        </w:rPr>
      </w:r>
      <w:r>
        <w:rPr>
          <w:noProof/>
          <w:webHidden/>
        </w:rPr>
        <w:fldChar w:fldCharType="separate"/>
      </w:r>
      <w:ins w:id="223" w:author="Rui Paredes" w:date="2018-09-15T22:37:00Z">
        <w:r>
          <w:rPr>
            <w:noProof/>
            <w:webHidden/>
          </w:rPr>
          <w:t>59</w:t>
        </w:r>
        <w:r>
          <w:rPr>
            <w:noProof/>
            <w:webHidden/>
          </w:rPr>
          <w:fldChar w:fldCharType="end"/>
        </w:r>
        <w:r w:rsidRPr="00190B01">
          <w:rPr>
            <w:rStyle w:val="Hiperligao"/>
            <w:noProof/>
          </w:rPr>
          <w:fldChar w:fldCharType="end"/>
        </w:r>
      </w:ins>
    </w:p>
    <w:p w14:paraId="5EF04649" w14:textId="6107B326" w:rsidR="0079190A" w:rsidRPr="007B3A76" w:rsidDel="000B0251" w:rsidRDefault="0079190A">
      <w:pPr>
        <w:pStyle w:val="ndice1"/>
        <w:tabs>
          <w:tab w:val="right" w:leader="dot" w:pos="9408"/>
        </w:tabs>
        <w:rPr>
          <w:del w:id="224" w:author="Rui Paredes" w:date="2018-09-15T18:23:00Z"/>
          <w:rFonts w:asciiTheme="minorHAnsi" w:eastAsiaTheme="minorEastAsia" w:hAnsiTheme="minorHAnsi" w:cstheme="minorBidi"/>
          <w:noProof/>
          <w:sz w:val="22"/>
          <w:szCs w:val="22"/>
          <w:lang w:eastAsia="pt-PT"/>
        </w:rPr>
      </w:pPr>
      <w:del w:id="225" w:author="Rui Paredes" w:date="2018-09-15T18:23:00Z">
        <w:r w:rsidRPr="000B0251" w:rsidDel="000B0251">
          <w:rPr>
            <w:rStyle w:val="Hiperligao"/>
            <w:noProof/>
          </w:rPr>
          <w:delText>Elementos Identificativos</w:delText>
        </w:r>
        <w:r w:rsidRPr="007B3A76" w:rsidDel="000B0251">
          <w:rPr>
            <w:noProof/>
            <w:webHidden/>
          </w:rPr>
          <w:tab/>
        </w:r>
        <w:r w:rsidR="009574D0" w:rsidRPr="007B3A76" w:rsidDel="000B0251">
          <w:rPr>
            <w:noProof/>
            <w:webHidden/>
          </w:rPr>
          <w:delText>II</w:delText>
        </w:r>
      </w:del>
    </w:p>
    <w:p w14:paraId="42C554E8" w14:textId="7468C5F1" w:rsidR="0079190A" w:rsidRPr="007B3A76" w:rsidDel="000B0251" w:rsidRDefault="0079190A">
      <w:pPr>
        <w:pStyle w:val="ndice1"/>
        <w:tabs>
          <w:tab w:val="right" w:leader="dot" w:pos="9408"/>
        </w:tabs>
        <w:rPr>
          <w:del w:id="226" w:author="Rui Paredes" w:date="2018-09-15T18:23:00Z"/>
          <w:rFonts w:asciiTheme="minorHAnsi" w:eastAsiaTheme="minorEastAsia" w:hAnsiTheme="minorHAnsi" w:cstheme="minorBidi"/>
          <w:noProof/>
          <w:sz w:val="22"/>
          <w:szCs w:val="22"/>
          <w:lang w:eastAsia="pt-PT"/>
        </w:rPr>
      </w:pPr>
      <w:del w:id="227" w:author="Rui Paredes" w:date="2018-09-15T18:23:00Z">
        <w:r w:rsidRPr="000B0251" w:rsidDel="000B0251">
          <w:rPr>
            <w:rStyle w:val="Hiperligao"/>
            <w:noProof/>
          </w:rPr>
          <w:delText>Agradecimentos</w:delText>
        </w:r>
        <w:r w:rsidRPr="007B3A76" w:rsidDel="000B0251">
          <w:rPr>
            <w:noProof/>
            <w:webHidden/>
          </w:rPr>
          <w:tab/>
        </w:r>
        <w:r w:rsidR="009574D0" w:rsidRPr="007B3A76" w:rsidDel="000B0251">
          <w:rPr>
            <w:noProof/>
            <w:webHidden/>
          </w:rPr>
          <w:delText>III</w:delText>
        </w:r>
      </w:del>
    </w:p>
    <w:p w14:paraId="275721D3" w14:textId="475BAAD6" w:rsidR="0079190A" w:rsidRPr="007B3A76" w:rsidDel="000B0251" w:rsidRDefault="0079190A">
      <w:pPr>
        <w:pStyle w:val="ndice1"/>
        <w:tabs>
          <w:tab w:val="right" w:leader="dot" w:pos="9408"/>
        </w:tabs>
        <w:rPr>
          <w:del w:id="228" w:author="Rui Paredes" w:date="2018-09-15T18:23:00Z"/>
          <w:rFonts w:asciiTheme="minorHAnsi" w:eastAsiaTheme="minorEastAsia" w:hAnsiTheme="minorHAnsi" w:cstheme="minorBidi"/>
          <w:noProof/>
          <w:sz w:val="22"/>
          <w:szCs w:val="22"/>
          <w:lang w:eastAsia="pt-PT"/>
        </w:rPr>
      </w:pPr>
      <w:del w:id="229" w:author="Rui Paredes" w:date="2018-09-15T18:23:00Z">
        <w:r w:rsidRPr="000B0251" w:rsidDel="000B0251">
          <w:rPr>
            <w:rStyle w:val="Hiperligao"/>
            <w:noProof/>
          </w:rPr>
          <w:delText>Resumo</w:delText>
        </w:r>
        <w:r w:rsidRPr="007B3A76" w:rsidDel="000B0251">
          <w:rPr>
            <w:noProof/>
            <w:webHidden/>
          </w:rPr>
          <w:tab/>
        </w:r>
        <w:r w:rsidR="009574D0" w:rsidRPr="007B3A76" w:rsidDel="000B0251">
          <w:rPr>
            <w:noProof/>
            <w:webHidden/>
          </w:rPr>
          <w:delText>IV</w:delText>
        </w:r>
      </w:del>
    </w:p>
    <w:p w14:paraId="54B95173" w14:textId="7BCA6459" w:rsidR="0079190A" w:rsidRPr="007B3A76" w:rsidDel="000B0251" w:rsidRDefault="0079190A">
      <w:pPr>
        <w:pStyle w:val="ndice1"/>
        <w:tabs>
          <w:tab w:val="right" w:leader="dot" w:pos="9408"/>
        </w:tabs>
        <w:rPr>
          <w:del w:id="230" w:author="Rui Paredes" w:date="2018-09-15T18:23:00Z"/>
          <w:rFonts w:asciiTheme="minorHAnsi" w:eastAsiaTheme="minorEastAsia" w:hAnsiTheme="minorHAnsi" w:cstheme="minorBidi"/>
          <w:noProof/>
          <w:sz w:val="22"/>
          <w:szCs w:val="22"/>
          <w:lang w:eastAsia="pt-PT"/>
        </w:rPr>
      </w:pPr>
      <w:del w:id="231" w:author="Rui Paredes" w:date="2018-09-15T18:23:00Z">
        <w:r w:rsidRPr="000B0251" w:rsidDel="000B0251">
          <w:rPr>
            <w:rStyle w:val="Hiperligao"/>
            <w:noProof/>
            <w:rPrChange w:id="232" w:author="Rui Paredes" w:date="2018-09-15T18:23:00Z">
              <w:rPr>
                <w:rStyle w:val="Hiperligao"/>
                <w:noProof/>
                <w:lang w:val="en-US"/>
              </w:rPr>
            </w:rPrChange>
          </w:rPr>
          <w:delText>Abstract</w:delText>
        </w:r>
        <w:r w:rsidRPr="007B3A76" w:rsidDel="000B0251">
          <w:rPr>
            <w:noProof/>
            <w:webHidden/>
          </w:rPr>
          <w:tab/>
        </w:r>
        <w:r w:rsidR="009574D0" w:rsidRPr="007B3A76" w:rsidDel="000B0251">
          <w:rPr>
            <w:noProof/>
            <w:webHidden/>
          </w:rPr>
          <w:delText>V</w:delText>
        </w:r>
      </w:del>
    </w:p>
    <w:p w14:paraId="647692A6" w14:textId="432D3841" w:rsidR="0079190A" w:rsidRPr="007B3A76" w:rsidDel="000B0251" w:rsidRDefault="0079190A">
      <w:pPr>
        <w:pStyle w:val="ndice1"/>
        <w:tabs>
          <w:tab w:val="right" w:leader="dot" w:pos="9408"/>
        </w:tabs>
        <w:rPr>
          <w:del w:id="233" w:author="Rui Paredes" w:date="2018-09-15T18:23:00Z"/>
          <w:rFonts w:asciiTheme="minorHAnsi" w:eastAsiaTheme="minorEastAsia" w:hAnsiTheme="minorHAnsi" w:cstheme="minorBidi"/>
          <w:noProof/>
          <w:sz w:val="22"/>
          <w:szCs w:val="22"/>
          <w:lang w:eastAsia="pt-PT"/>
        </w:rPr>
      </w:pPr>
      <w:del w:id="234" w:author="Rui Paredes" w:date="2018-09-15T18:23:00Z">
        <w:r w:rsidRPr="000B0251" w:rsidDel="000B0251">
          <w:rPr>
            <w:rStyle w:val="Hiperligao"/>
            <w:noProof/>
          </w:rPr>
          <w:delText>Índice</w:delText>
        </w:r>
        <w:r w:rsidRPr="007B3A76" w:rsidDel="000B0251">
          <w:rPr>
            <w:noProof/>
            <w:webHidden/>
          </w:rPr>
          <w:tab/>
        </w:r>
        <w:r w:rsidR="009574D0" w:rsidRPr="007B3A76" w:rsidDel="000B0251">
          <w:rPr>
            <w:noProof/>
            <w:webHidden/>
          </w:rPr>
          <w:delText>VI</w:delText>
        </w:r>
      </w:del>
    </w:p>
    <w:p w14:paraId="33E4DD65" w14:textId="749B4593" w:rsidR="0079190A" w:rsidRPr="007B3A76" w:rsidDel="000B0251" w:rsidRDefault="0079190A">
      <w:pPr>
        <w:pStyle w:val="ndice1"/>
        <w:tabs>
          <w:tab w:val="right" w:leader="dot" w:pos="9408"/>
        </w:tabs>
        <w:rPr>
          <w:del w:id="235" w:author="Rui Paredes" w:date="2018-09-15T18:23:00Z"/>
          <w:rFonts w:asciiTheme="minorHAnsi" w:eastAsiaTheme="minorEastAsia" w:hAnsiTheme="minorHAnsi" w:cstheme="minorBidi"/>
          <w:noProof/>
          <w:sz w:val="22"/>
          <w:szCs w:val="22"/>
          <w:lang w:eastAsia="pt-PT"/>
        </w:rPr>
      </w:pPr>
      <w:del w:id="236" w:author="Rui Paredes" w:date="2018-09-15T18:23:00Z">
        <w:r w:rsidRPr="000B0251" w:rsidDel="000B0251">
          <w:rPr>
            <w:rStyle w:val="Hiperligao"/>
            <w:noProof/>
          </w:rPr>
          <w:delText>Indíce de Figuras</w:delText>
        </w:r>
        <w:r w:rsidRPr="007B3A76" w:rsidDel="000B0251">
          <w:rPr>
            <w:noProof/>
            <w:webHidden/>
          </w:rPr>
          <w:tab/>
        </w:r>
        <w:r w:rsidR="009574D0" w:rsidRPr="007B3A76" w:rsidDel="000B0251">
          <w:rPr>
            <w:noProof/>
            <w:webHidden/>
          </w:rPr>
          <w:delText>IX</w:delText>
        </w:r>
      </w:del>
    </w:p>
    <w:p w14:paraId="6E0E4587" w14:textId="1771CEF3" w:rsidR="0079190A" w:rsidRPr="007B3A76" w:rsidDel="000B0251" w:rsidRDefault="0079190A">
      <w:pPr>
        <w:pStyle w:val="ndice1"/>
        <w:tabs>
          <w:tab w:val="right" w:leader="dot" w:pos="9408"/>
        </w:tabs>
        <w:rPr>
          <w:del w:id="237" w:author="Rui Paredes" w:date="2018-09-15T18:23:00Z"/>
          <w:rFonts w:asciiTheme="minorHAnsi" w:eastAsiaTheme="minorEastAsia" w:hAnsiTheme="minorHAnsi" w:cstheme="minorBidi"/>
          <w:noProof/>
          <w:sz w:val="22"/>
          <w:szCs w:val="22"/>
          <w:lang w:eastAsia="pt-PT"/>
        </w:rPr>
      </w:pPr>
      <w:del w:id="238" w:author="Rui Paredes" w:date="2018-09-15T18:23:00Z">
        <w:r w:rsidRPr="000B0251" w:rsidDel="000B0251">
          <w:rPr>
            <w:rStyle w:val="Hiperligao"/>
            <w:noProof/>
          </w:rPr>
          <w:delText>Índice de Tabelas</w:delText>
        </w:r>
        <w:r w:rsidRPr="007B3A76" w:rsidDel="000B0251">
          <w:rPr>
            <w:noProof/>
            <w:webHidden/>
          </w:rPr>
          <w:tab/>
        </w:r>
        <w:r w:rsidR="009574D0" w:rsidRPr="007B3A76" w:rsidDel="000B0251">
          <w:rPr>
            <w:noProof/>
            <w:webHidden/>
          </w:rPr>
          <w:delText>X</w:delText>
        </w:r>
      </w:del>
    </w:p>
    <w:p w14:paraId="348E4414" w14:textId="168C0968" w:rsidR="0079190A" w:rsidRPr="007B3A76" w:rsidDel="000B0251" w:rsidRDefault="0079190A">
      <w:pPr>
        <w:pStyle w:val="ndice1"/>
        <w:tabs>
          <w:tab w:val="right" w:leader="dot" w:pos="9408"/>
        </w:tabs>
        <w:rPr>
          <w:del w:id="239" w:author="Rui Paredes" w:date="2018-09-15T18:23:00Z"/>
          <w:rFonts w:asciiTheme="minorHAnsi" w:eastAsiaTheme="minorEastAsia" w:hAnsiTheme="minorHAnsi" w:cstheme="minorBidi"/>
          <w:noProof/>
          <w:sz w:val="22"/>
          <w:szCs w:val="22"/>
          <w:lang w:eastAsia="pt-PT"/>
        </w:rPr>
      </w:pPr>
      <w:del w:id="240" w:author="Rui Paredes" w:date="2018-09-15T18:23:00Z">
        <w:r w:rsidRPr="000B0251" w:rsidDel="000B0251">
          <w:rPr>
            <w:rStyle w:val="Hiperligao"/>
            <w:noProof/>
          </w:rPr>
          <w:delText>Lista de Acrónimos</w:delText>
        </w:r>
        <w:r w:rsidRPr="007B3A76" w:rsidDel="000B0251">
          <w:rPr>
            <w:noProof/>
            <w:webHidden/>
          </w:rPr>
          <w:tab/>
        </w:r>
        <w:r w:rsidR="009574D0" w:rsidRPr="007B3A76" w:rsidDel="000B0251">
          <w:rPr>
            <w:noProof/>
            <w:webHidden/>
          </w:rPr>
          <w:delText>XI</w:delText>
        </w:r>
      </w:del>
    </w:p>
    <w:p w14:paraId="50D68CCE" w14:textId="0CFD482D" w:rsidR="0079190A" w:rsidRPr="007B3A76" w:rsidDel="000B0251" w:rsidRDefault="0079190A">
      <w:pPr>
        <w:pStyle w:val="ndice1"/>
        <w:tabs>
          <w:tab w:val="left" w:pos="480"/>
          <w:tab w:val="right" w:leader="dot" w:pos="9408"/>
        </w:tabs>
        <w:rPr>
          <w:del w:id="241" w:author="Rui Paredes" w:date="2018-09-15T18:23:00Z"/>
          <w:rFonts w:asciiTheme="minorHAnsi" w:eastAsiaTheme="minorEastAsia" w:hAnsiTheme="minorHAnsi" w:cstheme="minorBidi"/>
          <w:noProof/>
          <w:sz w:val="22"/>
          <w:szCs w:val="22"/>
          <w:lang w:eastAsia="pt-PT"/>
        </w:rPr>
      </w:pPr>
      <w:del w:id="242" w:author="Rui Paredes" w:date="2018-09-15T18:23:00Z">
        <w:r w:rsidRPr="000B0251" w:rsidDel="000B0251">
          <w:rPr>
            <w:rStyle w:val="Hiperligao"/>
            <w:noProof/>
          </w:rPr>
          <w:delText>1</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Introdução</w:delText>
        </w:r>
        <w:r w:rsidRPr="007B3A76" w:rsidDel="000B0251">
          <w:rPr>
            <w:noProof/>
            <w:webHidden/>
          </w:rPr>
          <w:tab/>
        </w:r>
        <w:r w:rsidR="009574D0" w:rsidRPr="007B3A76" w:rsidDel="000B0251">
          <w:rPr>
            <w:noProof/>
            <w:webHidden/>
          </w:rPr>
          <w:delText>1</w:delText>
        </w:r>
      </w:del>
    </w:p>
    <w:p w14:paraId="51E496FF" w14:textId="4CC3652C" w:rsidR="0079190A" w:rsidRPr="007B3A76" w:rsidDel="000B0251" w:rsidRDefault="0079190A">
      <w:pPr>
        <w:pStyle w:val="ndice2"/>
        <w:tabs>
          <w:tab w:val="left" w:pos="880"/>
          <w:tab w:val="right" w:leader="dot" w:pos="9408"/>
        </w:tabs>
        <w:rPr>
          <w:del w:id="243" w:author="Rui Paredes" w:date="2018-09-15T18:23:00Z"/>
          <w:rFonts w:asciiTheme="minorHAnsi" w:eastAsiaTheme="minorEastAsia" w:hAnsiTheme="minorHAnsi" w:cstheme="minorBidi"/>
          <w:noProof/>
          <w:sz w:val="22"/>
          <w:szCs w:val="22"/>
          <w:lang w:eastAsia="pt-PT"/>
        </w:rPr>
      </w:pPr>
      <w:del w:id="244" w:author="Rui Paredes" w:date="2018-09-15T18:23:00Z">
        <w:r w:rsidRPr="000B0251" w:rsidDel="000B0251">
          <w:rPr>
            <w:rStyle w:val="Hiperligao"/>
            <w:noProof/>
          </w:rPr>
          <w:delText>1.1</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Motivação</w:delText>
        </w:r>
        <w:r w:rsidRPr="007B3A76" w:rsidDel="000B0251">
          <w:rPr>
            <w:noProof/>
            <w:webHidden/>
          </w:rPr>
          <w:tab/>
        </w:r>
        <w:r w:rsidR="009574D0" w:rsidRPr="007B3A76" w:rsidDel="000B0251">
          <w:rPr>
            <w:noProof/>
            <w:webHidden/>
          </w:rPr>
          <w:delText>1</w:delText>
        </w:r>
      </w:del>
    </w:p>
    <w:p w14:paraId="49819E83" w14:textId="65687803" w:rsidR="0079190A" w:rsidRPr="007B3A76" w:rsidDel="000B0251" w:rsidRDefault="0079190A">
      <w:pPr>
        <w:pStyle w:val="ndice2"/>
        <w:tabs>
          <w:tab w:val="left" w:pos="880"/>
          <w:tab w:val="right" w:leader="dot" w:pos="9408"/>
        </w:tabs>
        <w:rPr>
          <w:del w:id="245" w:author="Rui Paredes" w:date="2018-09-15T18:23:00Z"/>
          <w:rFonts w:asciiTheme="minorHAnsi" w:eastAsiaTheme="minorEastAsia" w:hAnsiTheme="minorHAnsi" w:cstheme="minorBidi"/>
          <w:noProof/>
          <w:sz w:val="22"/>
          <w:szCs w:val="22"/>
          <w:lang w:eastAsia="pt-PT"/>
        </w:rPr>
      </w:pPr>
      <w:del w:id="246" w:author="Rui Paredes" w:date="2018-09-15T18:23:00Z">
        <w:r w:rsidRPr="000B0251" w:rsidDel="000B0251">
          <w:rPr>
            <w:rStyle w:val="Hiperligao"/>
            <w:noProof/>
          </w:rPr>
          <w:delText>1.2</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Objetivos da Plataforma</w:delText>
        </w:r>
        <w:r w:rsidRPr="007B3A76" w:rsidDel="000B0251">
          <w:rPr>
            <w:noProof/>
            <w:webHidden/>
          </w:rPr>
          <w:tab/>
        </w:r>
        <w:r w:rsidR="009574D0" w:rsidRPr="007B3A76" w:rsidDel="000B0251">
          <w:rPr>
            <w:noProof/>
            <w:webHidden/>
          </w:rPr>
          <w:delText>1</w:delText>
        </w:r>
      </w:del>
    </w:p>
    <w:p w14:paraId="0CAAD452" w14:textId="66AE03F2" w:rsidR="0079190A" w:rsidRPr="007B3A76" w:rsidDel="000B0251" w:rsidRDefault="0079190A">
      <w:pPr>
        <w:pStyle w:val="ndice2"/>
        <w:tabs>
          <w:tab w:val="left" w:pos="880"/>
          <w:tab w:val="right" w:leader="dot" w:pos="9408"/>
        </w:tabs>
        <w:rPr>
          <w:del w:id="247" w:author="Rui Paredes" w:date="2018-09-15T18:23:00Z"/>
          <w:rFonts w:asciiTheme="minorHAnsi" w:eastAsiaTheme="minorEastAsia" w:hAnsiTheme="minorHAnsi" w:cstheme="minorBidi"/>
          <w:noProof/>
          <w:sz w:val="22"/>
          <w:szCs w:val="22"/>
          <w:lang w:eastAsia="pt-PT"/>
        </w:rPr>
      </w:pPr>
      <w:del w:id="248" w:author="Rui Paredes" w:date="2018-09-15T18:23:00Z">
        <w:r w:rsidRPr="000B0251" w:rsidDel="000B0251">
          <w:rPr>
            <w:rStyle w:val="Hiperligao"/>
            <w:noProof/>
          </w:rPr>
          <w:delText>1.3</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Estrutura do Documento</w:delText>
        </w:r>
        <w:r w:rsidRPr="007B3A76" w:rsidDel="000B0251">
          <w:rPr>
            <w:noProof/>
            <w:webHidden/>
          </w:rPr>
          <w:tab/>
        </w:r>
        <w:r w:rsidR="009574D0" w:rsidRPr="007B3A76" w:rsidDel="000B0251">
          <w:rPr>
            <w:noProof/>
            <w:webHidden/>
          </w:rPr>
          <w:delText>2</w:delText>
        </w:r>
      </w:del>
    </w:p>
    <w:p w14:paraId="10A00145" w14:textId="56DEC5D6" w:rsidR="0079190A" w:rsidRPr="007B3A76" w:rsidDel="000B0251" w:rsidRDefault="0079190A">
      <w:pPr>
        <w:pStyle w:val="ndice1"/>
        <w:tabs>
          <w:tab w:val="left" w:pos="480"/>
          <w:tab w:val="right" w:leader="dot" w:pos="9408"/>
        </w:tabs>
        <w:rPr>
          <w:del w:id="249" w:author="Rui Paredes" w:date="2018-09-15T18:23:00Z"/>
          <w:rFonts w:asciiTheme="minorHAnsi" w:eastAsiaTheme="minorEastAsia" w:hAnsiTheme="minorHAnsi" w:cstheme="minorBidi"/>
          <w:noProof/>
          <w:sz w:val="22"/>
          <w:szCs w:val="22"/>
          <w:lang w:eastAsia="pt-PT"/>
        </w:rPr>
      </w:pPr>
      <w:del w:id="250" w:author="Rui Paredes" w:date="2018-09-15T18:23:00Z">
        <w:r w:rsidRPr="000B0251" w:rsidDel="000B0251">
          <w:rPr>
            <w:rStyle w:val="Hiperligao"/>
            <w:noProof/>
          </w:rPr>
          <w:delText>2</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Estado da Arte</w:delText>
        </w:r>
        <w:r w:rsidRPr="007B3A76" w:rsidDel="000B0251">
          <w:rPr>
            <w:noProof/>
            <w:webHidden/>
          </w:rPr>
          <w:tab/>
        </w:r>
        <w:r w:rsidR="009574D0" w:rsidRPr="007B3A76" w:rsidDel="000B0251">
          <w:rPr>
            <w:noProof/>
            <w:webHidden/>
          </w:rPr>
          <w:delText>3</w:delText>
        </w:r>
      </w:del>
    </w:p>
    <w:p w14:paraId="655D5F5F" w14:textId="24A5222D" w:rsidR="0079190A" w:rsidRPr="007B3A76" w:rsidDel="000B0251" w:rsidRDefault="0079190A">
      <w:pPr>
        <w:pStyle w:val="ndice2"/>
        <w:tabs>
          <w:tab w:val="left" w:pos="880"/>
          <w:tab w:val="right" w:leader="dot" w:pos="9408"/>
        </w:tabs>
        <w:rPr>
          <w:del w:id="251" w:author="Rui Paredes" w:date="2018-09-15T18:23:00Z"/>
          <w:rFonts w:asciiTheme="minorHAnsi" w:eastAsiaTheme="minorEastAsia" w:hAnsiTheme="minorHAnsi" w:cstheme="minorBidi"/>
          <w:noProof/>
          <w:sz w:val="22"/>
          <w:szCs w:val="22"/>
          <w:lang w:eastAsia="pt-PT"/>
        </w:rPr>
      </w:pPr>
      <w:del w:id="252" w:author="Rui Paredes" w:date="2018-09-15T18:23:00Z">
        <w:r w:rsidRPr="000B0251" w:rsidDel="000B0251">
          <w:rPr>
            <w:rStyle w:val="Hiperligao"/>
            <w:noProof/>
          </w:rPr>
          <w:delText>2.1</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Plataformas existentes</w:delText>
        </w:r>
        <w:r w:rsidRPr="007B3A76" w:rsidDel="000B0251">
          <w:rPr>
            <w:noProof/>
            <w:webHidden/>
          </w:rPr>
          <w:tab/>
        </w:r>
        <w:r w:rsidR="009574D0" w:rsidRPr="007B3A76" w:rsidDel="000B0251">
          <w:rPr>
            <w:noProof/>
            <w:webHidden/>
          </w:rPr>
          <w:delText>3</w:delText>
        </w:r>
      </w:del>
    </w:p>
    <w:p w14:paraId="4A20BF44" w14:textId="631D1826" w:rsidR="0079190A" w:rsidRPr="007B3A76" w:rsidDel="000B0251" w:rsidRDefault="0079190A">
      <w:pPr>
        <w:pStyle w:val="ndice3"/>
        <w:tabs>
          <w:tab w:val="left" w:pos="1320"/>
          <w:tab w:val="right" w:leader="dot" w:pos="9408"/>
        </w:tabs>
        <w:rPr>
          <w:del w:id="253" w:author="Rui Paredes" w:date="2018-09-15T18:23:00Z"/>
          <w:rFonts w:asciiTheme="minorHAnsi" w:eastAsiaTheme="minorEastAsia" w:hAnsiTheme="minorHAnsi" w:cstheme="minorBidi"/>
          <w:noProof/>
          <w:sz w:val="22"/>
          <w:szCs w:val="22"/>
          <w:lang w:eastAsia="pt-PT"/>
        </w:rPr>
      </w:pPr>
      <w:del w:id="254" w:author="Rui Paredes" w:date="2018-09-15T18:23:00Z">
        <w:r w:rsidRPr="000B0251" w:rsidDel="000B0251">
          <w:rPr>
            <w:rStyle w:val="Hiperligao"/>
            <w:noProof/>
          </w:rPr>
          <w:delText>2.1.1</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Hacking Lab</w:delText>
        </w:r>
        <w:r w:rsidRPr="007B3A76" w:rsidDel="000B0251">
          <w:rPr>
            <w:noProof/>
            <w:webHidden/>
          </w:rPr>
          <w:tab/>
        </w:r>
        <w:r w:rsidR="009574D0" w:rsidRPr="007B3A76" w:rsidDel="000B0251">
          <w:rPr>
            <w:noProof/>
            <w:webHidden/>
          </w:rPr>
          <w:delText>4</w:delText>
        </w:r>
      </w:del>
    </w:p>
    <w:p w14:paraId="655661ED" w14:textId="5A519013" w:rsidR="0079190A" w:rsidRPr="007B3A76" w:rsidDel="000B0251" w:rsidRDefault="0079190A">
      <w:pPr>
        <w:pStyle w:val="ndice3"/>
        <w:tabs>
          <w:tab w:val="left" w:pos="1320"/>
          <w:tab w:val="right" w:leader="dot" w:pos="9408"/>
        </w:tabs>
        <w:rPr>
          <w:del w:id="255" w:author="Rui Paredes" w:date="2018-09-15T18:23:00Z"/>
          <w:rFonts w:asciiTheme="minorHAnsi" w:eastAsiaTheme="minorEastAsia" w:hAnsiTheme="minorHAnsi" w:cstheme="minorBidi"/>
          <w:noProof/>
          <w:sz w:val="22"/>
          <w:szCs w:val="22"/>
          <w:lang w:eastAsia="pt-PT"/>
        </w:rPr>
      </w:pPr>
      <w:del w:id="256" w:author="Rui Paredes" w:date="2018-09-15T18:23:00Z">
        <w:r w:rsidRPr="000B0251" w:rsidDel="000B0251">
          <w:rPr>
            <w:rStyle w:val="Hiperligao"/>
            <w:noProof/>
          </w:rPr>
          <w:delText>2.1.2</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CTF365</w:delText>
        </w:r>
        <w:r w:rsidRPr="007B3A76" w:rsidDel="000B0251">
          <w:rPr>
            <w:noProof/>
            <w:webHidden/>
          </w:rPr>
          <w:tab/>
        </w:r>
        <w:r w:rsidR="009574D0" w:rsidRPr="007B3A76" w:rsidDel="000B0251">
          <w:rPr>
            <w:noProof/>
            <w:webHidden/>
          </w:rPr>
          <w:delText>4</w:delText>
        </w:r>
      </w:del>
    </w:p>
    <w:p w14:paraId="3DF7B337" w14:textId="769FF60F" w:rsidR="0079190A" w:rsidRPr="007B3A76" w:rsidDel="000B0251" w:rsidRDefault="0079190A">
      <w:pPr>
        <w:pStyle w:val="ndice3"/>
        <w:tabs>
          <w:tab w:val="left" w:pos="1320"/>
          <w:tab w:val="right" w:leader="dot" w:pos="9408"/>
        </w:tabs>
        <w:rPr>
          <w:del w:id="257" w:author="Rui Paredes" w:date="2018-09-15T18:23:00Z"/>
          <w:rFonts w:asciiTheme="minorHAnsi" w:eastAsiaTheme="minorEastAsia" w:hAnsiTheme="minorHAnsi" w:cstheme="minorBidi"/>
          <w:noProof/>
          <w:sz w:val="22"/>
          <w:szCs w:val="22"/>
          <w:lang w:eastAsia="pt-PT"/>
        </w:rPr>
      </w:pPr>
      <w:del w:id="258" w:author="Rui Paredes" w:date="2018-09-15T18:23:00Z">
        <w:r w:rsidRPr="000B0251" w:rsidDel="000B0251">
          <w:rPr>
            <w:rStyle w:val="Hiperligao"/>
            <w:noProof/>
          </w:rPr>
          <w:delText>2.1.3</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Reversing.kr</w:delText>
        </w:r>
        <w:r w:rsidRPr="007B3A76" w:rsidDel="000B0251">
          <w:rPr>
            <w:noProof/>
            <w:webHidden/>
          </w:rPr>
          <w:tab/>
        </w:r>
        <w:r w:rsidR="009574D0" w:rsidRPr="007B3A76" w:rsidDel="000B0251">
          <w:rPr>
            <w:noProof/>
            <w:webHidden/>
          </w:rPr>
          <w:delText>6</w:delText>
        </w:r>
      </w:del>
    </w:p>
    <w:p w14:paraId="62A310F5" w14:textId="33FC8DE8" w:rsidR="0079190A" w:rsidRPr="007B3A76" w:rsidDel="000B0251" w:rsidRDefault="0079190A">
      <w:pPr>
        <w:pStyle w:val="ndice3"/>
        <w:tabs>
          <w:tab w:val="left" w:pos="1320"/>
          <w:tab w:val="right" w:leader="dot" w:pos="9408"/>
        </w:tabs>
        <w:rPr>
          <w:del w:id="259" w:author="Rui Paredes" w:date="2018-09-15T18:23:00Z"/>
          <w:rFonts w:asciiTheme="minorHAnsi" w:eastAsiaTheme="minorEastAsia" w:hAnsiTheme="minorHAnsi" w:cstheme="minorBidi"/>
          <w:noProof/>
          <w:sz w:val="22"/>
          <w:szCs w:val="22"/>
          <w:lang w:eastAsia="pt-PT"/>
        </w:rPr>
      </w:pPr>
      <w:del w:id="260" w:author="Rui Paredes" w:date="2018-09-15T18:23:00Z">
        <w:r w:rsidRPr="000B0251" w:rsidDel="000B0251">
          <w:rPr>
            <w:rStyle w:val="Hiperligao"/>
            <w:noProof/>
          </w:rPr>
          <w:delText>2.1.4</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RingZer0 Team Online CTF</w:delText>
        </w:r>
        <w:r w:rsidRPr="007B3A76" w:rsidDel="000B0251">
          <w:rPr>
            <w:noProof/>
            <w:webHidden/>
          </w:rPr>
          <w:tab/>
        </w:r>
        <w:r w:rsidR="009574D0" w:rsidRPr="007B3A76" w:rsidDel="000B0251">
          <w:rPr>
            <w:noProof/>
            <w:webHidden/>
          </w:rPr>
          <w:delText>6</w:delText>
        </w:r>
      </w:del>
    </w:p>
    <w:p w14:paraId="24CE67E3" w14:textId="3C2E08B0" w:rsidR="0079190A" w:rsidRPr="007B3A76" w:rsidDel="000B0251" w:rsidRDefault="0079190A">
      <w:pPr>
        <w:pStyle w:val="ndice3"/>
        <w:tabs>
          <w:tab w:val="left" w:pos="1320"/>
          <w:tab w:val="right" w:leader="dot" w:pos="9408"/>
        </w:tabs>
        <w:rPr>
          <w:del w:id="261" w:author="Rui Paredes" w:date="2018-09-15T18:23:00Z"/>
          <w:rFonts w:asciiTheme="minorHAnsi" w:eastAsiaTheme="minorEastAsia" w:hAnsiTheme="minorHAnsi" w:cstheme="minorBidi"/>
          <w:noProof/>
          <w:sz w:val="22"/>
          <w:szCs w:val="22"/>
          <w:lang w:eastAsia="pt-PT"/>
        </w:rPr>
      </w:pPr>
      <w:del w:id="262" w:author="Rui Paredes" w:date="2018-09-15T18:23:00Z">
        <w:r w:rsidRPr="000B0251" w:rsidDel="000B0251">
          <w:rPr>
            <w:rStyle w:val="Hiperligao"/>
            <w:noProof/>
          </w:rPr>
          <w:delText>2.1.5</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WebGoat</w:delText>
        </w:r>
        <w:r w:rsidRPr="007B3A76" w:rsidDel="000B0251">
          <w:rPr>
            <w:noProof/>
            <w:webHidden/>
          </w:rPr>
          <w:tab/>
        </w:r>
        <w:r w:rsidR="009574D0" w:rsidRPr="007B3A76" w:rsidDel="000B0251">
          <w:rPr>
            <w:noProof/>
            <w:webHidden/>
          </w:rPr>
          <w:delText>7</w:delText>
        </w:r>
      </w:del>
    </w:p>
    <w:p w14:paraId="1D7443FD" w14:textId="43DDE4DF" w:rsidR="0079190A" w:rsidRPr="007B3A76" w:rsidDel="000B0251" w:rsidRDefault="0079190A">
      <w:pPr>
        <w:pStyle w:val="ndice2"/>
        <w:tabs>
          <w:tab w:val="left" w:pos="880"/>
          <w:tab w:val="right" w:leader="dot" w:pos="9408"/>
        </w:tabs>
        <w:rPr>
          <w:del w:id="263" w:author="Rui Paredes" w:date="2018-09-15T18:23:00Z"/>
          <w:rFonts w:asciiTheme="minorHAnsi" w:eastAsiaTheme="minorEastAsia" w:hAnsiTheme="minorHAnsi" w:cstheme="minorBidi"/>
          <w:noProof/>
          <w:sz w:val="22"/>
          <w:szCs w:val="22"/>
          <w:lang w:eastAsia="pt-PT"/>
        </w:rPr>
      </w:pPr>
      <w:del w:id="264" w:author="Rui Paredes" w:date="2018-09-15T18:23:00Z">
        <w:r w:rsidRPr="000B0251" w:rsidDel="000B0251">
          <w:rPr>
            <w:rStyle w:val="Hiperligao"/>
            <w:noProof/>
          </w:rPr>
          <w:delText>2.2</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Análise crítica das soluções existentes</w:delText>
        </w:r>
        <w:r w:rsidRPr="007B3A76" w:rsidDel="000B0251">
          <w:rPr>
            <w:noProof/>
            <w:webHidden/>
          </w:rPr>
          <w:tab/>
        </w:r>
        <w:r w:rsidR="009574D0" w:rsidRPr="007B3A76" w:rsidDel="000B0251">
          <w:rPr>
            <w:noProof/>
            <w:webHidden/>
          </w:rPr>
          <w:delText>8</w:delText>
        </w:r>
      </w:del>
    </w:p>
    <w:p w14:paraId="1060F031" w14:textId="5AE566EB" w:rsidR="0079190A" w:rsidRPr="007B3A76" w:rsidDel="000B0251" w:rsidRDefault="0079190A">
      <w:pPr>
        <w:pStyle w:val="ndice1"/>
        <w:tabs>
          <w:tab w:val="left" w:pos="480"/>
          <w:tab w:val="right" w:leader="dot" w:pos="9408"/>
        </w:tabs>
        <w:rPr>
          <w:del w:id="265" w:author="Rui Paredes" w:date="2018-09-15T18:23:00Z"/>
          <w:rFonts w:asciiTheme="minorHAnsi" w:eastAsiaTheme="minorEastAsia" w:hAnsiTheme="minorHAnsi" w:cstheme="minorBidi"/>
          <w:noProof/>
          <w:sz w:val="22"/>
          <w:szCs w:val="22"/>
          <w:lang w:eastAsia="pt-PT"/>
        </w:rPr>
      </w:pPr>
      <w:del w:id="266" w:author="Rui Paredes" w:date="2018-09-15T18:23:00Z">
        <w:r w:rsidRPr="000B0251" w:rsidDel="000B0251">
          <w:rPr>
            <w:rStyle w:val="Hiperligao"/>
            <w:noProof/>
          </w:rPr>
          <w:delText>3</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Metodologia</w:delText>
        </w:r>
        <w:r w:rsidRPr="007B3A76" w:rsidDel="000B0251">
          <w:rPr>
            <w:noProof/>
            <w:webHidden/>
          </w:rPr>
          <w:tab/>
        </w:r>
        <w:r w:rsidR="009574D0" w:rsidRPr="007B3A76" w:rsidDel="000B0251">
          <w:rPr>
            <w:noProof/>
            <w:webHidden/>
          </w:rPr>
          <w:delText>11</w:delText>
        </w:r>
      </w:del>
    </w:p>
    <w:p w14:paraId="71EB52E0" w14:textId="0DF7DE89" w:rsidR="0079190A" w:rsidRPr="007B3A76" w:rsidDel="000B0251" w:rsidRDefault="0079190A">
      <w:pPr>
        <w:pStyle w:val="ndice2"/>
        <w:tabs>
          <w:tab w:val="left" w:pos="880"/>
          <w:tab w:val="right" w:leader="dot" w:pos="9408"/>
        </w:tabs>
        <w:rPr>
          <w:del w:id="267" w:author="Rui Paredes" w:date="2018-09-15T18:23:00Z"/>
          <w:rFonts w:asciiTheme="minorHAnsi" w:eastAsiaTheme="minorEastAsia" w:hAnsiTheme="minorHAnsi" w:cstheme="minorBidi"/>
          <w:noProof/>
          <w:sz w:val="22"/>
          <w:szCs w:val="22"/>
          <w:lang w:eastAsia="pt-PT"/>
        </w:rPr>
      </w:pPr>
      <w:del w:id="268" w:author="Rui Paredes" w:date="2018-09-15T18:23:00Z">
        <w:r w:rsidRPr="000B0251" w:rsidDel="000B0251">
          <w:rPr>
            <w:rStyle w:val="Hiperligao"/>
            <w:noProof/>
          </w:rPr>
          <w:delText>3.1</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Metodologia de desenvolvimento ágil: SCRUM</w:delText>
        </w:r>
        <w:r w:rsidRPr="007B3A76" w:rsidDel="000B0251">
          <w:rPr>
            <w:noProof/>
            <w:webHidden/>
          </w:rPr>
          <w:tab/>
        </w:r>
        <w:r w:rsidR="009574D0" w:rsidRPr="007B3A76" w:rsidDel="000B0251">
          <w:rPr>
            <w:noProof/>
            <w:webHidden/>
          </w:rPr>
          <w:delText>11</w:delText>
        </w:r>
      </w:del>
    </w:p>
    <w:p w14:paraId="6BD75BBA" w14:textId="023B6B06" w:rsidR="0079190A" w:rsidRPr="007B3A76" w:rsidDel="000B0251" w:rsidRDefault="0079190A">
      <w:pPr>
        <w:pStyle w:val="ndice1"/>
        <w:tabs>
          <w:tab w:val="left" w:pos="480"/>
          <w:tab w:val="right" w:leader="dot" w:pos="9408"/>
        </w:tabs>
        <w:rPr>
          <w:del w:id="269" w:author="Rui Paredes" w:date="2018-09-15T18:23:00Z"/>
          <w:rFonts w:asciiTheme="minorHAnsi" w:eastAsiaTheme="minorEastAsia" w:hAnsiTheme="minorHAnsi" w:cstheme="minorBidi"/>
          <w:noProof/>
          <w:sz w:val="22"/>
          <w:szCs w:val="22"/>
          <w:lang w:eastAsia="pt-PT"/>
        </w:rPr>
      </w:pPr>
      <w:del w:id="270" w:author="Rui Paredes" w:date="2018-09-15T18:23:00Z">
        <w:r w:rsidRPr="000B0251" w:rsidDel="000B0251">
          <w:rPr>
            <w:rStyle w:val="Hiperligao"/>
            <w:noProof/>
          </w:rPr>
          <w:delText>4</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Análise de Requisitos</w:delText>
        </w:r>
        <w:r w:rsidRPr="007B3A76" w:rsidDel="000B0251">
          <w:rPr>
            <w:noProof/>
            <w:webHidden/>
          </w:rPr>
          <w:tab/>
        </w:r>
        <w:r w:rsidR="009574D0" w:rsidRPr="007B3A76" w:rsidDel="000B0251">
          <w:rPr>
            <w:noProof/>
            <w:webHidden/>
          </w:rPr>
          <w:delText>14</w:delText>
        </w:r>
      </w:del>
    </w:p>
    <w:p w14:paraId="3FE6CE41" w14:textId="30348580" w:rsidR="0079190A" w:rsidRPr="007B3A76" w:rsidDel="000B0251" w:rsidRDefault="0079190A">
      <w:pPr>
        <w:pStyle w:val="ndice2"/>
        <w:tabs>
          <w:tab w:val="left" w:pos="880"/>
          <w:tab w:val="right" w:leader="dot" w:pos="9408"/>
        </w:tabs>
        <w:rPr>
          <w:del w:id="271" w:author="Rui Paredes" w:date="2018-09-15T18:23:00Z"/>
          <w:rFonts w:asciiTheme="minorHAnsi" w:eastAsiaTheme="minorEastAsia" w:hAnsiTheme="minorHAnsi" w:cstheme="minorBidi"/>
          <w:noProof/>
          <w:sz w:val="22"/>
          <w:szCs w:val="22"/>
          <w:lang w:eastAsia="pt-PT"/>
        </w:rPr>
      </w:pPr>
      <w:del w:id="272" w:author="Rui Paredes" w:date="2018-09-15T18:23:00Z">
        <w:r w:rsidRPr="000B0251" w:rsidDel="000B0251">
          <w:rPr>
            <w:rStyle w:val="Hiperligao"/>
            <w:noProof/>
          </w:rPr>
          <w:delText>4.1</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Objetivos Previstos</w:delText>
        </w:r>
        <w:r w:rsidRPr="007B3A76" w:rsidDel="000B0251">
          <w:rPr>
            <w:noProof/>
            <w:webHidden/>
          </w:rPr>
          <w:tab/>
        </w:r>
        <w:r w:rsidR="009574D0" w:rsidRPr="007B3A76" w:rsidDel="000B0251">
          <w:rPr>
            <w:noProof/>
            <w:webHidden/>
          </w:rPr>
          <w:delText>14</w:delText>
        </w:r>
      </w:del>
    </w:p>
    <w:p w14:paraId="14836BCF" w14:textId="0F1BD465" w:rsidR="0079190A" w:rsidRPr="007B3A76" w:rsidDel="000B0251" w:rsidRDefault="0079190A">
      <w:pPr>
        <w:pStyle w:val="ndice2"/>
        <w:tabs>
          <w:tab w:val="left" w:pos="880"/>
          <w:tab w:val="right" w:leader="dot" w:pos="9408"/>
        </w:tabs>
        <w:rPr>
          <w:del w:id="273" w:author="Rui Paredes" w:date="2018-09-15T18:23:00Z"/>
          <w:rFonts w:asciiTheme="minorHAnsi" w:eastAsiaTheme="minorEastAsia" w:hAnsiTheme="minorHAnsi" w:cstheme="minorBidi"/>
          <w:noProof/>
          <w:sz w:val="22"/>
          <w:szCs w:val="22"/>
          <w:lang w:eastAsia="pt-PT"/>
        </w:rPr>
      </w:pPr>
      <w:del w:id="274" w:author="Rui Paredes" w:date="2018-09-15T18:23:00Z">
        <w:r w:rsidRPr="000B0251" w:rsidDel="000B0251">
          <w:rPr>
            <w:rStyle w:val="Hiperligao"/>
            <w:noProof/>
          </w:rPr>
          <w:delText>4.2</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Atores e respetivos casos de uso</w:delText>
        </w:r>
        <w:r w:rsidRPr="007B3A76" w:rsidDel="000B0251">
          <w:rPr>
            <w:noProof/>
            <w:webHidden/>
          </w:rPr>
          <w:tab/>
        </w:r>
        <w:r w:rsidR="009574D0" w:rsidRPr="007B3A76" w:rsidDel="000B0251">
          <w:rPr>
            <w:noProof/>
            <w:webHidden/>
          </w:rPr>
          <w:delText>15</w:delText>
        </w:r>
      </w:del>
    </w:p>
    <w:p w14:paraId="10CB8FA9" w14:textId="508BCE88" w:rsidR="0079190A" w:rsidRPr="007B3A76" w:rsidDel="000B0251" w:rsidRDefault="0079190A">
      <w:pPr>
        <w:pStyle w:val="ndice2"/>
        <w:tabs>
          <w:tab w:val="left" w:pos="880"/>
          <w:tab w:val="right" w:leader="dot" w:pos="9408"/>
        </w:tabs>
        <w:rPr>
          <w:del w:id="275" w:author="Rui Paredes" w:date="2018-09-15T18:23:00Z"/>
          <w:rFonts w:asciiTheme="minorHAnsi" w:eastAsiaTheme="minorEastAsia" w:hAnsiTheme="minorHAnsi" w:cstheme="minorBidi"/>
          <w:noProof/>
          <w:sz w:val="22"/>
          <w:szCs w:val="22"/>
          <w:lang w:eastAsia="pt-PT"/>
        </w:rPr>
      </w:pPr>
      <w:del w:id="276" w:author="Rui Paredes" w:date="2018-09-15T18:23:00Z">
        <w:r w:rsidRPr="000B0251" w:rsidDel="000B0251">
          <w:rPr>
            <w:rStyle w:val="Hiperligao"/>
            <w:noProof/>
          </w:rPr>
          <w:delText>4.3</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Diagrama de casos de uso</w:delText>
        </w:r>
        <w:r w:rsidRPr="007B3A76" w:rsidDel="000B0251">
          <w:rPr>
            <w:noProof/>
            <w:webHidden/>
          </w:rPr>
          <w:tab/>
        </w:r>
        <w:r w:rsidR="009574D0" w:rsidRPr="007B3A76" w:rsidDel="000B0251">
          <w:rPr>
            <w:noProof/>
            <w:webHidden/>
          </w:rPr>
          <w:delText>16</w:delText>
        </w:r>
      </w:del>
    </w:p>
    <w:p w14:paraId="6C53075B" w14:textId="0D30E8E2" w:rsidR="0079190A" w:rsidRPr="007B3A76" w:rsidDel="000B0251" w:rsidRDefault="0079190A">
      <w:pPr>
        <w:pStyle w:val="ndice2"/>
        <w:tabs>
          <w:tab w:val="left" w:pos="880"/>
          <w:tab w:val="right" w:leader="dot" w:pos="9408"/>
        </w:tabs>
        <w:rPr>
          <w:del w:id="277" w:author="Rui Paredes" w:date="2018-09-15T18:23:00Z"/>
          <w:rFonts w:asciiTheme="minorHAnsi" w:eastAsiaTheme="minorEastAsia" w:hAnsiTheme="minorHAnsi" w:cstheme="minorBidi"/>
          <w:noProof/>
          <w:sz w:val="22"/>
          <w:szCs w:val="22"/>
          <w:lang w:eastAsia="pt-PT"/>
        </w:rPr>
      </w:pPr>
      <w:del w:id="278" w:author="Rui Paredes" w:date="2018-09-15T18:23:00Z">
        <w:r w:rsidRPr="000B0251" w:rsidDel="000B0251">
          <w:rPr>
            <w:rStyle w:val="Hiperligao"/>
            <w:noProof/>
          </w:rPr>
          <w:delText>4.4</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Diagrama de Contexto</w:delText>
        </w:r>
        <w:r w:rsidRPr="007B3A76" w:rsidDel="000B0251">
          <w:rPr>
            <w:noProof/>
            <w:webHidden/>
          </w:rPr>
          <w:tab/>
        </w:r>
        <w:r w:rsidR="009574D0" w:rsidRPr="007B3A76" w:rsidDel="000B0251">
          <w:rPr>
            <w:noProof/>
            <w:webHidden/>
          </w:rPr>
          <w:delText>17</w:delText>
        </w:r>
      </w:del>
    </w:p>
    <w:p w14:paraId="484E1A68" w14:textId="66033BA2" w:rsidR="0079190A" w:rsidRPr="007B3A76" w:rsidDel="000B0251" w:rsidRDefault="0079190A">
      <w:pPr>
        <w:pStyle w:val="ndice2"/>
        <w:tabs>
          <w:tab w:val="left" w:pos="880"/>
          <w:tab w:val="right" w:leader="dot" w:pos="9408"/>
        </w:tabs>
        <w:rPr>
          <w:del w:id="279" w:author="Rui Paredes" w:date="2018-09-15T18:23:00Z"/>
          <w:rFonts w:asciiTheme="minorHAnsi" w:eastAsiaTheme="minorEastAsia" w:hAnsiTheme="minorHAnsi" w:cstheme="minorBidi"/>
          <w:noProof/>
          <w:sz w:val="22"/>
          <w:szCs w:val="22"/>
          <w:lang w:eastAsia="pt-PT"/>
        </w:rPr>
      </w:pPr>
      <w:del w:id="280" w:author="Rui Paredes" w:date="2018-09-15T18:23:00Z">
        <w:r w:rsidRPr="000B0251" w:rsidDel="000B0251">
          <w:rPr>
            <w:rStyle w:val="Hiperligao"/>
            <w:noProof/>
          </w:rPr>
          <w:delText>4.5</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Descrição dos casos de uso e Diagramas de Sequência</w:delText>
        </w:r>
        <w:r w:rsidRPr="007B3A76" w:rsidDel="000B0251">
          <w:rPr>
            <w:noProof/>
            <w:webHidden/>
          </w:rPr>
          <w:tab/>
        </w:r>
        <w:r w:rsidR="009574D0" w:rsidRPr="007B3A76" w:rsidDel="000B0251">
          <w:rPr>
            <w:noProof/>
            <w:webHidden/>
          </w:rPr>
          <w:delText>19</w:delText>
        </w:r>
      </w:del>
    </w:p>
    <w:p w14:paraId="7757D46E" w14:textId="3DA66B66" w:rsidR="0079190A" w:rsidRPr="007B3A76" w:rsidDel="000B0251" w:rsidRDefault="0079190A">
      <w:pPr>
        <w:pStyle w:val="ndice2"/>
        <w:tabs>
          <w:tab w:val="left" w:pos="880"/>
          <w:tab w:val="right" w:leader="dot" w:pos="9408"/>
        </w:tabs>
        <w:rPr>
          <w:del w:id="281" w:author="Rui Paredes" w:date="2018-09-15T18:23:00Z"/>
          <w:rFonts w:asciiTheme="minorHAnsi" w:eastAsiaTheme="minorEastAsia" w:hAnsiTheme="minorHAnsi" w:cstheme="minorBidi"/>
          <w:noProof/>
          <w:sz w:val="22"/>
          <w:szCs w:val="22"/>
          <w:lang w:eastAsia="pt-PT"/>
        </w:rPr>
      </w:pPr>
      <w:del w:id="282" w:author="Rui Paredes" w:date="2018-09-15T18:23:00Z">
        <w:r w:rsidRPr="000B0251" w:rsidDel="000B0251">
          <w:rPr>
            <w:rStyle w:val="Hiperligao"/>
            <w:noProof/>
          </w:rPr>
          <w:delText>4.6</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Submeter resposta para desafio de uma competição</w:delText>
        </w:r>
        <w:r w:rsidRPr="007B3A76" w:rsidDel="000B0251">
          <w:rPr>
            <w:noProof/>
            <w:webHidden/>
          </w:rPr>
          <w:tab/>
        </w:r>
        <w:r w:rsidR="009574D0" w:rsidRPr="007B3A76" w:rsidDel="000B0251">
          <w:rPr>
            <w:noProof/>
            <w:webHidden/>
          </w:rPr>
          <w:delText>20</w:delText>
        </w:r>
      </w:del>
    </w:p>
    <w:p w14:paraId="7F7D7931" w14:textId="16974576" w:rsidR="0079190A" w:rsidRPr="007B3A76" w:rsidDel="000B0251" w:rsidRDefault="0079190A">
      <w:pPr>
        <w:pStyle w:val="ndice2"/>
        <w:tabs>
          <w:tab w:val="left" w:pos="880"/>
          <w:tab w:val="right" w:leader="dot" w:pos="9408"/>
        </w:tabs>
        <w:rPr>
          <w:del w:id="283" w:author="Rui Paredes" w:date="2018-09-15T18:23:00Z"/>
          <w:rFonts w:asciiTheme="minorHAnsi" w:eastAsiaTheme="minorEastAsia" w:hAnsiTheme="minorHAnsi" w:cstheme="minorBidi"/>
          <w:noProof/>
          <w:sz w:val="22"/>
          <w:szCs w:val="22"/>
          <w:lang w:eastAsia="pt-PT"/>
        </w:rPr>
      </w:pPr>
      <w:del w:id="284" w:author="Rui Paredes" w:date="2018-09-15T18:23:00Z">
        <w:r w:rsidRPr="000B0251" w:rsidDel="000B0251">
          <w:rPr>
            <w:rStyle w:val="Hiperligao"/>
            <w:noProof/>
          </w:rPr>
          <w:delText>4.7</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Criar Desafio</w:delText>
        </w:r>
        <w:r w:rsidRPr="007B3A76" w:rsidDel="000B0251">
          <w:rPr>
            <w:noProof/>
            <w:webHidden/>
          </w:rPr>
          <w:tab/>
        </w:r>
        <w:r w:rsidR="009574D0" w:rsidRPr="007B3A76" w:rsidDel="000B0251">
          <w:rPr>
            <w:noProof/>
            <w:webHidden/>
          </w:rPr>
          <w:delText>23</w:delText>
        </w:r>
      </w:del>
    </w:p>
    <w:p w14:paraId="0B9F491C" w14:textId="2DCDD6D1" w:rsidR="0079190A" w:rsidRPr="007B3A76" w:rsidDel="000B0251" w:rsidRDefault="0079190A">
      <w:pPr>
        <w:pStyle w:val="ndice2"/>
        <w:tabs>
          <w:tab w:val="left" w:pos="880"/>
          <w:tab w:val="right" w:leader="dot" w:pos="9408"/>
        </w:tabs>
        <w:rPr>
          <w:del w:id="285" w:author="Rui Paredes" w:date="2018-09-15T18:23:00Z"/>
          <w:rFonts w:asciiTheme="minorHAnsi" w:eastAsiaTheme="minorEastAsia" w:hAnsiTheme="minorHAnsi" w:cstheme="minorBidi"/>
          <w:noProof/>
          <w:sz w:val="22"/>
          <w:szCs w:val="22"/>
          <w:lang w:eastAsia="pt-PT"/>
        </w:rPr>
      </w:pPr>
      <w:del w:id="286" w:author="Rui Paredes" w:date="2018-09-15T18:23:00Z">
        <w:r w:rsidRPr="000B0251" w:rsidDel="000B0251">
          <w:rPr>
            <w:rStyle w:val="Hiperligao"/>
            <w:noProof/>
          </w:rPr>
          <w:delText>4.8</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Diagrama de Classes</w:delText>
        </w:r>
        <w:r w:rsidRPr="007B3A76" w:rsidDel="000B0251">
          <w:rPr>
            <w:noProof/>
            <w:webHidden/>
          </w:rPr>
          <w:tab/>
        </w:r>
        <w:r w:rsidR="009574D0" w:rsidRPr="007B3A76" w:rsidDel="000B0251">
          <w:rPr>
            <w:noProof/>
            <w:webHidden/>
          </w:rPr>
          <w:delText>25</w:delText>
        </w:r>
      </w:del>
    </w:p>
    <w:p w14:paraId="78C477D5" w14:textId="37776C9D" w:rsidR="0079190A" w:rsidRPr="007B3A76" w:rsidDel="000B0251" w:rsidRDefault="0079190A">
      <w:pPr>
        <w:pStyle w:val="ndice1"/>
        <w:tabs>
          <w:tab w:val="left" w:pos="480"/>
          <w:tab w:val="right" w:leader="dot" w:pos="9408"/>
        </w:tabs>
        <w:rPr>
          <w:del w:id="287" w:author="Rui Paredes" w:date="2018-09-15T18:23:00Z"/>
          <w:rFonts w:asciiTheme="minorHAnsi" w:eastAsiaTheme="minorEastAsia" w:hAnsiTheme="minorHAnsi" w:cstheme="minorBidi"/>
          <w:noProof/>
          <w:sz w:val="22"/>
          <w:szCs w:val="22"/>
          <w:lang w:eastAsia="pt-PT"/>
        </w:rPr>
      </w:pPr>
      <w:del w:id="288" w:author="Rui Paredes" w:date="2018-09-15T18:23:00Z">
        <w:r w:rsidRPr="000B0251" w:rsidDel="000B0251">
          <w:rPr>
            <w:rStyle w:val="Hiperligao"/>
            <w:noProof/>
          </w:rPr>
          <w:delText>5</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Implementação da Solução</w:delText>
        </w:r>
        <w:r w:rsidRPr="007B3A76" w:rsidDel="000B0251">
          <w:rPr>
            <w:noProof/>
            <w:webHidden/>
          </w:rPr>
          <w:tab/>
        </w:r>
        <w:r w:rsidR="009574D0" w:rsidRPr="007B3A76" w:rsidDel="000B0251">
          <w:rPr>
            <w:noProof/>
            <w:webHidden/>
          </w:rPr>
          <w:delText>29</w:delText>
        </w:r>
      </w:del>
    </w:p>
    <w:p w14:paraId="24361D38" w14:textId="7264E248" w:rsidR="0079190A" w:rsidRPr="007B3A76" w:rsidDel="000B0251" w:rsidRDefault="0079190A">
      <w:pPr>
        <w:pStyle w:val="ndice2"/>
        <w:tabs>
          <w:tab w:val="left" w:pos="880"/>
          <w:tab w:val="right" w:leader="dot" w:pos="9408"/>
        </w:tabs>
        <w:rPr>
          <w:del w:id="289" w:author="Rui Paredes" w:date="2018-09-15T18:23:00Z"/>
          <w:rFonts w:asciiTheme="minorHAnsi" w:eastAsiaTheme="minorEastAsia" w:hAnsiTheme="minorHAnsi" w:cstheme="minorBidi"/>
          <w:noProof/>
          <w:sz w:val="22"/>
          <w:szCs w:val="22"/>
          <w:lang w:eastAsia="pt-PT"/>
        </w:rPr>
      </w:pPr>
      <w:del w:id="290" w:author="Rui Paredes" w:date="2018-09-15T18:23:00Z">
        <w:r w:rsidRPr="000B0251" w:rsidDel="000B0251">
          <w:rPr>
            <w:rStyle w:val="Hiperligao"/>
            <w:noProof/>
          </w:rPr>
          <w:delText>5.1</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Tecnologias Utilizadas</w:delText>
        </w:r>
        <w:r w:rsidRPr="007B3A76" w:rsidDel="000B0251">
          <w:rPr>
            <w:noProof/>
            <w:webHidden/>
          </w:rPr>
          <w:tab/>
        </w:r>
        <w:r w:rsidR="009574D0" w:rsidRPr="007B3A76" w:rsidDel="000B0251">
          <w:rPr>
            <w:noProof/>
            <w:webHidden/>
          </w:rPr>
          <w:delText>29</w:delText>
        </w:r>
      </w:del>
    </w:p>
    <w:p w14:paraId="4B0BA41E" w14:textId="3AB9E505" w:rsidR="0079190A" w:rsidRPr="007B3A76" w:rsidDel="000B0251" w:rsidRDefault="0079190A">
      <w:pPr>
        <w:pStyle w:val="ndice3"/>
        <w:tabs>
          <w:tab w:val="left" w:pos="1320"/>
          <w:tab w:val="right" w:leader="dot" w:pos="9408"/>
        </w:tabs>
        <w:rPr>
          <w:del w:id="291" w:author="Rui Paredes" w:date="2018-09-15T18:23:00Z"/>
          <w:rFonts w:asciiTheme="minorHAnsi" w:eastAsiaTheme="minorEastAsia" w:hAnsiTheme="minorHAnsi" w:cstheme="minorBidi"/>
          <w:noProof/>
          <w:sz w:val="22"/>
          <w:szCs w:val="22"/>
          <w:lang w:eastAsia="pt-PT"/>
        </w:rPr>
      </w:pPr>
      <w:del w:id="292" w:author="Rui Paredes" w:date="2018-09-15T18:23:00Z">
        <w:r w:rsidRPr="000B0251" w:rsidDel="000B0251">
          <w:rPr>
            <w:rStyle w:val="Hiperligao"/>
            <w:noProof/>
          </w:rPr>
          <w:delText>5.1.1</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JavaScript</w:delText>
        </w:r>
        <w:r w:rsidRPr="007B3A76" w:rsidDel="000B0251">
          <w:rPr>
            <w:noProof/>
            <w:webHidden/>
          </w:rPr>
          <w:tab/>
        </w:r>
        <w:r w:rsidR="009574D0" w:rsidRPr="007B3A76" w:rsidDel="000B0251">
          <w:rPr>
            <w:noProof/>
            <w:webHidden/>
          </w:rPr>
          <w:delText>29</w:delText>
        </w:r>
      </w:del>
    </w:p>
    <w:p w14:paraId="18A3E446" w14:textId="2BB0F31E" w:rsidR="0079190A" w:rsidRPr="007B3A76" w:rsidDel="000B0251" w:rsidRDefault="0079190A">
      <w:pPr>
        <w:pStyle w:val="ndice3"/>
        <w:tabs>
          <w:tab w:val="left" w:pos="1320"/>
          <w:tab w:val="right" w:leader="dot" w:pos="9408"/>
        </w:tabs>
        <w:rPr>
          <w:del w:id="293" w:author="Rui Paredes" w:date="2018-09-15T18:23:00Z"/>
          <w:rFonts w:asciiTheme="minorHAnsi" w:eastAsiaTheme="minorEastAsia" w:hAnsiTheme="minorHAnsi" w:cstheme="minorBidi"/>
          <w:noProof/>
          <w:sz w:val="22"/>
          <w:szCs w:val="22"/>
          <w:lang w:eastAsia="pt-PT"/>
        </w:rPr>
      </w:pPr>
      <w:del w:id="294" w:author="Rui Paredes" w:date="2018-09-15T18:23:00Z">
        <w:r w:rsidRPr="000B0251" w:rsidDel="000B0251">
          <w:rPr>
            <w:rStyle w:val="Hiperligao"/>
            <w:noProof/>
          </w:rPr>
          <w:delText>5.1.2</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NodeJS</w:delText>
        </w:r>
        <w:r w:rsidRPr="007B3A76" w:rsidDel="000B0251">
          <w:rPr>
            <w:noProof/>
            <w:webHidden/>
          </w:rPr>
          <w:tab/>
        </w:r>
        <w:r w:rsidR="009574D0" w:rsidRPr="007B3A76" w:rsidDel="000B0251">
          <w:rPr>
            <w:noProof/>
            <w:webHidden/>
          </w:rPr>
          <w:delText>29</w:delText>
        </w:r>
      </w:del>
    </w:p>
    <w:p w14:paraId="62790EF2" w14:textId="2E937DE9" w:rsidR="0079190A" w:rsidRPr="007B3A76" w:rsidDel="000B0251" w:rsidRDefault="0079190A">
      <w:pPr>
        <w:pStyle w:val="ndice3"/>
        <w:tabs>
          <w:tab w:val="left" w:pos="1320"/>
          <w:tab w:val="right" w:leader="dot" w:pos="9408"/>
        </w:tabs>
        <w:rPr>
          <w:del w:id="295" w:author="Rui Paredes" w:date="2018-09-15T18:23:00Z"/>
          <w:rFonts w:asciiTheme="minorHAnsi" w:eastAsiaTheme="minorEastAsia" w:hAnsiTheme="minorHAnsi" w:cstheme="minorBidi"/>
          <w:noProof/>
          <w:sz w:val="22"/>
          <w:szCs w:val="22"/>
          <w:lang w:eastAsia="pt-PT"/>
        </w:rPr>
      </w:pPr>
      <w:del w:id="296" w:author="Rui Paredes" w:date="2018-09-15T18:23:00Z">
        <w:r w:rsidRPr="000B0251" w:rsidDel="000B0251">
          <w:rPr>
            <w:rStyle w:val="Hiperligao"/>
            <w:noProof/>
          </w:rPr>
          <w:delText>5.1.3</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ReactJS</w:delText>
        </w:r>
        <w:r w:rsidRPr="007B3A76" w:rsidDel="000B0251">
          <w:rPr>
            <w:noProof/>
            <w:webHidden/>
          </w:rPr>
          <w:tab/>
        </w:r>
        <w:r w:rsidR="009574D0" w:rsidRPr="007B3A76" w:rsidDel="000B0251">
          <w:rPr>
            <w:noProof/>
            <w:webHidden/>
          </w:rPr>
          <w:delText>30</w:delText>
        </w:r>
      </w:del>
    </w:p>
    <w:p w14:paraId="593F389F" w14:textId="53C26EF2" w:rsidR="0079190A" w:rsidRPr="007B3A76" w:rsidDel="000B0251" w:rsidRDefault="0079190A">
      <w:pPr>
        <w:pStyle w:val="ndice3"/>
        <w:tabs>
          <w:tab w:val="left" w:pos="1320"/>
          <w:tab w:val="right" w:leader="dot" w:pos="9408"/>
        </w:tabs>
        <w:rPr>
          <w:del w:id="297" w:author="Rui Paredes" w:date="2018-09-15T18:23:00Z"/>
          <w:rFonts w:asciiTheme="minorHAnsi" w:eastAsiaTheme="minorEastAsia" w:hAnsiTheme="minorHAnsi" w:cstheme="minorBidi"/>
          <w:noProof/>
          <w:sz w:val="22"/>
          <w:szCs w:val="22"/>
          <w:lang w:eastAsia="pt-PT"/>
        </w:rPr>
      </w:pPr>
      <w:del w:id="298" w:author="Rui Paredes" w:date="2018-09-15T18:23:00Z">
        <w:r w:rsidRPr="000B0251" w:rsidDel="000B0251">
          <w:rPr>
            <w:rStyle w:val="Hiperligao"/>
            <w:noProof/>
          </w:rPr>
          <w:delText>5.1.4</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HTML</w:delText>
        </w:r>
        <w:r w:rsidRPr="007B3A76" w:rsidDel="000B0251">
          <w:rPr>
            <w:noProof/>
            <w:webHidden/>
          </w:rPr>
          <w:tab/>
        </w:r>
        <w:r w:rsidR="009574D0" w:rsidRPr="007B3A76" w:rsidDel="000B0251">
          <w:rPr>
            <w:noProof/>
            <w:webHidden/>
          </w:rPr>
          <w:delText>31</w:delText>
        </w:r>
      </w:del>
    </w:p>
    <w:p w14:paraId="696C1C60" w14:textId="5EC59151" w:rsidR="0079190A" w:rsidRPr="007B3A76" w:rsidDel="000B0251" w:rsidRDefault="0079190A">
      <w:pPr>
        <w:pStyle w:val="ndice3"/>
        <w:tabs>
          <w:tab w:val="left" w:pos="1320"/>
          <w:tab w:val="right" w:leader="dot" w:pos="9408"/>
        </w:tabs>
        <w:rPr>
          <w:del w:id="299" w:author="Rui Paredes" w:date="2018-09-15T18:23:00Z"/>
          <w:rFonts w:asciiTheme="minorHAnsi" w:eastAsiaTheme="minorEastAsia" w:hAnsiTheme="minorHAnsi" w:cstheme="minorBidi"/>
          <w:noProof/>
          <w:sz w:val="22"/>
          <w:szCs w:val="22"/>
          <w:lang w:eastAsia="pt-PT"/>
        </w:rPr>
      </w:pPr>
      <w:del w:id="300" w:author="Rui Paredes" w:date="2018-09-15T18:23:00Z">
        <w:r w:rsidRPr="000B0251" w:rsidDel="000B0251">
          <w:rPr>
            <w:rStyle w:val="Hiperligao"/>
            <w:noProof/>
          </w:rPr>
          <w:delText>5.1.5</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CSS</w:delText>
        </w:r>
        <w:r w:rsidRPr="007B3A76" w:rsidDel="000B0251">
          <w:rPr>
            <w:noProof/>
            <w:webHidden/>
          </w:rPr>
          <w:tab/>
        </w:r>
        <w:r w:rsidR="009574D0" w:rsidRPr="007B3A76" w:rsidDel="000B0251">
          <w:rPr>
            <w:noProof/>
            <w:webHidden/>
          </w:rPr>
          <w:delText>31</w:delText>
        </w:r>
      </w:del>
    </w:p>
    <w:p w14:paraId="73898F4D" w14:textId="70F7832B" w:rsidR="0079190A" w:rsidRPr="007B3A76" w:rsidDel="000B0251" w:rsidRDefault="0079190A">
      <w:pPr>
        <w:pStyle w:val="ndice3"/>
        <w:tabs>
          <w:tab w:val="left" w:pos="1320"/>
          <w:tab w:val="right" w:leader="dot" w:pos="9408"/>
        </w:tabs>
        <w:rPr>
          <w:del w:id="301" w:author="Rui Paredes" w:date="2018-09-15T18:23:00Z"/>
          <w:rFonts w:asciiTheme="minorHAnsi" w:eastAsiaTheme="minorEastAsia" w:hAnsiTheme="minorHAnsi" w:cstheme="minorBidi"/>
          <w:noProof/>
          <w:sz w:val="22"/>
          <w:szCs w:val="22"/>
          <w:lang w:eastAsia="pt-PT"/>
        </w:rPr>
      </w:pPr>
      <w:del w:id="302" w:author="Rui Paredes" w:date="2018-09-15T18:23:00Z">
        <w:r w:rsidRPr="000B0251" w:rsidDel="000B0251">
          <w:rPr>
            <w:rStyle w:val="Hiperligao"/>
            <w:noProof/>
          </w:rPr>
          <w:delText>5.1.6</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MySQL</w:delText>
        </w:r>
        <w:r w:rsidRPr="007B3A76" w:rsidDel="000B0251">
          <w:rPr>
            <w:noProof/>
            <w:webHidden/>
          </w:rPr>
          <w:tab/>
        </w:r>
        <w:r w:rsidR="009574D0" w:rsidRPr="007B3A76" w:rsidDel="000B0251">
          <w:rPr>
            <w:noProof/>
            <w:webHidden/>
          </w:rPr>
          <w:delText>32</w:delText>
        </w:r>
      </w:del>
    </w:p>
    <w:p w14:paraId="7F4B638C" w14:textId="14CFB890" w:rsidR="0079190A" w:rsidRPr="007B3A76" w:rsidDel="000B0251" w:rsidRDefault="0079190A">
      <w:pPr>
        <w:pStyle w:val="ndice3"/>
        <w:tabs>
          <w:tab w:val="left" w:pos="1320"/>
          <w:tab w:val="right" w:leader="dot" w:pos="9408"/>
        </w:tabs>
        <w:rPr>
          <w:del w:id="303" w:author="Rui Paredes" w:date="2018-09-15T18:23:00Z"/>
          <w:rFonts w:asciiTheme="minorHAnsi" w:eastAsiaTheme="minorEastAsia" w:hAnsiTheme="minorHAnsi" w:cstheme="minorBidi"/>
          <w:noProof/>
          <w:sz w:val="22"/>
          <w:szCs w:val="22"/>
          <w:lang w:eastAsia="pt-PT"/>
        </w:rPr>
      </w:pPr>
      <w:del w:id="304" w:author="Rui Paredes" w:date="2018-09-15T18:23:00Z">
        <w:r w:rsidRPr="000B0251" w:rsidDel="000B0251">
          <w:rPr>
            <w:rStyle w:val="Hiperligao"/>
            <w:noProof/>
          </w:rPr>
          <w:delText>5.1.7</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Git</w:delText>
        </w:r>
        <w:r w:rsidRPr="007B3A76" w:rsidDel="000B0251">
          <w:rPr>
            <w:noProof/>
            <w:webHidden/>
          </w:rPr>
          <w:tab/>
        </w:r>
        <w:r w:rsidR="009574D0" w:rsidRPr="007B3A76" w:rsidDel="000B0251">
          <w:rPr>
            <w:noProof/>
            <w:webHidden/>
          </w:rPr>
          <w:delText>32</w:delText>
        </w:r>
      </w:del>
    </w:p>
    <w:p w14:paraId="0A36E554" w14:textId="0B755F53" w:rsidR="0079190A" w:rsidRPr="007B3A76" w:rsidDel="000B0251" w:rsidRDefault="0079190A">
      <w:pPr>
        <w:pStyle w:val="ndice2"/>
        <w:tabs>
          <w:tab w:val="left" w:pos="880"/>
          <w:tab w:val="right" w:leader="dot" w:pos="9408"/>
        </w:tabs>
        <w:rPr>
          <w:del w:id="305" w:author="Rui Paredes" w:date="2018-09-15T18:23:00Z"/>
          <w:rFonts w:asciiTheme="minorHAnsi" w:eastAsiaTheme="minorEastAsia" w:hAnsiTheme="minorHAnsi" w:cstheme="minorBidi"/>
          <w:noProof/>
          <w:sz w:val="22"/>
          <w:szCs w:val="22"/>
          <w:lang w:eastAsia="pt-PT"/>
        </w:rPr>
      </w:pPr>
      <w:del w:id="306" w:author="Rui Paredes" w:date="2018-09-15T18:23:00Z">
        <w:r w:rsidRPr="000B0251" w:rsidDel="000B0251">
          <w:rPr>
            <w:rStyle w:val="Hiperligao"/>
            <w:noProof/>
          </w:rPr>
          <w:delText>5.2</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Arquitetura do Sistema</w:delText>
        </w:r>
        <w:r w:rsidRPr="007B3A76" w:rsidDel="000B0251">
          <w:rPr>
            <w:noProof/>
            <w:webHidden/>
          </w:rPr>
          <w:tab/>
        </w:r>
        <w:r w:rsidR="009574D0" w:rsidRPr="007B3A76" w:rsidDel="000B0251">
          <w:rPr>
            <w:noProof/>
            <w:webHidden/>
          </w:rPr>
          <w:delText>33</w:delText>
        </w:r>
      </w:del>
    </w:p>
    <w:p w14:paraId="7708778B" w14:textId="478AC9BA" w:rsidR="0079190A" w:rsidRPr="007B3A76" w:rsidDel="000B0251" w:rsidRDefault="0079190A">
      <w:pPr>
        <w:pStyle w:val="ndice2"/>
        <w:tabs>
          <w:tab w:val="left" w:pos="880"/>
          <w:tab w:val="right" w:leader="dot" w:pos="9408"/>
        </w:tabs>
        <w:rPr>
          <w:del w:id="307" w:author="Rui Paredes" w:date="2018-09-15T18:23:00Z"/>
          <w:rFonts w:asciiTheme="minorHAnsi" w:eastAsiaTheme="minorEastAsia" w:hAnsiTheme="minorHAnsi" w:cstheme="minorBidi"/>
          <w:noProof/>
          <w:sz w:val="22"/>
          <w:szCs w:val="22"/>
          <w:lang w:eastAsia="pt-PT"/>
        </w:rPr>
      </w:pPr>
      <w:del w:id="308" w:author="Rui Paredes" w:date="2018-09-15T18:23:00Z">
        <w:r w:rsidRPr="000B0251" w:rsidDel="000B0251">
          <w:rPr>
            <w:rStyle w:val="Hiperligao"/>
            <w:noProof/>
          </w:rPr>
          <w:delText>5.3</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Carregamento dos desafios</w:delText>
        </w:r>
        <w:r w:rsidRPr="007B3A76" w:rsidDel="000B0251">
          <w:rPr>
            <w:noProof/>
            <w:webHidden/>
          </w:rPr>
          <w:tab/>
        </w:r>
        <w:r w:rsidR="009574D0" w:rsidRPr="007B3A76" w:rsidDel="000B0251">
          <w:rPr>
            <w:noProof/>
            <w:webHidden/>
          </w:rPr>
          <w:delText>35</w:delText>
        </w:r>
      </w:del>
    </w:p>
    <w:p w14:paraId="1ADEF9E6" w14:textId="75AAB530" w:rsidR="0079190A" w:rsidRPr="007B3A76" w:rsidDel="000B0251" w:rsidRDefault="0079190A">
      <w:pPr>
        <w:pStyle w:val="ndice2"/>
        <w:tabs>
          <w:tab w:val="left" w:pos="880"/>
          <w:tab w:val="right" w:leader="dot" w:pos="9408"/>
        </w:tabs>
        <w:rPr>
          <w:del w:id="309" w:author="Rui Paredes" w:date="2018-09-15T18:23:00Z"/>
          <w:rFonts w:asciiTheme="minorHAnsi" w:eastAsiaTheme="minorEastAsia" w:hAnsiTheme="minorHAnsi" w:cstheme="minorBidi"/>
          <w:noProof/>
          <w:sz w:val="22"/>
          <w:szCs w:val="22"/>
          <w:lang w:eastAsia="pt-PT"/>
        </w:rPr>
      </w:pPr>
      <w:del w:id="310" w:author="Rui Paredes" w:date="2018-09-15T18:23:00Z">
        <w:r w:rsidRPr="000B0251" w:rsidDel="000B0251">
          <w:rPr>
            <w:rStyle w:val="Hiperligao"/>
            <w:noProof/>
          </w:rPr>
          <w:delText>5.4</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Encerramento de uma competição e criação de um Leaderboard</w:delText>
        </w:r>
        <w:r w:rsidRPr="007B3A76" w:rsidDel="000B0251">
          <w:rPr>
            <w:noProof/>
            <w:webHidden/>
          </w:rPr>
          <w:tab/>
        </w:r>
        <w:r w:rsidR="009574D0" w:rsidRPr="007B3A76" w:rsidDel="000B0251">
          <w:rPr>
            <w:noProof/>
            <w:webHidden/>
          </w:rPr>
          <w:delText>36</w:delText>
        </w:r>
      </w:del>
    </w:p>
    <w:p w14:paraId="77259D54" w14:textId="5BA014B4" w:rsidR="0079190A" w:rsidRPr="007B3A76" w:rsidDel="000B0251" w:rsidRDefault="0079190A">
      <w:pPr>
        <w:pStyle w:val="ndice2"/>
        <w:tabs>
          <w:tab w:val="left" w:pos="880"/>
          <w:tab w:val="right" w:leader="dot" w:pos="9408"/>
        </w:tabs>
        <w:rPr>
          <w:del w:id="311" w:author="Rui Paredes" w:date="2018-09-15T18:23:00Z"/>
          <w:rFonts w:asciiTheme="minorHAnsi" w:eastAsiaTheme="minorEastAsia" w:hAnsiTheme="minorHAnsi" w:cstheme="minorBidi"/>
          <w:noProof/>
          <w:sz w:val="22"/>
          <w:szCs w:val="22"/>
          <w:lang w:eastAsia="pt-PT"/>
        </w:rPr>
      </w:pPr>
      <w:del w:id="312" w:author="Rui Paredes" w:date="2018-09-15T18:23:00Z">
        <w:r w:rsidRPr="000B0251" w:rsidDel="000B0251">
          <w:rPr>
            <w:rStyle w:val="Hiperligao"/>
            <w:i/>
            <w:noProof/>
          </w:rPr>
          <w:delText>5.5</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 xml:space="preserve">Interfaces da aplicação </w:delText>
        </w:r>
        <w:r w:rsidRPr="000B0251" w:rsidDel="000B0251">
          <w:rPr>
            <w:rStyle w:val="Hiperligao"/>
            <w:i/>
            <w:noProof/>
          </w:rPr>
          <w:delText>web</w:delText>
        </w:r>
        <w:r w:rsidRPr="007B3A76" w:rsidDel="000B0251">
          <w:rPr>
            <w:noProof/>
            <w:webHidden/>
          </w:rPr>
          <w:tab/>
        </w:r>
        <w:r w:rsidR="009574D0" w:rsidRPr="007B3A76" w:rsidDel="000B0251">
          <w:rPr>
            <w:noProof/>
            <w:webHidden/>
          </w:rPr>
          <w:delText>37</w:delText>
        </w:r>
      </w:del>
    </w:p>
    <w:p w14:paraId="7911A93B" w14:textId="4C6C24C5" w:rsidR="0079190A" w:rsidRPr="007B3A76" w:rsidDel="000B0251" w:rsidRDefault="0079190A">
      <w:pPr>
        <w:pStyle w:val="ndice3"/>
        <w:tabs>
          <w:tab w:val="left" w:pos="1320"/>
          <w:tab w:val="right" w:leader="dot" w:pos="9408"/>
        </w:tabs>
        <w:rPr>
          <w:del w:id="313" w:author="Rui Paredes" w:date="2018-09-15T18:23:00Z"/>
          <w:rFonts w:asciiTheme="minorHAnsi" w:eastAsiaTheme="minorEastAsia" w:hAnsiTheme="minorHAnsi" w:cstheme="minorBidi"/>
          <w:noProof/>
          <w:sz w:val="22"/>
          <w:szCs w:val="22"/>
          <w:lang w:eastAsia="pt-PT"/>
        </w:rPr>
      </w:pPr>
      <w:del w:id="314" w:author="Rui Paredes" w:date="2018-09-15T18:23:00Z">
        <w:r w:rsidRPr="000B0251" w:rsidDel="000B0251">
          <w:rPr>
            <w:rStyle w:val="Hiperligao"/>
            <w:noProof/>
          </w:rPr>
          <w:delText>5.5.1</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Homepage (Interface Inicial)</w:delText>
        </w:r>
        <w:r w:rsidRPr="007B3A76" w:rsidDel="000B0251">
          <w:rPr>
            <w:noProof/>
            <w:webHidden/>
          </w:rPr>
          <w:tab/>
        </w:r>
        <w:r w:rsidR="009574D0" w:rsidRPr="007B3A76" w:rsidDel="000B0251">
          <w:rPr>
            <w:noProof/>
            <w:webHidden/>
          </w:rPr>
          <w:delText>37</w:delText>
        </w:r>
      </w:del>
    </w:p>
    <w:p w14:paraId="3596373E" w14:textId="65FC1933" w:rsidR="0079190A" w:rsidRPr="007B3A76" w:rsidDel="000B0251" w:rsidRDefault="0079190A">
      <w:pPr>
        <w:pStyle w:val="ndice3"/>
        <w:tabs>
          <w:tab w:val="left" w:pos="1320"/>
          <w:tab w:val="right" w:leader="dot" w:pos="9408"/>
        </w:tabs>
        <w:rPr>
          <w:del w:id="315" w:author="Rui Paredes" w:date="2018-09-15T18:23:00Z"/>
          <w:rFonts w:asciiTheme="minorHAnsi" w:eastAsiaTheme="minorEastAsia" w:hAnsiTheme="minorHAnsi" w:cstheme="minorBidi"/>
          <w:noProof/>
          <w:sz w:val="22"/>
          <w:szCs w:val="22"/>
          <w:lang w:eastAsia="pt-PT"/>
        </w:rPr>
      </w:pPr>
      <w:del w:id="316" w:author="Rui Paredes" w:date="2018-09-15T18:23:00Z">
        <w:r w:rsidRPr="000B0251" w:rsidDel="000B0251">
          <w:rPr>
            <w:rStyle w:val="Hiperligao"/>
            <w:noProof/>
          </w:rPr>
          <w:delText>5.5.2</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Interface Registo</w:delText>
        </w:r>
        <w:r w:rsidRPr="007B3A76" w:rsidDel="000B0251">
          <w:rPr>
            <w:noProof/>
            <w:webHidden/>
          </w:rPr>
          <w:tab/>
        </w:r>
        <w:r w:rsidR="009574D0" w:rsidRPr="007B3A76" w:rsidDel="000B0251">
          <w:rPr>
            <w:noProof/>
            <w:webHidden/>
          </w:rPr>
          <w:delText>38</w:delText>
        </w:r>
      </w:del>
    </w:p>
    <w:p w14:paraId="5ED21446" w14:textId="10CABC5E" w:rsidR="0079190A" w:rsidRPr="007B3A76" w:rsidDel="000B0251" w:rsidRDefault="0079190A">
      <w:pPr>
        <w:pStyle w:val="ndice3"/>
        <w:tabs>
          <w:tab w:val="left" w:pos="1320"/>
          <w:tab w:val="right" w:leader="dot" w:pos="9408"/>
        </w:tabs>
        <w:rPr>
          <w:del w:id="317" w:author="Rui Paredes" w:date="2018-09-15T18:23:00Z"/>
          <w:rFonts w:asciiTheme="minorHAnsi" w:eastAsiaTheme="minorEastAsia" w:hAnsiTheme="minorHAnsi" w:cstheme="minorBidi"/>
          <w:noProof/>
          <w:sz w:val="22"/>
          <w:szCs w:val="22"/>
          <w:lang w:eastAsia="pt-PT"/>
        </w:rPr>
      </w:pPr>
      <w:del w:id="318" w:author="Rui Paredes" w:date="2018-09-15T18:23:00Z">
        <w:r w:rsidRPr="000B0251" w:rsidDel="000B0251">
          <w:rPr>
            <w:rStyle w:val="Hiperligao"/>
            <w:noProof/>
          </w:rPr>
          <w:delText>5.5.3</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Interface de Login</w:delText>
        </w:r>
        <w:r w:rsidRPr="007B3A76" w:rsidDel="000B0251">
          <w:rPr>
            <w:noProof/>
            <w:webHidden/>
          </w:rPr>
          <w:tab/>
        </w:r>
        <w:r w:rsidR="009574D0" w:rsidRPr="007B3A76" w:rsidDel="000B0251">
          <w:rPr>
            <w:noProof/>
            <w:webHidden/>
          </w:rPr>
          <w:delText>38</w:delText>
        </w:r>
      </w:del>
    </w:p>
    <w:p w14:paraId="3C609799" w14:textId="59348D68" w:rsidR="0079190A" w:rsidRPr="007B3A76" w:rsidDel="000B0251" w:rsidRDefault="0079190A">
      <w:pPr>
        <w:pStyle w:val="ndice3"/>
        <w:tabs>
          <w:tab w:val="left" w:pos="1320"/>
          <w:tab w:val="right" w:leader="dot" w:pos="9408"/>
        </w:tabs>
        <w:rPr>
          <w:del w:id="319" w:author="Rui Paredes" w:date="2018-09-15T18:23:00Z"/>
          <w:rFonts w:asciiTheme="minorHAnsi" w:eastAsiaTheme="minorEastAsia" w:hAnsiTheme="minorHAnsi" w:cstheme="minorBidi"/>
          <w:noProof/>
          <w:sz w:val="22"/>
          <w:szCs w:val="22"/>
          <w:lang w:eastAsia="pt-PT"/>
        </w:rPr>
      </w:pPr>
      <w:del w:id="320" w:author="Rui Paredes" w:date="2018-09-15T18:23:00Z">
        <w:r w:rsidRPr="000B0251" w:rsidDel="000B0251">
          <w:rPr>
            <w:rStyle w:val="Hiperligao"/>
            <w:noProof/>
          </w:rPr>
          <w:delText>5.5.4</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Interface de competições</w:delText>
        </w:r>
        <w:r w:rsidRPr="007B3A76" w:rsidDel="000B0251">
          <w:rPr>
            <w:noProof/>
            <w:webHidden/>
          </w:rPr>
          <w:tab/>
        </w:r>
        <w:r w:rsidR="009574D0" w:rsidRPr="007B3A76" w:rsidDel="000B0251">
          <w:rPr>
            <w:noProof/>
            <w:webHidden/>
          </w:rPr>
          <w:delText>39</w:delText>
        </w:r>
      </w:del>
    </w:p>
    <w:p w14:paraId="60A49E13" w14:textId="0713D2D6" w:rsidR="0079190A" w:rsidRPr="007B3A76" w:rsidDel="000B0251" w:rsidRDefault="0079190A">
      <w:pPr>
        <w:pStyle w:val="ndice3"/>
        <w:tabs>
          <w:tab w:val="left" w:pos="1320"/>
          <w:tab w:val="right" w:leader="dot" w:pos="9408"/>
        </w:tabs>
        <w:rPr>
          <w:del w:id="321" w:author="Rui Paredes" w:date="2018-09-15T18:23:00Z"/>
          <w:rFonts w:asciiTheme="minorHAnsi" w:eastAsiaTheme="minorEastAsia" w:hAnsiTheme="minorHAnsi" w:cstheme="minorBidi"/>
          <w:noProof/>
          <w:sz w:val="22"/>
          <w:szCs w:val="22"/>
          <w:lang w:eastAsia="pt-PT"/>
        </w:rPr>
      </w:pPr>
      <w:del w:id="322" w:author="Rui Paredes" w:date="2018-09-15T18:23:00Z">
        <w:r w:rsidRPr="000B0251" w:rsidDel="000B0251">
          <w:rPr>
            <w:rStyle w:val="Hiperligao"/>
            <w:noProof/>
          </w:rPr>
          <w:delText>5.5.5</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Interface dos desafios de uma competição</w:delText>
        </w:r>
        <w:r w:rsidRPr="007B3A76" w:rsidDel="000B0251">
          <w:rPr>
            <w:noProof/>
            <w:webHidden/>
          </w:rPr>
          <w:tab/>
        </w:r>
        <w:r w:rsidR="009574D0" w:rsidRPr="007B3A76" w:rsidDel="000B0251">
          <w:rPr>
            <w:noProof/>
            <w:webHidden/>
          </w:rPr>
          <w:delText>39</w:delText>
        </w:r>
      </w:del>
    </w:p>
    <w:p w14:paraId="26512269" w14:textId="4178E7BB" w:rsidR="0079190A" w:rsidRPr="007B3A76" w:rsidDel="000B0251" w:rsidRDefault="0079190A">
      <w:pPr>
        <w:pStyle w:val="ndice3"/>
        <w:tabs>
          <w:tab w:val="left" w:pos="1320"/>
          <w:tab w:val="right" w:leader="dot" w:pos="9408"/>
        </w:tabs>
        <w:rPr>
          <w:del w:id="323" w:author="Rui Paredes" w:date="2018-09-15T18:23:00Z"/>
          <w:rFonts w:asciiTheme="minorHAnsi" w:eastAsiaTheme="minorEastAsia" w:hAnsiTheme="minorHAnsi" w:cstheme="minorBidi"/>
          <w:noProof/>
          <w:sz w:val="22"/>
          <w:szCs w:val="22"/>
          <w:lang w:eastAsia="pt-PT"/>
        </w:rPr>
      </w:pPr>
      <w:del w:id="324" w:author="Rui Paredes" w:date="2018-09-15T18:23:00Z">
        <w:r w:rsidRPr="000B0251" w:rsidDel="000B0251">
          <w:rPr>
            <w:rStyle w:val="Hiperligao"/>
            <w:noProof/>
          </w:rPr>
          <w:delText>5.5.6</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Interface do desafio</w:delText>
        </w:r>
        <w:r w:rsidRPr="007B3A76" w:rsidDel="000B0251">
          <w:rPr>
            <w:noProof/>
            <w:webHidden/>
          </w:rPr>
          <w:tab/>
        </w:r>
        <w:r w:rsidR="009574D0" w:rsidRPr="007B3A76" w:rsidDel="000B0251">
          <w:rPr>
            <w:noProof/>
            <w:webHidden/>
          </w:rPr>
          <w:delText>40</w:delText>
        </w:r>
      </w:del>
    </w:p>
    <w:p w14:paraId="11A1D204" w14:textId="7A19A45E" w:rsidR="0079190A" w:rsidRPr="007B3A76" w:rsidDel="000B0251" w:rsidRDefault="0079190A">
      <w:pPr>
        <w:pStyle w:val="ndice3"/>
        <w:tabs>
          <w:tab w:val="left" w:pos="1320"/>
          <w:tab w:val="right" w:leader="dot" w:pos="9408"/>
        </w:tabs>
        <w:rPr>
          <w:del w:id="325" w:author="Rui Paredes" w:date="2018-09-15T18:23:00Z"/>
          <w:rFonts w:asciiTheme="minorHAnsi" w:eastAsiaTheme="minorEastAsia" w:hAnsiTheme="minorHAnsi" w:cstheme="minorBidi"/>
          <w:noProof/>
          <w:sz w:val="22"/>
          <w:szCs w:val="22"/>
          <w:lang w:eastAsia="pt-PT"/>
        </w:rPr>
      </w:pPr>
      <w:del w:id="326" w:author="Rui Paredes" w:date="2018-09-15T18:23:00Z">
        <w:r w:rsidRPr="000B0251" w:rsidDel="000B0251">
          <w:rPr>
            <w:rStyle w:val="Hiperligao"/>
            <w:noProof/>
          </w:rPr>
          <w:delText>5.5.7</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Interface da Leaderboard</w:delText>
        </w:r>
        <w:r w:rsidRPr="007B3A76" w:rsidDel="000B0251">
          <w:rPr>
            <w:noProof/>
            <w:webHidden/>
          </w:rPr>
          <w:tab/>
        </w:r>
        <w:r w:rsidR="009574D0" w:rsidRPr="007B3A76" w:rsidDel="000B0251">
          <w:rPr>
            <w:noProof/>
            <w:webHidden/>
          </w:rPr>
          <w:delText>41</w:delText>
        </w:r>
      </w:del>
    </w:p>
    <w:p w14:paraId="08029BF4" w14:textId="05AE1ECC" w:rsidR="0079190A" w:rsidRPr="007B3A76" w:rsidDel="000B0251" w:rsidRDefault="0079190A">
      <w:pPr>
        <w:pStyle w:val="ndice3"/>
        <w:tabs>
          <w:tab w:val="left" w:pos="1320"/>
          <w:tab w:val="right" w:leader="dot" w:pos="9408"/>
        </w:tabs>
        <w:rPr>
          <w:del w:id="327" w:author="Rui Paredes" w:date="2018-09-15T18:23:00Z"/>
          <w:rFonts w:asciiTheme="minorHAnsi" w:eastAsiaTheme="minorEastAsia" w:hAnsiTheme="minorHAnsi" w:cstheme="minorBidi"/>
          <w:noProof/>
          <w:sz w:val="22"/>
          <w:szCs w:val="22"/>
          <w:lang w:eastAsia="pt-PT"/>
        </w:rPr>
      </w:pPr>
      <w:del w:id="328" w:author="Rui Paredes" w:date="2018-09-15T18:23:00Z">
        <w:r w:rsidRPr="000B0251" w:rsidDel="000B0251">
          <w:rPr>
            <w:rStyle w:val="Hiperligao"/>
            <w:noProof/>
          </w:rPr>
          <w:delText>5.5.8</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Interface de Gestão da Aplicação</w:delText>
        </w:r>
        <w:r w:rsidRPr="007B3A76" w:rsidDel="000B0251">
          <w:rPr>
            <w:noProof/>
            <w:webHidden/>
          </w:rPr>
          <w:tab/>
        </w:r>
        <w:r w:rsidR="009574D0" w:rsidRPr="007B3A76" w:rsidDel="000B0251">
          <w:rPr>
            <w:noProof/>
            <w:webHidden/>
          </w:rPr>
          <w:delText>41</w:delText>
        </w:r>
      </w:del>
    </w:p>
    <w:p w14:paraId="67259177" w14:textId="2A231E90" w:rsidR="0079190A" w:rsidRPr="007B3A76" w:rsidDel="000B0251" w:rsidRDefault="0079190A">
      <w:pPr>
        <w:pStyle w:val="ndice1"/>
        <w:tabs>
          <w:tab w:val="left" w:pos="480"/>
          <w:tab w:val="right" w:leader="dot" w:pos="9408"/>
        </w:tabs>
        <w:rPr>
          <w:del w:id="329" w:author="Rui Paredes" w:date="2018-09-15T18:23:00Z"/>
          <w:rFonts w:asciiTheme="minorHAnsi" w:eastAsiaTheme="minorEastAsia" w:hAnsiTheme="minorHAnsi" w:cstheme="minorBidi"/>
          <w:noProof/>
          <w:sz w:val="22"/>
          <w:szCs w:val="22"/>
          <w:lang w:eastAsia="pt-PT"/>
        </w:rPr>
      </w:pPr>
      <w:del w:id="330" w:author="Rui Paredes" w:date="2018-09-15T18:23:00Z">
        <w:r w:rsidRPr="000B0251" w:rsidDel="000B0251">
          <w:rPr>
            <w:rStyle w:val="Hiperligao"/>
            <w:noProof/>
          </w:rPr>
          <w:delText>6</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Testes</w:delText>
        </w:r>
        <w:r w:rsidRPr="007B3A76" w:rsidDel="000B0251">
          <w:rPr>
            <w:noProof/>
            <w:webHidden/>
          </w:rPr>
          <w:tab/>
        </w:r>
        <w:r w:rsidR="009574D0" w:rsidRPr="007B3A76" w:rsidDel="000B0251">
          <w:rPr>
            <w:noProof/>
            <w:webHidden/>
          </w:rPr>
          <w:delText>43</w:delText>
        </w:r>
      </w:del>
    </w:p>
    <w:p w14:paraId="274A7A6B" w14:textId="0C95E6C9" w:rsidR="0079190A" w:rsidRPr="007B3A76" w:rsidDel="000B0251" w:rsidRDefault="0079190A">
      <w:pPr>
        <w:pStyle w:val="ndice1"/>
        <w:tabs>
          <w:tab w:val="left" w:pos="480"/>
          <w:tab w:val="right" w:leader="dot" w:pos="9408"/>
        </w:tabs>
        <w:rPr>
          <w:del w:id="331" w:author="Rui Paredes" w:date="2018-09-15T18:23:00Z"/>
          <w:rFonts w:asciiTheme="minorHAnsi" w:eastAsiaTheme="minorEastAsia" w:hAnsiTheme="minorHAnsi" w:cstheme="minorBidi"/>
          <w:noProof/>
          <w:sz w:val="22"/>
          <w:szCs w:val="22"/>
          <w:lang w:eastAsia="pt-PT"/>
        </w:rPr>
      </w:pPr>
      <w:del w:id="332" w:author="Rui Paredes" w:date="2018-09-15T18:23:00Z">
        <w:r w:rsidRPr="000B0251" w:rsidDel="000B0251">
          <w:rPr>
            <w:rStyle w:val="Hiperligao"/>
            <w:noProof/>
          </w:rPr>
          <w:delText>7</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Conclusão</w:delText>
        </w:r>
        <w:r w:rsidRPr="007B3A76" w:rsidDel="000B0251">
          <w:rPr>
            <w:noProof/>
            <w:webHidden/>
          </w:rPr>
          <w:tab/>
        </w:r>
        <w:r w:rsidR="009574D0" w:rsidRPr="007B3A76" w:rsidDel="000B0251">
          <w:rPr>
            <w:noProof/>
            <w:webHidden/>
          </w:rPr>
          <w:delText>44</w:delText>
        </w:r>
      </w:del>
    </w:p>
    <w:p w14:paraId="6F471BD5" w14:textId="0886BC8C" w:rsidR="0079190A" w:rsidRPr="007B3A76" w:rsidDel="000B0251" w:rsidRDefault="0079190A">
      <w:pPr>
        <w:pStyle w:val="ndice1"/>
        <w:tabs>
          <w:tab w:val="left" w:pos="480"/>
          <w:tab w:val="right" w:leader="dot" w:pos="9408"/>
        </w:tabs>
        <w:rPr>
          <w:del w:id="333" w:author="Rui Paredes" w:date="2018-09-15T18:23:00Z"/>
          <w:rFonts w:asciiTheme="minorHAnsi" w:eastAsiaTheme="minorEastAsia" w:hAnsiTheme="minorHAnsi" w:cstheme="minorBidi"/>
          <w:noProof/>
          <w:sz w:val="22"/>
          <w:szCs w:val="22"/>
          <w:lang w:eastAsia="pt-PT"/>
        </w:rPr>
      </w:pPr>
      <w:del w:id="334" w:author="Rui Paredes" w:date="2018-09-15T18:23:00Z">
        <w:r w:rsidRPr="000B0251" w:rsidDel="000B0251">
          <w:rPr>
            <w:rStyle w:val="Hiperligao"/>
            <w:noProof/>
          </w:rPr>
          <w:delText>8</w:delText>
        </w:r>
        <w:r w:rsidRPr="007B3A76" w:rsidDel="000B0251">
          <w:rPr>
            <w:rFonts w:asciiTheme="minorHAnsi" w:eastAsiaTheme="minorEastAsia" w:hAnsiTheme="minorHAnsi" w:cstheme="minorBidi"/>
            <w:noProof/>
            <w:sz w:val="22"/>
            <w:szCs w:val="22"/>
            <w:lang w:eastAsia="pt-PT"/>
          </w:rPr>
          <w:tab/>
        </w:r>
        <w:r w:rsidRPr="000B0251" w:rsidDel="000B0251">
          <w:rPr>
            <w:rStyle w:val="Hiperligao"/>
            <w:noProof/>
          </w:rPr>
          <w:delText>Bibliografia</w:delText>
        </w:r>
        <w:r w:rsidRPr="007B3A76" w:rsidDel="000B0251">
          <w:rPr>
            <w:noProof/>
            <w:webHidden/>
          </w:rPr>
          <w:tab/>
        </w:r>
        <w:r w:rsidR="009574D0" w:rsidRPr="007B3A76" w:rsidDel="000B0251">
          <w:rPr>
            <w:noProof/>
            <w:webHidden/>
          </w:rPr>
          <w:delText>45</w:delText>
        </w:r>
      </w:del>
    </w:p>
    <w:p w14:paraId="1603A6BA" w14:textId="77777777" w:rsidR="00C45AA2" w:rsidRPr="007B3A76" w:rsidRDefault="00FB3F7B" w:rsidP="00C45AA2">
      <w:r w:rsidRPr="007B3A76">
        <w:fldChar w:fldCharType="end"/>
      </w:r>
    </w:p>
    <w:p w14:paraId="251FFA39" w14:textId="77777777" w:rsidR="00C45AA2" w:rsidRPr="007B3A76" w:rsidRDefault="00A30736" w:rsidP="00A30736">
      <w:pPr>
        <w:spacing w:line="240" w:lineRule="auto"/>
        <w:jc w:val="left"/>
      </w:pPr>
      <w:r w:rsidRPr="001134F2">
        <w:br w:type="page"/>
      </w:r>
    </w:p>
    <w:p w14:paraId="56CF2F94" w14:textId="77777777" w:rsidR="00FB3F7B" w:rsidRPr="007B3A76" w:rsidRDefault="00FB3F7B" w:rsidP="00FB3F7B">
      <w:pPr>
        <w:pStyle w:val="Ttulo1"/>
        <w:numPr>
          <w:ilvl w:val="0"/>
          <w:numId w:val="0"/>
        </w:numPr>
      </w:pPr>
      <w:del w:id="335" w:author="Microsoft Office User" w:date="2018-09-14T15:42:00Z">
        <w:r w:rsidRPr="007B3A76" w:rsidDel="00F26646">
          <w:lastRenderedPageBreak/>
          <w:delText>Indíce</w:delText>
        </w:r>
      </w:del>
      <w:bookmarkStart w:id="336" w:name="_Toc524814385"/>
      <w:ins w:id="337" w:author="Microsoft Office User" w:date="2018-09-14T15:42:00Z">
        <w:r w:rsidR="00F26646" w:rsidRPr="007B3A76">
          <w:t>Índice</w:t>
        </w:r>
      </w:ins>
      <w:r w:rsidRPr="007B3A76">
        <w:t xml:space="preserve"> de Figuras</w:t>
      </w:r>
      <w:bookmarkEnd w:id="336"/>
    </w:p>
    <w:p w14:paraId="604994BE" w14:textId="771B14D3" w:rsidR="00943741" w:rsidRDefault="00FB3F7B">
      <w:pPr>
        <w:pStyle w:val="ndicedeilustraes"/>
        <w:tabs>
          <w:tab w:val="right" w:leader="dot" w:pos="9408"/>
        </w:tabs>
        <w:rPr>
          <w:ins w:id="338" w:author="Rui Paredes" w:date="2018-09-15T22:37:00Z"/>
          <w:rFonts w:asciiTheme="minorHAnsi" w:eastAsiaTheme="minorEastAsia" w:hAnsiTheme="minorHAnsi" w:cstheme="minorBidi"/>
          <w:noProof/>
          <w:sz w:val="22"/>
          <w:szCs w:val="22"/>
          <w:lang w:eastAsia="pt-PT"/>
        </w:rPr>
      </w:pPr>
      <w:r w:rsidRPr="001134F2">
        <w:fldChar w:fldCharType="begin"/>
      </w:r>
      <w:r w:rsidRPr="007B3A76">
        <w:instrText xml:space="preserve"> TOC \c "Figura" </w:instrText>
      </w:r>
      <w:r w:rsidRPr="001134F2">
        <w:rPr>
          <w:rPrChange w:id="339" w:author="Microsoft Office User" w:date="2018-09-14T15:51:00Z">
            <w:rPr/>
          </w:rPrChange>
        </w:rPr>
        <w:fldChar w:fldCharType="separate"/>
      </w:r>
      <w:ins w:id="340" w:author="Rui Paredes" w:date="2018-09-15T22:37:00Z">
        <w:r w:rsidR="00943741">
          <w:rPr>
            <w:noProof/>
          </w:rPr>
          <w:t>Figura 1- Desafios Hacking- Lab</w:t>
        </w:r>
        <w:r w:rsidR="00943741">
          <w:rPr>
            <w:noProof/>
          </w:rPr>
          <w:tab/>
        </w:r>
        <w:r w:rsidR="00943741">
          <w:rPr>
            <w:noProof/>
          </w:rPr>
          <w:fldChar w:fldCharType="begin"/>
        </w:r>
        <w:r w:rsidR="00943741">
          <w:rPr>
            <w:noProof/>
          </w:rPr>
          <w:instrText xml:space="preserve"> PAGEREF _Toc524814444 \h </w:instrText>
        </w:r>
      </w:ins>
      <w:r w:rsidR="00943741">
        <w:rPr>
          <w:noProof/>
        </w:rPr>
      </w:r>
      <w:r w:rsidR="00943741">
        <w:rPr>
          <w:noProof/>
        </w:rPr>
        <w:fldChar w:fldCharType="separate"/>
      </w:r>
      <w:ins w:id="341" w:author="Rui Paredes" w:date="2018-09-15T22:37:00Z">
        <w:r w:rsidR="00943741">
          <w:rPr>
            <w:noProof/>
          </w:rPr>
          <w:t>4</w:t>
        </w:r>
        <w:r w:rsidR="00943741">
          <w:rPr>
            <w:noProof/>
          </w:rPr>
          <w:fldChar w:fldCharType="end"/>
        </w:r>
      </w:ins>
    </w:p>
    <w:p w14:paraId="01DC380F" w14:textId="0097D801" w:rsidR="00943741" w:rsidRDefault="00943741">
      <w:pPr>
        <w:pStyle w:val="ndicedeilustraes"/>
        <w:tabs>
          <w:tab w:val="right" w:leader="dot" w:pos="9408"/>
        </w:tabs>
        <w:rPr>
          <w:ins w:id="342" w:author="Rui Paredes" w:date="2018-09-15T22:37:00Z"/>
          <w:rFonts w:asciiTheme="minorHAnsi" w:eastAsiaTheme="minorEastAsia" w:hAnsiTheme="minorHAnsi" w:cstheme="minorBidi"/>
          <w:noProof/>
          <w:sz w:val="22"/>
          <w:szCs w:val="22"/>
          <w:lang w:eastAsia="pt-PT"/>
        </w:rPr>
      </w:pPr>
      <w:ins w:id="343" w:author="Rui Paredes" w:date="2018-09-15T22:37:00Z">
        <w:r>
          <w:rPr>
            <w:noProof/>
          </w:rPr>
          <w:t>Figura 2- CTF365 Submeter Vulnerabilidade</w:t>
        </w:r>
        <w:r>
          <w:rPr>
            <w:noProof/>
          </w:rPr>
          <w:tab/>
        </w:r>
        <w:r>
          <w:rPr>
            <w:noProof/>
          </w:rPr>
          <w:fldChar w:fldCharType="begin"/>
        </w:r>
        <w:r>
          <w:rPr>
            <w:noProof/>
          </w:rPr>
          <w:instrText xml:space="preserve"> PAGEREF _Toc524814445 \h </w:instrText>
        </w:r>
      </w:ins>
      <w:r>
        <w:rPr>
          <w:noProof/>
        </w:rPr>
      </w:r>
      <w:r>
        <w:rPr>
          <w:noProof/>
        </w:rPr>
        <w:fldChar w:fldCharType="separate"/>
      </w:r>
      <w:ins w:id="344" w:author="Rui Paredes" w:date="2018-09-15T22:37:00Z">
        <w:r>
          <w:rPr>
            <w:noProof/>
          </w:rPr>
          <w:t>5</w:t>
        </w:r>
        <w:r>
          <w:rPr>
            <w:noProof/>
          </w:rPr>
          <w:fldChar w:fldCharType="end"/>
        </w:r>
      </w:ins>
    </w:p>
    <w:p w14:paraId="785F54AA" w14:textId="39365FAC" w:rsidR="00943741" w:rsidRDefault="00943741">
      <w:pPr>
        <w:pStyle w:val="ndicedeilustraes"/>
        <w:tabs>
          <w:tab w:val="right" w:leader="dot" w:pos="9408"/>
        </w:tabs>
        <w:rPr>
          <w:ins w:id="345" w:author="Rui Paredes" w:date="2018-09-15T22:37:00Z"/>
          <w:rFonts w:asciiTheme="minorHAnsi" w:eastAsiaTheme="minorEastAsia" w:hAnsiTheme="minorHAnsi" w:cstheme="minorBidi"/>
          <w:noProof/>
          <w:sz w:val="22"/>
          <w:szCs w:val="22"/>
          <w:lang w:eastAsia="pt-PT"/>
        </w:rPr>
      </w:pPr>
      <w:ins w:id="346" w:author="Rui Paredes" w:date="2018-09-15T22:37:00Z">
        <w:r>
          <w:rPr>
            <w:noProof/>
          </w:rPr>
          <w:t>Figura 3- Reversing.kr - Challenges</w:t>
        </w:r>
        <w:r>
          <w:rPr>
            <w:noProof/>
          </w:rPr>
          <w:tab/>
        </w:r>
        <w:r>
          <w:rPr>
            <w:noProof/>
          </w:rPr>
          <w:fldChar w:fldCharType="begin"/>
        </w:r>
        <w:r>
          <w:rPr>
            <w:noProof/>
          </w:rPr>
          <w:instrText xml:space="preserve"> PAGEREF _Toc524814446 \h </w:instrText>
        </w:r>
      </w:ins>
      <w:r>
        <w:rPr>
          <w:noProof/>
        </w:rPr>
      </w:r>
      <w:r>
        <w:rPr>
          <w:noProof/>
        </w:rPr>
        <w:fldChar w:fldCharType="separate"/>
      </w:r>
      <w:ins w:id="347" w:author="Rui Paredes" w:date="2018-09-15T22:37:00Z">
        <w:r>
          <w:rPr>
            <w:noProof/>
          </w:rPr>
          <w:t>6</w:t>
        </w:r>
        <w:r>
          <w:rPr>
            <w:noProof/>
          </w:rPr>
          <w:fldChar w:fldCharType="end"/>
        </w:r>
      </w:ins>
    </w:p>
    <w:p w14:paraId="7C3FE6F5" w14:textId="5C03B57E" w:rsidR="00943741" w:rsidRDefault="00943741">
      <w:pPr>
        <w:pStyle w:val="ndicedeilustraes"/>
        <w:tabs>
          <w:tab w:val="right" w:leader="dot" w:pos="9408"/>
        </w:tabs>
        <w:rPr>
          <w:ins w:id="348" w:author="Rui Paredes" w:date="2018-09-15T22:37:00Z"/>
          <w:rFonts w:asciiTheme="minorHAnsi" w:eastAsiaTheme="minorEastAsia" w:hAnsiTheme="minorHAnsi" w:cstheme="minorBidi"/>
          <w:noProof/>
          <w:sz w:val="22"/>
          <w:szCs w:val="22"/>
          <w:lang w:eastAsia="pt-PT"/>
        </w:rPr>
      </w:pPr>
      <w:ins w:id="349" w:author="Rui Paredes" w:date="2018-09-15T22:37:00Z">
        <w:r>
          <w:rPr>
            <w:noProof/>
          </w:rPr>
          <w:t>Figura 4- RingZer0Team - Desafio SQLi após ataque</w:t>
        </w:r>
        <w:r>
          <w:rPr>
            <w:noProof/>
          </w:rPr>
          <w:tab/>
        </w:r>
        <w:r>
          <w:rPr>
            <w:noProof/>
          </w:rPr>
          <w:fldChar w:fldCharType="begin"/>
        </w:r>
        <w:r>
          <w:rPr>
            <w:noProof/>
          </w:rPr>
          <w:instrText xml:space="preserve"> PAGEREF _Toc524814447 \h </w:instrText>
        </w:r>
      </w:ins>
      <w:r>
        <w:rPr>
          <w:noProof/>
        </w:rPr>
      </w:r>
      <w:r>
        <w:rPr>
          <w:noProof/>
        </w:rPr>
        <w:fldChar w:fldCharType="separate"/>
      </w:r>
      <w:ins w:id="350" w:author="Rui Paredes" w:date="2018-09-15T22:37:00Z">
        <w:r>
          <w:rPr>
            <w:noProof/>
          </w:rPr>
          <w:t>7</w:t>
        </w:r>
        <w:r>
          <w:rPr>
            <w:noProof/>
          </w:rPr>
          <w:fldChar w:fldCharType="end"/>
        </w:r>
      </w:ins>
    </w:p>
    <w:p w14:paraId="3A8C36D2" w14:textId="434F3253" w:rsidR="00943741" w:rsidRDefault="00943741">
      <w:pPr>
        <w:pStyle w:val="ndicedeilustraes"/>
        <w:tabs>
          <w:tab w:val="right" w:leader="dot" w:pos="9408"/>
        </w:tabs>
        <w:rPr>
          <w:ins w:id="351" w:author="Rui Paredes" w:date="2018-09-15T22:37:00Z"/>
          <w:rFonts w:asciiTheme="minorHAnsi" w:eastAsiaTheme="minorEastAsia" w:hAnsiTheme="minorHAnsi" w:cstheme="minorBidi"/>
          <w:noProof/>
          <w:sz w:val="22"/>
          <w:szCs w:val="22"/>
          <w:lang w:eastAsia="pt-PT"/>
        </w:rPr>
      </w:pPr>
      <w:ins w:id="352" w:author="Rui Paredes" w:date="2018-09-15T22:37:00Z">
        <w:r>
          <w:rPr>
            <w:noProof/>
          </w:rPr>
          <w:t xml:space="preserve">Figura 5- WebGoat - Menu Principal </w:t>
        </w:r>
        <w:r>
          <w:rPr>
            <w:noProof/>
          </w:rPr>
          <w:tab/>
        </w:r>
        <w:r>
          <w:rPr>
            <w:noProof/>
          </w:rPr>
          <w:fldChar w:fldCharType="begin"/>
        </w:r>
        <w:r>
          <w:rPr>
            <w:noProof/>
          </w:rPr>
          <w:instrText xml:space="preserve"> PAGEREF _Toc524814448 \h </w:instrText>
        </w:r>
      </w:ins>
      <w:r>
        <w:rPr>
          <w:noProof/>
        </w:rPr>
      </w:r>
      <w:r>
        <w:rPr>
          <w:noProof/>
        </w:rPr>
        <w:fldChar w:fldCharType="separate"/>
      </w:r>
      <w:ins w:id="353" w:author="Rui Paredes" w:date="2018-09-15T22:37:00Z">
        <w:r>
          <w:rPr>
            <w:noProof/>
          </w:rPr>
          <w:t>8</w:t>
        </w:r>
        <w:r>
          <w:rPr>
            <w:noProof/>
          </w:rPr>
          <w:fldChar w:fldCharType="end"/>
        </w:r>
      </w:ins>
    </w:p>
    <w:p w14:paraId="301FECD5" w14:textId="6453F21D" w:rsidR="00943741" w:rsidRDefault="00943741">
      <w:pPr>
        <w:pStyle w:val="ndicedeilustraes"/>
        <w:tabs>
          <w:tab w:val="right" w:leader="dot" w:pos="9408"/>
        </w:tabs>
        <w:rPr>
          <w:ins w:id="354" w:author="Rui Paredes" w:date="2018-09-15T22:37:00Z"/>
          <w:rFonts w:asciiTheme="minorHAnsi" w:eastAsiaTheme="minorEastAsia" w:hAnsiTheme="minorHAnsi" w:cstheme="minorBidi"/>
          <w:noProof/>
          <w:sz w:val="22"/>
          <w:szCs w:val="22"/>
          <w:lang w:eastAsia="pt-PT"/>
        </w:rPr>
      </w:pPr>
      <w:ins w:id="355" w:author="Rui Paredes" w:date="2018-09-15T22:37:00Z">
        <w:r>
          <w:rPr>
            <w:noProof/>
          </w:rPr>
          <w:t>Figura 6- Processo de uma Sprint [6]</w:t>
        </w:r>
        <w:r>
          <w:rPr>
            <w:noProof/>
          </w:rPr>
          <w:tab/>
        </w:r>
        <w:r>
          <w:rPr>
            <w:noProof/>
          </w:rPr>
          <w:fldChar w:fldCharType="begin"/>
        </w:r>
        <w:r>
          <w:rPr>
            <w:noProof/>
          </w:rPr>
          <w:instrText xml:space="preserve"> PAGEREF _Toc524814449 \h </w:instrText>
        </w:r>
      </w:ins>
      <w:r>
        <w:rPr>
          <w:noProof/>
        </w:rPr>
      </w:r>
      <w:r>
        <w:rPr>
          <w:noProof/>
        </w:rPr>
        <w:fldChar w:fldCharType="separate"/>
      </w:r>
      <w:ins w:id="356" w:author="Rui Paredes" w:date="2018-09-15T22:37:00Z">
        <w:r>
          <w:rPr>
            <w:noProof/>
          </w:rPr>
          <w:t>14</w:t>
        </w:r>
        <w:r>
          <w:rPr>
            <w:noProof/>
          </w:rPr>
          <w:fldChar w:fldCharType="end"/>
        </w:r>
      </w:ins>
    </w:p>
    <w:p w14:paraId="53CD7959" w14:textId="42885F45" w:rsidR="00943741" w:rsidRDefault="00943741">
      <w:pPr>
        <w:pStyle w:val="ndicedeilustraes"/>
        <w:tabs>
          <w:tab w:val="right" w:leader="dot" w:pos="9408"/>
        </w:tabs>
        <w:rPr>
          <w:ins w:id="357" w:author="Rui Paredes" w:date="2018-09-15T22:37:00Z"/>
          <w:rFonts w:asciiTheme="minorHAnsi" w:eastAsiaTheme="minorEastAsia" w:hAnsiTheme="minorHAnsi" w:cstheme="minorBidi"/>
          <w:noProof/>
          <w:sz w:val="22"/>
          <w:szCs w:val="22"/>
          <w:lang w:eastAsia="pt-PT"/>
        </w:rPr>
      </w:pPr>
      <w:ins w:id="358" w:author="Rui Paredes" w:date="2018-09-15T22:37:00Z">
        <w:r>
          <w:rPr>
            <w:noProof/>
          </w:rPr>
          <w:t>Figura 7- Diagrama de casos de uso</w:t>
        </w:r>
        <w:r>
          <w:rPr>
            <w:noProof/>
          </w:rPr>
          <w:tab/>
        </w:r>
        <w:r>
          <w:rPr>
            <w:noProof/>
          </w:rPr>
          <w:fldChar w:fldCharType="begin"/>
        </w:r>
        <w:r>
          <w:rPr>
            <w:noProof/>
          </w:rPr>
          <w:instrText xml:space="preserve"> PAGEREF _Toc524814450 \h </w:instrText>
        </w:r>
      </w:ins>
      <w:r>
        <w:rPr>
          <w:noProof/>
        </w:rPr>
      </w:r>
      <w:r>
        <w:rPr>
          <w:noProof/>
        </w:rPr>
        <w:fldChar w:fldCharType="separate"/>
      </w:r>
      <w:ins w:id="359" w:author="Rui Paredes" w:date="2018-09-15T22:37:00Z">
        <w:r>
          <w:rPr>
            <w:noProof/>
          </w:rPr>
          <w:t>17</w:t>
        </w:r>
        <w:r>
          <w:rPr>
            <w:noProof/>
          </w:rPr>
          <w:fldChar w:fldCharType="end"/>
        </w:r>
      </w:ins>
    </w:p>
    <w:p w14:paraId="0CB54099" w14:textId="24128810" w:rsidR="00943741" w:rsidRDefault="00943741">
      <w:pPr>
        <w:pStyle w:val="ndicedeilustraes"/>
        <w:tabs>
          <w:tab w:val="right" w:leader="dot" w:pos="9408"/>
        </w:tabs>
        <w:rPr>
          <w:ins w:id="360" w:author="Rui Paredes" w:date="2018-09-15T22:37:00Z"/>
          <w:rFonts w:asciiTheme="minorHAnsi" w:eastAsiaTheme="minorEastAsia" w:hAnsiTheme="minorHAnsi" w:cstheme="minorBidi"/>
          <w:noProof/>
          <w:sz w:val="22"/>
          <w:szCs w:val="22"/>
          <w:lang w:eastAsia="pt-PT"/>
        </w:rPr>
      </w:pPr>
      <w:ins w:id="361" w:author="Rui Paredes" w:date="2018-09-15T22:37:00Z">
        <w:r>
          <w:rPr>
            <w:noProof/>
          </w:rPr>
          <w:t>Figura 8 - Diagrama de Contexto</w:t>
        </w:r>
        <w:r>
          <w:rPr>
            <w:noProof/>
          </w:rPr>
          <w:tab/>
        </w:r>
        <w:r>
          <w:rPr>
            <w:noProof/>
          </w:rPr>
          <w:fldChar w:fldCharType="begin"/>
        </w:r>
        <w:r>
          <w:rPr>
            <w:noProof/>
          </w:rPr>
          <w:instrText xml:space="preserve"> PAGEREF _Toc524814451 \h </w:instrText>
        </w:r>
      </w:ins>
      <w:r>
        <w:rPr>
          <w:noProof/>
        </w:rPr>
      </w:r>
      <w:r>
        <w:rPr>
          <w:noProof/>
        </w:rPr>
        <w:fldChar w:fldCharType="separate"/>
      </w:r>
      <w:ins w:id="362" w:author="Rui Paredes" w:date="2018-09-15T22:37:00Z">
        <w:r>
          <w:rPr>
            <w:noProof/>
          </w:rPr>
          <w:t>18</w:t>
        </w:r>
        <w:r>
          <w:rPr>
            <w:noProof/>
          </w:rPr>
          <w:fldChar w:fldCharType="end"/>
        </w:r>
      </w:ins>
    </w:p>
    <w:p w14:paraId="207BEB53" w14:textId="5E20972D" w:rsidR="00943741" w:rsidRDefault="00943741">
      <w:pPr>
        <w:pStyle w:val="ndicedeilustraes"/>
        <w:tabs>
          <w:tab w:val="right" w:leader="dot" w:pos="9408"/>
        </w:tabs>
        <w:rPr>
          <w:ins w:id="363" w:author="Rui Paredes" w:date="2018-09-15T22:37:00Z"/>
          <w:rFonts w:asciiTheme="minorHAnsi" w:eastAsiaTheme="minorEastAsia" w:hAnsiTheme="minorHAnsi" w:cstheme="minorBidi"/>
          <w:noProof/>
          <w:sz w:val="22"/>
          <w:szCs w:val="22"/>
          <w:lang w:eastAsia="pt-PT"/>
        </w:rPr>
      </w:pPr>
      <w:ins w:id="364" w:author="Rui Paredes" w:date="2018-09-15T22:37:00Z">
        <w:r>
          <w:rPr>
            <w:noProof/>
          </w:rPr>
          <w:t>Figura 9 - Diagrama de Sequência "Submeter resposta para um desafio"</w:t>
        </w:r>
        <w:r>
          <w:rPr>
            <w:noProof/>
          </w:rPr>
          <w:tab/>
        </w:r>
        <w:r>
          <w:rPr>
            <w:noProof/>
          </w:rPr>
          <w:fldChar w:fldCharType="begin"/>
        </w:r>
        <w:r>
          <w:rPr>
            <w:noProof/>
          </w:rPr>
          <w:instrText xml:space="preserve"> PAGEREF _Toc524814452 \h </w:instrText>
        </w:r>
      </w:ins>
      <w:r>
        <w:rPr>
          <w:noProof/>
        </w:rPr>
      </w:r>
      <w:r>
        <w:rPr>
          <w:noProof/>
        </w:rPr>
        <w:fldChar w:fldCharType="separate"/>
      </w:r>
      <w:ins w:id="365" w:author="Rui Paredes" w:date="2018-09-15T22:37:00Z">
        <w:r>
          <w:rPr>
            <w:noProof/>
          </w:rPr>
          <w:t>21</w:t>
        </w:r>
        <w:r>
          <w:rPr>
            <w:noProof/>
          </w:rPr>
          <w:fldChar w:fldCharType="end"/>
        </w:r>
      </w:ins>
    </w:p>
    <w:p w14:paraId="4CFF9C67" w14:textId="255F21E5" w:rsidR="00943741" w:rsidRDefault="00943741">
      <w:pPr>
        <w:pStyle w:val="ndicedeilustraes"/>
        <w:tabs>
          <w:tab w:val="right" w:leader="dot" w:pos="9408"/>
        </w:tabs>
        <w:rPr>
          <w:ins w:id="366" w:author="Rui Paredes" w:date="2018-09-15T22:37:00Z"/>
          <w:rFonts w:asciiTheme="minorHAnsi" w:eastAsiaTheme="minorEastAsia" w:hAnsiTheme="minorHAnsi" w:cstheme="minorBidi"/>
          <w:noProof/>
          <w:sz w:val="22"/>
          <w:szCs w:val="22"/>
          <w:lang w:eastAsia="pt-PT"/>
        </w:rPr>
      </w:pPr>
      <w:ins w:id="367" w:author="Rui Paredes" w:date="2018-09-15T22:37:00Z">
        <w:r>
          <w:rPr>
            <w:noProof/>
          </w:rPr>
          <w:t>Figura 10 - Diagrama de Sequência do Caso de Uso "Criar Desafio"</w:t>
        </w:r>
        <w:r>
          <w:rPr>
            <w:noProof/>
          </w:rPr>
          <w:tab/>
        </w:r>
        <w:r>
          <w:rPr>
            <w:noProof/>
          </w:rPr>
          <w:fldChar w:fldCharType="begin"/>
        </w:r>
        <w:r>
          <w:rPr>
            <w:noProof/>
          </w:rPr>
          <w:instrText xml:space="preserve"> PAGEREF _Toc524814453 \h </w:instrText>
        </w:r>
      </w:ins>
      <w:r>
        <w:rPr>
          <w:noProof/>
        </w:rPr>
      </w:r>
      <w:r>
        <w:rPr>
          <w:noProof/>
        </w:rPr>
        <w:fldChar w:fldCharType="separate"/>
      </w:r>
      <w:ins w:id="368" w:author="Rui Paredes" w:date="2018-09-15T22:37:00Z">
        <w:r>
          <w:rPr>
            <w:noProof/>
          </w:rPr>
          <w:t>24</w:t>
        </w:r>
        <w:r>
          <w:rPr>
            <w:noProof/>
          </w:rPr>
          <w:fldChar w:fldCharType="end"/>
        </w:r>
      </w:ins>
    </w:p>
    <w:p w14:paraId="051FFFAD" w14:textId="483D5787" w:rsidR="00943741" w:rsidRDefault="00943741">
      <w:pPr>
        <w:pStyle w:val="ndicedeilustraes"/>
        <w:tabs>
          <w:tab w:val="right" w:leader="dot" w:pos="9408"/>
        </w:tabs>
        <w:rPr>
          <w:ins w:id="369" w:author="Rui Paredes" w:date="2018-09-15T22:37:00Z"/>
          <w:rFonts w:asciiTheme="minorHAnsi" w:eastAsiaTheme="minorEastAsia" w:hAnsiTheme="minorHAnsi" w:cstheme="minorBidi"/>
          <w:noProof/>
          <w:sz w:val="22"/>
          <w:szCs w:val="22"/>
          <w:lang w:eastAsia="pt-PT"/>
        </w:rPr>
      </w:pPr>
      <w:ins w:id="370" w:author="Rui Paredes" w:date="2018-09-15T22:37:00Z">
        <w:r>
          <w:rPr>
            <w:noProof/>
          </w:rPr>
          <w:t>Figura 11 - Diagrama de Classes</w:t>
        </w:r>
        <w:r>
          <w:rPr>
            <w:noProof/>
          </w:rPr>
          <w:tab/>
        </w:r>
        <w:r>
          <w:rPr>
            <w:noProof/>
          </w:rPr>
          <w:fldChar w:fldCharType="begin"/>
        </w:r>
        <w:r>
          <w:rPr>
            <w:noProof/>
          </w:rPr>
          <w:instrText xml:space="preserve"> PAGEREF _Toc524814454 \h </w:instrText>
        </w:r>
      </w:ins>
      <w:r>
        <w:rPr>
          <w:noProof/>
        </w:rPr>
      </w:r>
      <w:r>
        <w:rPr>
          <w:noProof/>
        </w:rPr>
        <w:fldChar w:fldCharType="separate"/>
      </w:r>
      <w:ins w:id="371" w:author="Rui Paredes" w:date="2018-09-15T22:37:00Z">
        <w:r>
          <w:rPr>
            <w:noProof/>
          </w:rPr>
          <w:t>26</w:t>
        </w:r>
        <w:r>
          <w:rPr>
            <w:noProof/>
          </w:rPr>
          <w:fldChar w:fldCharType="end"/>
        </w:r>
      </w:ins>
    </w:p>
    <w:p w14:paraId="37A044AC" w14:textId="3930703B" w:rsidR="00943741" w:rsidRDefault="00943741">
      <w:pPr>
        <w:pStyle w:val="ndicedeilustraes"/>
        <w:tabs>
          <w:tab w:val="right" w:leader="dot" w:pos="9408"/>
        </w:tabs>
        <w:rPr>
          <w:ins w:id="372" w:author="Rui Paredes" w:date="2018-09-15T22:37:00Z"/>
          <w:rFonts w:asciiTheme="minorHAnsi" w:eastAsiaTheme="minorEastAsia" w:hAnsiTheme="minorHAnsi" w:cstheme="minorBidi"/>
          <w:noProof/>
          <w:sz w:val="22"/>
          <w:szCs w:val="22"/>
          <w:lang w:eastAsia="pt-PT"/>
        </w:rPr>
      </w:pPr>
      <w:ins w:id="373" w:author="Rui Paredes" w:date="2018-09-15T22:37:00Z">
        <w:r>
          <w:rPr>
            <w:noProof/>
          </w:rPr>
          <w:t>Figura 12 - Modelo ER</w:t>
        </w:r>
        <w:r>
          <w:rPr>
            <w:noProof/>
          </w:rPr>
          <w:tab/>
        </w:r>
        <w:r>
          <w:rPr>
            <w:noProof/>
          </w:rPr>
          <w:fldChar w:fldCharType="begin"/>
        </w:r>
        <w:r>
          <w:rPr>
            <w:noProof/>
          </w:rPr>
          <w:instrText xml:space="preserve"> PAGEREF _Toc524814455 \h </w:instrText>
        </w:r>
      </w:ins>
      <w:r>
        <w:rPr>
          <w:noProof/>
        </w:rPr>
      </w:r>
      <w:r>
        <w:rPr>
          <w:noProof/>
        </w:rPr>
        <w:fldChar w:fldCharType="separate"/>
      </w:r>
      <w:ins w:id="374" w:author="Rui Paredes" w:date="2018-09-15T22:37:00Z">
        <w:r>
          <w:rPr>
            <w:noProof/>
          </w:rPr>
          <w:t>28</w:t>
        </w:r>
        <w:r>
          <w:rPr>
            <w:noProof/>
          </w:rPr>
          <w:fldChar w:fldCharType="end"/>
        </w:r>
      </w:ins>
    </w:p>
    <w:p w14:paraId="1A775680" w14:textId="5B9F19BE" w:rsidR="00943741" w:rsidRDefault="00943741">
      <w:pPr>
        <w:pStyle w:val="ndicedeilustraes"/>
        <w:tabs>
          <w:tab w:val="right" w:leader="dot" w:pos="9408"/>
        </w:tabs>
        <w:rPr>
          <w:ins w:id="375" w:author="Rui Paredes" w:date="2018-09-15T22:37:00Z"/>
          <w:rFonts w:asciiTheme="minorHAnsi" w:eastAsiaTheme="minorEastAsia" w:hAnsiTheme="minorHAnsi" w:cstheme="minorBidi"/>
          <w:noProof/>
          <w:sz w:val="22"/>
          <w:szCs w:val="22"/>
          <w:lang w:eastAsia="pt-PT"/>
        </w:rPr>
      </w:pPr>
      <w:ins w:id="376" w:author="Rui Paredes" w:date="2018-09-15T22:37:00Z">
        <w:r>
          <w:rPr>
            <w:noProof/>
          </w:rPr>
          <w:t>Figura 13 - Virtual DOM vs DOM</w:t>
        </w:r>
        <w:r>
          <w:rPr>
            <w:noProof/>
          </w:rPr>
          <w:tab/>
        </w:r>
        <w:r>
          <w:rPr>
            <w:noProof/>
          </w:rPr>
          <w:fldChar w:fldCharType="begin"/>
        </w:r>
        <w:r>
          <w:rPr>
            <w:noProof/>
          </w:rPr>
          <w:instrText xml:space="preserve"> PAGEREF _Toc524814456 \h </w:instrText>
        </w:r>
      </w:ins>
      <w:r>
        <w:rPr>
          <w:noProof/>
        </w:rPr>
      </w:r>
      <w:r>
        <w:rPr>
          <w:noProof/>
        </w:rPr>
        <w:fldChar w:fldCharType="separate"/>
      </w:r>
      <w:ins w:id="377" w:author="Rui Paredes" w:date="2018-09-15T22:37:00Z">
        <w:r>
          <w:rPr>
            <w:noProof/>
          </w:rPr>
          <w:t>32</w:t>
        </w:r>
        <w:r>
          <w:rPr>
            <w:noProof/>
          </w:rPr>
          <w:fldChar w:fldCharType="end"/>
        </w:r>
      </w:ins>
    </w:p>
    <w:p w14:paraId="6F3E2212" w14:textId="22B2BFFA" w:rsidR="00943741" w:rsidRDefault="00943741">
      <w:pPr>
        <w:pStyle w:val="ndicedeilustraes"/>
        <w:tabs>
          <w:tab w:val="right" w:leader="dot" w:pos="9408"/>
        </w:tabs>
        <w:rPr>
          <w:ins w:id="378" w:author="Rui Paredes" w:date="2018-09-15T22:37:00Z"/>
          <w:rFonts w:asciiTheme="minorHAnsi" w:eastAsiaTheme="minorEastAsia" w:hAnsiTheme="minorHAnsi" w:cstheme="minorBidi"/>
          <w:noProof/>
          <w:sz w:val="22"/>
          <w:szCs w:val="22"/>
          <w:lang w:eastAsia="pt-PT"/>
        </w:rPr>
      </w:pPr>
      <w:ins w:id="379" w:author="Rui Paredes" w:date="2018-09-15T22:37:00Z">
        <w:r>
          <w:rPr>
            <w:noProof/>
          </w:rPr>
          <w:t>Figura 14 - Arquitetura do Sistema</w:t>
        </w:r>
        <w:r>
          <w:rPr>
            <w:noProof/>
          </w:rPr>
          <w:tab/>
        </w:r>
        <w:r>
          <w:rPr>
            <w:noProof/>
          </w:rPr>
          <w:fldChar w:fldCharType="begin"/>
        </w:r>
        <w:r>
          <w:rPr>
            <w:noProof/>
          </w:rPr>
          <w:instrText xml:space="preserve"> PAGEREF _Toc524814457 \h </w:instrText>
        </w:r>
      </w:ins>
      <w:r>
        <w:rPr>
          <w:noProof/>
        </w:rPr>
      </w:r>
      <w:r>
        <w:rPr>
          <w:noProof/>
        </w:rPr>
        <w:fldChar w:fldCharType="separate"/>
      </w:r>
      <w:ins w:id="380" w:author="Rui Paredes" w:date="2018-09-15T22:37:00Z">
        <w:r>
          <w:rPr>
            <w:noProof/>
          </w:rPr>
          <w:t>35</w:t>
        </w:r>
        <w:r>
          <w:rPr>
            <w:noProof/>
          </w:rPr>
          <w:fldChar w:fldCharType="end"/>
        </w:r>
      </w:ins>
    </w:p>
    <w:p w14:paraId="3DAE07DF" w14:textId="77F5CCBB" w:rsidR="00943741" w:rsidRDefault="00943741">
      <w:pPr>
        <w:pStyle w:val="ndicedeilustraes"/>
        <w:tabs>
          <w:tab w:val="right" w:leader="dot" w:pos="9408"/>
        </w:tabs>
        <w:rPr>
          <w:ins w:id="381" w:author="Rui Paredes" w:date="2018-09-15T22:37:00Z"/>
          <w:rFonts w:asciiTheme="minorHAnsi" w:eastAsiaTheme="minorEastAsia" w:hAnsiTheme="minorHAnsi" w:cstheme="minorBidi"/>
          <w:noProof/>
          <w:sz w:val="22"/>
          <w:szCs w:val="22"/>
          <w:lang w:eastAsia="pt-PT"/>
        </w:rPr>
      </w:pPr>
      <w:ins w:id="382" w:author="Rui Paredes" w:date="2018-09-15T22:37:00Z">
        <w:r>
          <w:rPr>
            <w:noProof/>
          </w:rPr>
          <w:t>Figura 15 - Organigrama dos Componentes da Aplicação</w:t>
        </w:r>
        <w:r>
          <w:rPr>
            <w:noProof/>
          </w:rPr>
          <w:tab/>
        </w:r>
        <w:r>
          <w:rPr>
            <w:noProof/>
          </w:rPr>
          <w:fldChar w:fldCharType="begin"/>
        </w:r>
        <w:r>
          <w:rPr>
            <w:noProof/>
          </w:rPr>
          <w:instrText xml:space="preserve"> PAGEREF _Toc524814458 \h </w:instrText>
        </w:r>
      </w:ins>
      <w:r>
        <w:rPr>
          <w:noProof/>
        </w:rPr>
      </w:r>
      <w:r>
        <w:rPr>
          <w:noProof/>
        </w:rPr>
        <w:fldChar w:fldCharType="separate"/>
      </w:r>
      <w:ins w:id="383" w:author="Rui Paredes" w:date="2018-09-15T22:37:00Z">
        <w:r>
          <w:rPr>
            <w:noProof/>
          </w:rPr>
          <w:t>36</w:t>
        </w:r>
        <w:r>
          <w:rPr>
            <w:noProof/>
          </w:rPr>
          <w:fldChar w:fldCharType="end"/>
        </w:r>
      </w:ins>
    </w:p>
    <w:p w14:paraId="5870CF40" w14:textId="38BD1440" w:rsidR="00943741" w:rsidRDefault="00943741">
      <w:pPr>
        <w:pStyle w:val="ndicedeilustraes"/>
        <w:tabs>
          <w:tab w:val="right" w:leader="dot" w:pos="9408"/>
        </w:tabs>
        <w:rPr>
          <w:ins w:id="384" w:author="Rui Paredes" w:date="2018-09-15T22:37:00Z"/>
          <w:rFonts w:asciiTheme="minorHAnsi" w:eastAsiaTheme="minorEastAsia" w:hAnsiTheme="minorHAnsi" w:cstheme="minorBidi"/>
          <w:noProof/>
          <w:sz w:val="22"/>
          <w:szCs w:val="22"/>
          <w:lang w:eastAsia="pt-PT"/>
        </w:rPr>
      </w:pPr>
      <w:ins w:id="385" w:author="Rui Paredes" w:date="2018-09-15T22:37:00Z">
        <w:r>
          <w:rPr>
            <w:noProof/>
          </w:rPr>
          <w:t>Figura 16 - Route Dinâmica para os desafios</w:t>
        </w:r>
        <w:r>
          <w:rPr>
            <w:noProof/>
          </w:rPr>
          <w:tab/>
        </w:r>
        <w:r>
          <w:rPr>
            <w:noProof/>
          </w:rPr>
          <w:fldChar w:fldCharType="begin"/>
        </w:r>
        <w:r>
          <w:rPr>
            <w:noProof/>
          </w:rPr>
          <w:instrText xml:space="preserve"> PAGEREF _Toc524814459 \h </w:instrText>
        </w:r>
      </w:ins>
      <w:r>
        <w:rPr>
          <w:noProof/>
        </w:rPr>
      </w:r>
      <w:r>
        <w:rPr>
          <w:noProof/>
        </w:rPr>
        <w:fldChar w:fldCharType="separate"/>
      </w:r>
      <w:ins w:id="386" w:author="Rui Paredes" w:date="2018-09-15T22:37:00Z">
        <w:r>
          <w:rPr>
            <w:noProof/>
          </w:rPr>
          <w:t>37</w:t>
        </w:r>
        <w:r>
          <w:rPr>
            <w:noProof/>
          </w:rPr>
          <w:fldChar w:fldCharType="end"/>
        </w:r>
      </w:ins>
    </w:p>
    <w:p w14:paraId="7ACBB0E6" w14:textId="58E7141B" w:rsidR="00943741" w:rsidRDefault="00943741">
      <w:pPr>
        <w:pStyle w:val="ndicedeilustraes"/>
        <w:tabs>
          <w:tab w:val="right" w:leader="dot" w:pos="9408"/>
        </w:tabs>
        <w:rPr>
          <w:ins w:id="387" w:author="Rui Paredes" w:date="2018-09-15T22:37:00Z"/>
          <w:rFonts w:asciiTheme="minorHAnsi" w:eastAsiaTheme="minorEastAsia" w:hAnsiTheme="minorHAnsi" w:cstheme="minorBidi"/>
          <w:noProof/>
          <w:sz w:val="22"/>
          <w:szCs w:val="22"/>
          <w:lang w:eastAsia="pt-PT"/>
        </w:rPr>
      </w:pPr>
      <w:ins w:id="388" w:author="Rui Paredes" w:date="2018-09-15T22:37:00Z">
        <w:r>
          <w:rPr>
            <w:noProof/>
          </w:rPr>
          <w:t>Figura 17 - Import dinâmico de desafios</w:t>
        </w:r>
        <w:r>
          <w:rPr>
            <w:noProof/>
          </w:rPr>
          <w:tab/>
        </w:r>
        <w:r>
          <w:rPr>
            <w:noProof/>
          </w:rPr>
          <w:fldChar w:fldCharType="begin"/>
        </w:r>
        <w:r>
          <w:rPr>
            <w:noProof/>
          </w:rPr>
          <w:instrText xml:space="preserve"> PAGEREF _Toc524814460 \h </w:instrText>
        </w:r>
      </w:ins>
      <w:r>
        <w:rPr>
          <w:noProof/>
        </w:rPr>
      </w:r>
      <w:r>
        <w:rPr>
          <w:noProof/>
        </w:rPr>
        <w:fldChar w:fldCharType="separate"/>
      </w:r>
      <w:ins w:id="389" w:author="Rui Paredes" w:date="2018-09-15T22:37:00Z">
        <w:r>
          <w:rPr>
            <w:noProof/>
          </w:rPr>
          <w:t>37</w:t>
        </w:r>
        <w:r>
          <w:rPr>
            <w:noProof/>
          </w:rPr>
          <w:fldChar w:fldCharType="end"/>
        </w:r>
      </w:ins>
    </w:p>
    <w:p w14:paraId="734E61E9" w14:textId="07B7A31D" w:rsidR="00943741" w:rsidRDefault="00943741">
      <w:pPr>
        <w:pStyle w:val="ndicedeilustraes"/>
        <w:tabs>
          <w:tab w:val="right" w:leader="dot" w:pos="9408"/>
        </w:tabs>
        <w:rPr>
          <w:ins w:id="390" w:author="Rui Paredes" w:date="2018-09-15T22:37:00Z"/>
          <w:rFonts w:asciiTheme="minorHAnsi" w:eastAsiaTheme="minorEastAsia" w:hAnsiTheme="minorHAnsi" w:cstheme="minorBidi"/>
          <w:noProof/>
          <w:sz w:val="22"/>
          <w:szCs w:val="22"/>
          <w:lang w:eastAsia="pt-PT"/>
        </w:rPr>
      </w:pPr>
      <w:ins w:id="391" w:author="Rui Paredes" w:date="2018-09-15T22:37:00Z">
        <w:r>
          <w:rPr>
            <w:noProof/>
          </w:rPr>
          <w:t>Figura 18 - Conversão de milissegundos para Dias, horas, minutos e segundos</w:t>
        </w:r>
        <w:r>
          <w:rPr>
            <w:noProof/>
          </w:rPr>
          <w:tab/>
        </w:r>
        <w:r>
          <w:rPr>
            <w:noProof/>
          </w:rPr>
          <w:fldChar w:fldCharType="begin"/>
        </w:r>
        <w:r>
          <w:rPr>
            <w:noProof/>
          </w:rPr>
          <w:instrText xml:space="preserve"> PAGEREF _Toc524814461 \h </w:instrText>
        </w:r>
      </w:ins>
      <w:r>
        <w:rPr>
          <w:noProof/>
        </w:rPr>
      </w:r>
      <w:r>
        <w:rPr>
          <w:noProof/>
        </w:rPr>
        <w:fldChar w:fldCharType="separate"/>
      </w:r>
      <w:ins w:id="392" w:author="Rui Paredes" w:date="2018-09-15T22:37:00Z">
        <w:r>
          <w:rPr>
            <w:noProof/>
          </w:rPr>
          <w:t>39</w:t>
        </w:r>
        <w:r>
          <w:rPr>
            <w:noProof/>
          </w:rPr>
          <w:fldChar w:fldCharType="end"/>
        </w:r>
      </w:ins>
    </w:p>
    <w:p w14:paraId="210F1950" w14:textId="7963DCA0" w:rsidR="00943741" w:rsidRDefault="00943741">
      <w:pPr>
        <w:pStyle w:val="ndicedeilustraes"/>
        <w:tabs>
          <w:tab w:val="right" w:leader="dot" w:pos="9408"/>
        </w:tabs>
        <w:rPr>
          <w:ins w:id="393" w:author="Rui Paredes" w:date="2018-09-15T22:37:00Z"/>
          <w:rFonts w:asciiTheme="minorHAnsi" w:eastAsiaTheme="minorEastAsia" w:hAnsiTheme="minorHAnsi" w:cstheme="minorBidi"/>
          <w:noProof/>
          <w:sz w:val="22"/>
          <w:szCs w:val="22"/>
          <w:lang w:eastAsia="pt-PT"/>
        </w:rPr>
      </w:pPr>
      <w:ins w:id="394" w:author="Rui Paredes" w:date="2018-09-15T22:37:00Z">
        <w:r>
          <w:rPr>
            <w:noProof/>
          </w:rPr>
          <w:t>Figura 19 - Interface Inicial</w:t>
        </w:r>
        <w:r>
          <w:rPr>
            <w:noProof/>
          </w:rPr>
          <w:tab/>
        </w:r>
        <w:r>
          <w:rPr>
            <w:noProof/>
          </w:rPr>
          <w:fldChar w:fldCharType="begin"/>
        </w:r>
        <w:r>
          <w:rPr>
            <w:noProof/>
          </w:rPr>
          <w:instrText xml:space="preserve"> PAGEREF _Toc524814462 \h </w:instrText>
        </w:r>
      </w:ins>
      <w:r>
        <w:rPr>
          <w:noProof/>
        </w:rPr>
      </w:r>
      <w:r>
        <w:rPr>
          <w:noProof/>
        </w:rPr>
        <w:fldChar w:fldCharType="separate"/>
      </w:r>
      <w:ins w:id="395" w:author="Rui Paredes" w:date="2018-09-15T22:37:00Z">
        <w:r>
          <w:rPr>
            <w:noProof/>
          </w:rPr>
          <w:t>40</w:t>
        </w:r>
        <w:r>
          <w:rPr>
            <w:noProof/>
          </w:rPr>
          <w:fldChar w:fldCharType="end"/>
        </w:r>
      </w:ins>
    </w:p>
    <w:p w14:paraId="5B4ADAAB" w14:textId="7CE9048B" w:rsidR="00943741" w:rsidRDefault="00943741">
      <w:pPr>
        <w:pStyle w:val="ndicedeilustraes"/>
        <w:tabs>
          <w:tab w:val="right" w:leader="dot" w:pos="9408"/>
        </w:tabs>
        <w:rPr>
          <w:ins w:id="396" w:author="Rui Paredes" w:date="2018-09-15T22:37:00Z"/>
          <w:rFonts w:asciiTheme="minorHAnsi" w:eastAsiaTheme="minorEastAsia" w:hAnsiTheme="minorHAnsi" w:cstheme="minorBidi"/>
          <w:noProof/>
          <w:sz w:val="22"/>
          <w:szCs w:val="22"/>
          <w:lang w:eastAsia="pt-PT"/>
        </w:rPr>
      </w:pPr>
      <w:ins w:id="397" w:author="Rui Paredes" w:date="2018-09-15T22:37:00Z">
        <w:r>
          <w:rPr>
            <w:noProof/>
          </w:rPr>
          <w:t>Figura 20 - Interface de Registo</w:t>
        </w:r>
        <w:r>
          <w:rPr>
            <w:noProof/>
          </w:rPr>
          <w:tab/>
        </w:r>
        <w:r>
          <w:rPr>
            <w:noProof/>
          </w:rPr>
          <w:fldChar w:fldCharType="begin"/>
        </w:r>
        <w:r>
          <w:rPr>
            <w:noProof/>
          </w:rPr>
          <w:instrText xml:space="preserve"> PAGEREF _Toc524814463 \h </w:instrText>
        </w:r>
      </w:ins>
      <w:r>
        <w:rPr>
          <w:noProof/>
        </w:rPr>
      </w:r>
      <w:r>
        <w:rPr>
          <w:noProof/>
        </w:rPr>
        <w:fldChar w:fldCharType="separate"/>
      </w:r>
      <w:ins w:id="398" w:author="Rui Paredes" w:date="2018-09-15T22:37:00Z">
        <w:r>
          <w:rPr>
            <w:noProof/>
          </w:rPr>
          <w:t>40</w:t>
        </w:r>
        <w:r>
          <w:rPr>
            <w:noProof/>
          </w:rPr>
          <w:fldChar w:fldCharType="end"/>
        </w:r>
      </w:ins>
    </w:p>
    <w:p w14:paraId="61B3AC55" w14:textId="1DFFE730" w:rsidR="00943741" w:rsidRDefault="00943741">
      <w:pPr>
        <w:pStyle w:val="ndicedeilustraes"/>
        <w:tabs>
          <w:tab w:val="right" w:leader="dot" w:pos="9408"/>
        </w:tabs>
        <w:rPr>
          <w:ins w:id="399" w:author="Rui Paredes" w:date="2018-09-15T22:37:00Z"/>
          <w:rFonts w:asciiTheme="minorHAnsi" w:eastAsiaTheme="minorEastAsia" w:hAnsiTheme="minorHAnsi" w:cstheme="minorBidi"/>
          <w:noProof/>
          <w:sz w:val="22"/>
          <w:szCs w:val="22"/>
          <w:lang w:eastAsia="pt-PT"/>
        </w:rPr>
      </w:pPr>
      <w:ins w:id="400" w:author="Rui Paredes" w:date="2018-09-15T22:37:00Z">
        <w:r>
          <w:rPr>
            <w:noProof/>
          </w:rPr>
          <w:t>Figura 21 - Interface de Login</w:t>
        </w:r>
        <w:r>
          <w:rPr>
            <w:noProof/>
          </w:rPr>
          <w:tab/>
        </w:r>
        <w:r>
          <w:rPr>
            <w:noProof/>
          </w:rPr>
          <w:fldChar w:fldCharType="begin"/>
        </w:r>
        <w:r>
          <w:rPr>
            <w:noProof/>
          </w:rPr>
          <w:instrText xml:space="preserve"> PAGEREF _Toc524814464 \h </w:instrText>
        </w:r>
      </w:ins>
      <w:r>
        <w:rPr>
          <w:noProof/>
        </w:rPr>
      </w:r>
      <w:r>
        <w:rPr>
          <w:noProof/>
        </w:rPr>
        <w:fldChar w:fldCharType="separate"/>
      </w:r>
      <w:ins w:id="401" w:author="Rui Paredes" w:date="2018-09-15T22:37:00Z">
        <w:r>
          <w:rPr>
            <w:noProof/>
          </w:rPr>
          <w:t>41</w:t>
        </w:r>
        <w:r>
          <w:rPr>
            <w:noProof/>
          </w:rPr>
          <w:fldChar w:fldCharType="end"/>
        </w:r>
      </w:ins>
    </w:p>
    <w:p w14:paraId="44E72D64" w14:textId="66E94340" w:rsidR="00943741" w:rsidRDefault="00943741">
      <w:pPr>
        <w:pStyle w:val="ndicedeilustraes"/>
        <w:tabs>
          <w:tab w:val="right" w:leader="dot" w:pos="9408"/>
        </w:tabs>
        <w:rPr>
          <w:ins w:id="402" w:author="Rui Paredes" w:date="2018-09-15T22:37:00Z"/>
          <w:rFonts w:asciiTheme="minorHAnsi" w:eastAsiaTheme="minorEastAsia" w:hAnsiTheme="minorHAnsi" w:cstheme="minorBidi"/>
          <w:noProof/>
          <w:sz w:val="22"/>
          <w:szCs w:val="22"/>
          <w:lang w:eastAsia="pt-PT"/>
        </w:rPr>
      </w:pPr>
      <w:ins w:id="403" w:author="Rui Paredes" w:date="2018-09-15T22:37:00Z">
        <w:r>
          <w:rPr>
            <w:noProof/>
          </w:rPr>
          <w:t>Figura 22 - Interface das Competições</w:t>
        </w:r>
        <w:r>
          <w:rPr>
            <w:noProof/>
          </w:rPr>
          <w:tab/>
        </w:r>
        <w:r>
          <w:rPr>
            <w:noProof/>
          </w:rPr>
          <w:fldChar w:fldCharType="begin"/>
        </w:r>
        <w:r>
          <w:rPr>
            <w:noProof/>
          </w:rPr>
          <w:instrText xml:space="preserve"> PAGEREF _Toc524814465 \h </w:instrText>
        </w:r>
      </w:ins>
      <w:r>
        <w:rPr>
          <w:noProof/>
        </w:rPr>
      </w:r>
      <w:r>
        <w:rPr>
          <w:noProof/>
        </w:rPr>
        <w:fldChar w:fldCharType="separate"/>
      </w:r>
      <w:ins w:id="404" w:author="Rui Paredes" w:date="2018-09-15T22:37:00Z">
        <w:r>
          <w:rPr>
            <w:noProof/>
          </w:rPr>
          <w:t>41</w:t>
        </w:r>
        <w:r>
          <w:rPr>
            <w:noProof/>
          </w:rPr>
          <w:fldChar w:fldCharType="end"/>
        </w:r>
      </w:ins>
    </w:p>
    <w:p w14:paraId="73C54079" w14:textId="158E0010" w:rsidR="00943741" w:rsidRDefault="00943741">
      <w:pPr>
        <w:pStyle w:val="ndicedeilustraes"/>
        <w:tabs>
          <w:tab w:val="right" w:leader="dot" w:pos="9408"/>
        </w:tabs>
        <w:rPr>
          <w:ins w:id="405" w:author="Rui Paredes" w:date="2018-09-15T22:37:00Z"/>
          <w:rFonts w:asciiTheme="minorHAnsi" w:eastAsiaTheme="minorEastAsia" w:hAnsiTheme="minorHAnsi" w:cstheme="minorBidi"/>
          <w:noProof/>
          <w:sz w:val="22"/>
          <w:szCs w:val="22"/>
          <w:lang w:eastAsia="pt-PT"/>
        </w:rPr>
      </w:pPr>
      <w:ins w:id="406" w:author="Rui Paredes" w:date="2018-09-15T22:37:00Z">
        <w:r>
          <w:rPr>
            <w:noProof/>
          </w:rPr>
          <w:t>Figura 23 - Interface dos desafios de uma competição</w:t>
        </w:r>
        <w:r>
          <w:rPr>
            <w:noProof/>
          </w:rPr>
          <w:tab/>
        </w:r>
        <w:r>
          <w:rPr>
            <w:noProof/>
          </w:rPr>
          <w:fldChar w:fldCharType="begin"/>
        </w:r>
        <w:r>
          <w:rPr>
            <w:noProof/>
          </w:rPr>
          <w:instrText xml:space="preserve"> PAGEREF _Toc524814466 \h </w:instrText>
        </w:r>
      </w:ins>
      <w:r>
        <w:rPr>
          <w:noProof/>
        </w:rPr>
      </w:r>
      <w:r>
        <w:rPr>
          <w:noProof/>
        </w:rPr>
        <w:fldChar w:fldCharType="separate"/>
      </w:r>
      <w:ins w:id="407" w:author="Rui Paredes" w:date="2018-09-15T22:37:00Z">
        <w:r>
          <w:rPr>
            <w:noProof/>
          </w:rPr>
          <w:t>42</w:t>
        </w:r>
        <w:r>
          <w:rPr>
            <w:noProof/>
          </w:rPr>
          <w:fldChar w:fldCharType="end"/>
        </w:r>
      </w:ins>
    </w:p>
    <w:p w14:paraId="7147586A" w14:textId="0728A37E" w:rsidR="00943741" w:rsidRDefault="00943741">
      <w:pPr>
        <w:pStyle w:val="ndicedeilustraes"/>
        <w:tabs>
          <w:tab w:val="right" w:leader="dot" w:pos="9408"/>
        </w:tabs>
        <w:rPr>
          <w:ins w:id="408" w:author="Rui Paredes" w:date="2018-09-15T22:37:00Z"/>
          <w:rFonts w:asciiTheme="minorHAnsi" w:eastAsiaTheme="minorEastAsia" w:hAnsiTheme="minorHAnsi" w:cstheme="minorBidi"/>
          <w:noProof/>
          <w:sz w:val="22"/>
          <w:szCs w:val="22"/>
          <w:lang w:eastAsia="pt-PT"/>
        </w:rPr>
      </w:pPr>
      <w:ins w:id="409" w:author="Rui Paredes" w:date="2018-09-15T22:37:00Z">
        <w:r>
          <w:rPr>
            <w:noProof/>
          </w:rPr>
          <w:t>Figura 24 - Interface do desafio</w:t>
        </w:r>
        <w:r>
          <w:rPr>
            <w:noProof/>
          </w:rPr>
          <w:tab/>
        </w:r>
        <w:r>
          <w:rPr>
            <w:noProof/>
          </w:rPr>
          <w:fldChar w:fldCharType="begin"/>
        </w:r>
        <w:r>
          <w:rPr>
            <w:noProof/>
          </w:rPr>
          <w:instrText xml:space="preserve"> PAGEREF _Toc524814467 \h </w:instrText>
        </w:r>
      </w:ins>
      <w:r>
        <w:rPr>
          <w:noProof/>
        </w:rPr>
      </w:r>
      <w:r>
        <w:rPr>
          <w:noProof/>
        </w:rPr>
        <w:fldChar w:fldCharType="separate"/>
      </w:r>
      <w:ins w:id="410" w:author="Rui Paredes" w:date="2018-09-15T22:37:00Z">
        <w:r>
          <w:rPr>
            <w:noProof/>
          </w:rPr>
          <w:t>43</w:t>
        </w:r>
        <w:r>
          <w:rPr>
            <w:noProof/>
          </w:rPr>
          <w:fldChar w:fldCharType="end"/>
        </w:r>
      </w:ins>
    </w:p>
    <w:p w14:paraId="5917E174" w14:textId="70F51F78" w:rsidR="00943741" w:rsidRDefault="00943741">
      <w:pPr>
        <w:pStyle w:val="ndicedeilustraes"/>
        <w:tabs>
          <w:tab w:val="right" w:leader="dot" w:pos="9408"/>
        </w:tabs>
        <w:rPr>
          <w:ins w:id="411" w:author="Rui Paredes" w:date="2018-09-15T22:37:00Z"/>
          <w:rFonts w:asciiTheme="minorHAnsi" w:eastAsiaTheme="minorEastAsia" w:hAnsiTheme="minorHAnsi" w:cstheme="minorBidi"/>
          <w:noProof/>
          <w:sz w:val="22"/>
          <w:szCs w:val="22"/>
          <w:lang w:eastAsia="pt-PT"/>
        </w:rPr>
      </w:pPr>
      <w:ins w:id="412" w:author="Rui Paredes" w:date="2018-09-15T22:37:00Z">
        <w:r>
          <w:rPr>
            <w:noProof/>
          </w:rPr>
          <w:t>Figura 25 - Interface de Classificações</w:t>
        </w:r>
        <w:r>
          <w:rPr>
            <w:noProof/>
          </w:rPr>
          <w:tab/>
        </w:r>
        <w:r>
          <w:rPr>
            <w:noProof/>
          </w:rPr>
          <w:fldChar w:fldCharType="begin"/>
        </w:r>
        <w:r>
          <w:rPr>
            <w:noProof/>
          </w:rPr>
          <w:instrText xml:space="preserve"> PAGEREF _Toc524814468 \h </w:instrText>
        </w:r>
      </w:ins>
      <w:r>
        <w:rPr>
          <w:noProof/>
        </w:rPr>
      </w:r>
      <w:r>
        <w:rPr>
          <w:noProof/>
        </w:rPr>
        <w:fldChar w:fldCharType="separate"/>
      </w:r>
      <w:ins w:id="413" w:author="Rui Paredes" w:date="2018-09-15T22:37:00Z">
        <w:r>
          <w:rPr>
            <w:noProof/>
          </w:rPr>
          <w:t>43</w:t>
        </w:r>
        <w:r>
          <w:rPr>
            <w:noProof/>
          </w:rPr>
          <w:fldChar w:fldCharType="end"/>
        </w:r>
      </w:ins>
    </w:p>
    <w:p w14:paraId="0430FE3B" w14:textId="0F181773" w:rsidR="00943741" w:rsidRDefault="00943741">
      <w:pPr>
        <w:pStyle w:val="ndicedeilustraes"/>
        <w:tabs>
          <w:tab w:val="right" w:leader="dot" w:pos="9408"/>
        </w:tabs>
        <w:rPr>
          <w:ins w:id="414" w:author="Rui Paredes" w:date="2018-09-15T22:37:00Z"/>
          <w:rFonts w:asciiTheme="minorHAnsi" w:eastAsiaTheme="minorEastAsia" w:hAnsiTheme="minorHAnsi" w:cstheme="minorBidi"/>
          <w:noProof/>
          <w:sz w:val="22"/>
          <w:szCs w:val="22"/>
          <w:lang w:eastAsia="pt-PT"/>
        </w:rPr>
      </w:pPr>
      <w:ins w:id="415" w:author="Rui Paredes" w:date="2018-09-15T22:37:00Z">
        <w:r>
          <w:rPr>
            <w:noProof/>
          </w:rPr>
          <w:t>Figura 26- Interface de Gestão da Aplicação</w:t>
        </w:r>
        <w:r>
          <w:rPr>
            <w:noProof/>
          </w:rPr>
          <w:tab/>
        </w:r>
        <w:r>
          <w:rPr>
            <w:noProof/>
          </w:rPr>
          <w:fldChar w:fldCharType="begin"/>
        </w:r>
        <w:r>
          <w:rPr>
            <w:noProof/>
          </w:rPr>
          <w:instrText xml:space="preserve"> PAGEREF _Toc524814469 \h </w:instrText>
        </w:r>
      </w:ins>
      <w:r>
        <w:rPr>
          <w:noProof/>
        </w:rPr>
      </w:r>
      <w:r>
        <w:rPr>
          <w:noProof/>
        </w:rPr>
        <w:fldChar w:fldCharType="separate"/>
      </w:r>
      <w:ins w:id="416" w:author="Rui Paredes" w:date="2018-09-15T22:37:00Z">
        <w:r>
          <w:rPr>
            <w:noProof/>
          </w:rPr>
          <w:t>44</w:t>
        </w:r>
        <w:r>
          <w:rPr>
            <w:noProof/>
          </w:rPr>
          <w:fldChar w:fldCharType="end"/>
        </w:r>
      </w:ins>
    </w:p>
    <w:p w14:paraId="6695BDCD" w14:textId="5D5DBD42" w:rsidR="00943741" w:rsidRDefault="00943741">
      <w:pPr>
        <w:pStyle w:val="ndicedeilustraes"/>
        <w:tabs>
          <w:tab w:val="right" w:leader="dot" w:pos="9408"/>
        </w:tabs>
        <w:rPr>
          <w:ins w:id="417" w:author="Rui Paredes" w:date="2018-09-15T22:37:00Z"/>
          <w:rFonts w:asciiTheme="minorHAnsi" w:eastAsiaTheme="minorEastAsia" w:hAnsiTheme="minorHAnsi" w:cstheme="minorBidi"/>
          <w:noProof/>
          <w:sz w:val="22"/>
          <w:szCs w:val="22"/>
          <w:lang w:eastAsia="pt-PT"/>
        </w:rPr>
      </w:pPr>
      <w:ins w:id="418" w:author="Rui Paredes" w:date="2018-09-15T22:37:00Z">
        <w:r>
          <w:rPr>
            <w:noProof/>
          </w:rPr>
          <w:t>Figura 27 - Bloco de código de um teste</w:t>
        </w:r>
        <w:r>
          <w:rPr>
            <w:noProof/>
          </w:rPr>
          <w:tab/>
        </w:r>
        <w:r>
          <w:rPr>
            <w:noProof/>
          </w:rPr>
          <w:fldChar w:fldCharType="begin"/>
        </w:r>
        <w:r>
          <w:rPr>
            <w:noProof/>
          </w:rPr>
          <w:instrText xml:space="preserve"> PAGEREF _Toc524814470 \h </w:instrText>
        </w:r>
      </w:ins>
      <w:r>
        <w:rPr>
          <w:noProof/>
        </w:rPr>
      </w:r>
      <w:r>
        <w:rPr>
          <w:noProof/>
        </w:rPr>
        <w:fldChar w:fldCharType="separate"/>
      </w:r>
      <w:ins w:id="419" w:author="Rui Paredes" w:date="2018-09-15T22:37:00Z">
        <w:r>
          <w:rPr>
            <w:noProof/>
          </w:rPr>
          <w:t>45</w:t>
        </w:r>
        <w:r>
          <w:rPr>
            <w:noProof/>
          </w:rPr>
          <w:fldChar w:fldCharType="end"/>
        </w:r>
      </w:ins>
    </w:p>
    <w:p w14:paraId="199F4D4C" w14:textId="11162EBC" w:rsidR="00943741" w:rsidRDefault="00943741">
      <w:pPr>
        <w:pStyle w:val="ndicedeilustraes"/>
        <w:tabs>
          <w:tab w:val="right" w:leader="dot" w:pos="9408"/>
        </w:tabs>
        <w:rPr>
          <w:ins w:id="420" w:author="Rui Paredes" w:date="2018-09-15T22:37:00Z"/>
          <w:rFonts w:asciiTheme="minorHAnsi" w:eastAsiaTheme="minorEastAsia" w:hAnsiTheme="minorHAnsi" w:cstheme="minorBidi"/>
          <w:noProof/>
          <w:sz w:val="22"/>
          <w:szCs w:val="22"/>
          <w:lang w:eastAsia="pt-PT"/>
        </w:rPr>
      </w:pPr>
      <w:ins w:id="421" w:author="Rui Paredes" w:date="2018-09-15T22:37:00Z">
        <w:r>
          <w:rPr>
            <w:noProof/>
          </w:rPr>
          <w:t>Figura 28 - Resultado de um teste</w:t>
        </w:r>
        <w:r>
          <w:rPr>
            <w:noProof/>
          </w:rPr>
          <w:tab/>
        </w:r>
        <w:r>
          <w:rPr>
            <w:noProof/>
          </w:rPr>
          <w:fldChar w:fldCharType="begin"/>
        </w:r>
        <w:r>
          <w:rPr>
            <w:noProof/>
          </w:rPr>
          <w:instrText xml:space="preserve"> PAGEREF _Toc524814471 \h </w:instrText>
        </w:r>
      </w:ins>
      <w:r>
        <w:rPr>
          <w:noProof/>
        </w:rPr>
      </w:r>
      <w:r>
        <w:rPr>
          <w:noProof/>
        </w:rPr>
        <w:fldChar w:fldCharType="separate"/>
      </w:r>
      <w:ins w:id="422" w:author="Rui Paredes" w:date="2018-09-15T22:37:00Z">
        <w:r>
          <w:rPr>
            <w:noProof/>
          </w:rPr>
          <w:t>46</w:t>
        </w:r>
        <w:r>
          <w:rPr>
            <w:noProof/>
          </w:rPr>
          <w:fldChar w:fldCharType="end"/>
        </w:r>
      </w:ins>
    </w:p>
    <w:p w14:paraId="6561168E" w14:textId="2CEECD60" w:rsidR="0079190A" w:rsidRPr="007B3A76" w:rsidDel="000B0251" w:rsidRDefault="0079190A">
      <w:pPr>
        <w:pStyle w:val="ndicedeilustraes"/>
        <w:tabs>
          <w:tab w:val="right" w:leader="dot" w:pos="9408"/>
        </w:tabs>
        <w:rPr>
          <w:del w:id="423" w:author="Rui Paredes" w:date="2018-09-15T18:23:00Z"/>
          <w:rFonts w:asciiTheme="minorHAnsi" w:eastAsiaTheme="minorEastAsia" w:hAnsiTheme="minorHAnsi" w:cstheme="minorBidi"/>
          <w:noProof/>
          <w:sz w:val="22"/>
          <w:szCs w:val="22"/>
          <w:lang w:eastAsia="pt-PT"/>
        </w:rPr>
      </w:pPr>
      <w:del w:id="424" w:author="Rui Paredes" w:date="2018-09-15T18:23:00Z">
        <w:r w:rsidRPr="007B3A76" w:rsidDel="000B0251">
          <w:rPr>
            <w:noProof/>
          </w:rPr>
          <w:delText>Figura 1- Desafios Hacking- Lab</w:delText>
        </w:r>
        <w:r w:rsidRPr="007B3A76" w:rsidDel="000B0251">
          <w:rPr>
            <w:noProof/>
          </w:rPr>
          <w:tab/>
        </w:r>
        <w:r w:rsidR="009574D0" w:rsidRPr="007B3A76" w:rsidDel="000B0251">
          <w:rPr>
            <w:noProof/>
          </w:rPr>
          <w:delText>4</w:delText>
        </w:r>
      </w:del>
    </w:p>
    <w:p w14:paraId="58AB44F6" w14:textId="1F71A2BC" w:rsidR="0079190A" w:rsidRPr="007B3A76" w:rsidDel="000B0251" w:rsidRDefault="0079190A">
      <w:pPr>
        <w:pStyle w:val="ndicedeilustraes"/>
        <w:tabs>
          <w:tab w:val="right" w:leader="dot" w:pos="9408"/>
        </w:tabs>
        <w:rPr>
          <w:del w:id="425" w:author="Rui Paredes" w:date="2018-09-15T18:23:00Z"/>
          <w:rFonts w:asciiTheme="minorHAnsi" w:eastAsiaTheme="minorEastAsia" w:hAnsiTheme="minorHAnsi" w:cstheme="minorBidi"/>
          <w:noProof/>
          <w:sz w:val="22"/>
          <w:szCs w:val="22"/>
          <w:lang w:eastAsia="pt-PT"/>
        </w:rPr>
      </w:pPr>
      <w:del w:id="426" w:author="Rui Paredes" w:date="2018-09-15T18:23:00Z">
        <w:r w:rsidRPr="007B3A76" w:rsidDel="000B0251">
          <w:rPr>
            <w:noProof/>
          </w:rPr>
          <w:delText>Figura 2- CTF365 Submeter Vulnerabilidade</w:delText>
        </w:r>
        <w:r w:rsidRPr="007B3A76" w:rsidDel="000B0251">
          <w:rPr>
            <w:noProof/>
          </w:rPr>
          <w:tab/>
        </w:r>
        <w:r w:rsidR="009574D0" w:rsidRPr="007B3A76" w:rsidDel="000B0251">
          <w:rPr>
            <w:noProof/>
          </w:rPr>
          <w:delText>5</w:delText>
        </w:r>
      </w:del>
    </w:p>
    <w:p w14:paraId="3D81897A" w14:textId="0E937C9A" w:rsidR="0079190A" w:rsidRPr="007B3A76" w:rsidDel="000B0251" w:rsidRDefault="0079190A">
      <w:pPr>
        <w:pStyle w:val="ndicedeilustraes"/>
        <w:tabs>
          <w:tab w:val="right" w:leader="dot" w:pos="9408"/>
        </w:tabs>
        <w:rPr>
          <w:del w:id="427" w:author="Rui Paredes" w:date="2018-09-15T18:23:00Z"/>
          <w:rFonts w:asciiTheme="minorHAnsi" w:eastAsiaTheme="minorEastAsia" w:hAnsiTheme="minorHAnsi" w:cstheme="minorBidi"/>
          <w:noProof/>
          <w:sz w:val="22"/>
          <w:szCs w:val="22"/>
          <w:lang w:eastAsia="pt-PT"/>
        </w:rPr>
      </w:pPr>
      <w:del w:id="428" w:author="Rui Paredes" w:date="2018-09-15T18:23:00Z">
        <w:r w:rsidRPr="007B3A76" w:rsidDel="000B0251">
          <w:rPr>
            <w:noProof/>
          </w:rPr>
          <w:delText>Figura 3- Reversing.kr - Challenges</w:delText>
        </w:r>
        <w:r w:rsidRPr="007B3A76" w:rsidDel="000B0251">
          <w:rPr>
            <w:noProof/>
          </w:rPr>
          <w:tab/>
        </w:r>
        <w:r w:rsidR="009574D0" w:rsidRPr="007B3A76" w:rsidDel="000B0251">
          <w:rPr>
            <w:noProof/>
          </w:rPr>
          <w:delText>6</w:delText>
        </w:r>
      </w:del>
    </w:p>
    <w:p w14:paraId="2D83EDAE" w14:textId="62158094" w:rsidR="0079190A" w:rsidRPr="007B3A76" w:rsidDel="000B0251" w:rsidRDefault="0079190A">
      <w:pPr>
        <w:pStyle w:val="ndicedeilustraes"/>
        <w:tabs>
          <w:tab w:val="right" w:leader="dot" w:pos="9408"/>
        </w:tabs>
        <w:rPr>
          <w:del w:id="429" w:author="Rui Paredes" w:date="2018-09-15T18:23:00Z"/>
          <w:rFonts w:asciiTheme="minorHAnsi" w:eastAsiaTheme="minorEastAsia" w:hAnsiTheme="minorHAnsi" w:cstheme="minorBidi"/>
          <w:noProof/>
          <w:sz w:val="22"/>
          <w:szCs w:val="22"/>
          <w:lang w:eastAsia="pt-PT"/>
        </w:rPr>
      </w:pPr>
      <w:del w:id="430" w:author="Rui Paredes" w:date="2018-09-15T18:23:00Z">
        <w:r w:rsidRPr="007B3A76" w:rsidDel="000B0251">
          <w:rPr>
            <w:noProof/>
          </w:rPr>
          <w:delText>Figura 4- RingZer0Team - Desafio SQLi após ataque</w:delText>
        </w:r>
        <w:r w:rsidRPr="007B3A76" w:rsidDel="000B0251">
          <w:rPr>
            <w:noProof/>
          </w:rPr>
          <w:tab/>
        </w:r>
        <w:r w:rsidR="009574D0" w:rsidRPr="007B3A76" w:rsidDel="000B0251">
          <w:rPr>
            <w:noProof/>
          </w:rPr>
          <w:delText>7</w:delText>
        </w:r>
      </w:del>
    </w:p>
    <w:p w14:paraId="3941F651" w14:textId="5A7965F6" w:rsidR="0079190A" w:rsidRPr="007B3A76" w:rsidDel="000B0251" w:rsidRDefault="0079190A">
      <w:pPr>
        <w:pStyle w:val="ndicedeilustraes"/>
        <w:tabs>
          <w:tab w:val="right" w:leader="dot" w:pos="9408"/>
        </w:tabs>
        <w:rPr>
          <w:del w:id="431" w:author="Rui Paredes" w:date="2018-09-15T18:23:00Z"/>
          <w:rFonts w:asciiTheme="minorHAnsi" w:eastAsiaTheme="minorEastAsia" w:hAnsiTheme="minorHAnsi" w:cstheme="minorBidi"/>
          <w:noProof/>
          <w:sz w:val="22"/>
          <w:szCs w:val="22"/>
          <w:lang w:eastAsia="pt-PT"/>
        </w:rPr>
      </w:pPr>
      <w:del w:id="432" w:author="Rui Paredes" w:date="2018-09-15T18:23:00Z">
        <w:r w:rsidRPr="007B3A76" w:rsidDel="000B0251">
          <w:rPr>
            <w:noProof/>
          </w:rPr>
          <w:delText>Figura 5- WebGoat - Menu Principal</w:delText>
        </w:r>
        <w:r w:rsidRPr="007B3A76" w:rsidDel="000B0251">
          <w:rPr>
            <w:noProof/>
          </w:rPr>
          <w:tab/>
        </w:r>
        <w:r w:rsidR="009574D0" w:rsidRPr="007B3A76" w:rsidDel="000B0251">
          <w:rPr>
            <w:noProof/>
          </w:rPr>
          <w:delText>8</w:delText>
        </w:r>
      </w:del>
    </w:p>
    <w:p w14:paraId="32934D8E" w14:textId="33A9BEF0" w:rsidR="0079190A" w:rsidRPr="007B3A76" w:rsidDel="000B0251" w:rsidRDefault="0079190A">
      <w:pPr>
        <w:pStyle w:val="ndicedeilustraes"/>
        <w:tabs>
          <w:tab w:val="right" w:leader="dot" w:pos="9408"/>
        </w:tabs>
        <w:rPr>
          <w:del w:id="433" w:author="Rui Paredes" w:date="2018-09-15T18:23:00Z"/>
          <w:rFonts w:asciiTheme="minorHAnsi" w:eastAsiaTheme="minorEastAsia" w:hAnsiTheme="minorHAnsi" w:cstheme="minorBidi"/>
          <w:noProof/>
          <w:sz w:val="22"/>
          <w:szCs w:val="22"/>
          <w:lang w:eastAsia="pt-PT"/>
        </w:rPr>
      </w:pPr>
      <w:del w:id="434" w:author="Rui Paredes" w:date="2018-09-15T18:23:00Z">
        <w:r w:rsidRPr="007B3A76" w:rsidDel="000B0251">
          <w:rPr>
            <w:noProof/>
          </w:rPr>
          <w:delText>Figura 6- Processo de uma Sprint [6]</w:delText>
        </w:r>
        <w:r w:rsidRPr="007B3A76" w:rsidDel="000B0251">
          <w:rPr>
            <w:noProof/>
          </w:rPr>
          <w:tab/>
        </w:r>
        <w:r w:rsidR="009574D0" w:rsidRPr="007B3A76" w:rsidDel="000B0251">
          <w:rPr>
            <w:noProof/>
          </w:rPr>
          <w:delText>13</w:delText>
        </w:r>
      </w:del>
    </w:p>
    <w:p w14:paraId="5813090A" w14:textId="3744DE59" w:rsidR="0079190A" w:rsidRPr="007B3A76" w:rsidDel="000B0251" w:rsidRDefault="0079190A">
      <w:pPr>
        <w:pStyle w:val="ndicedeilustraes"/>
        <w:tabs>
          <w:tab w:val="right" w:leader="dot" w:pos="9408"/>
        </w:tabs>
        <w:rPr>
          <w:del w:id="435" w:author="Rui Paredes" w:date="2018-09-15T18:23:00Z"/>
          <w:rFonts w:asciiTheme="minorHAnsi" w:eastAsiaTheme="minorEastAsia" w:hAnsiTheme="minorHAnsi" w:cstheme="minorBidi"/>
          <w:noProof/>
          <w:sz w:val="22"/>
          <w:szCs w:val="22"/>
          <w:lang w:eastAsia="pt-PT"/>
        </w:rPr>
      </w:pPr>
      <w:del w:id="436" w:author="Rui Paredes" w:date="2018-09-15T18:23:00Z">
        <w:r w:rsidRPr="007B3A76" w:rsidDel="000B0251">
          <w:rPr>
            <w:noProof/>
          </w:rPr>
          <w:delText>Figura 7- Diagrama de casos de uso</w:delText>
        </w:r>
        <w:r w:rsidRPr="007B3A76" w:rsidDel="000B0251">
          <w:rPr>
            <w:noProof/>
          </w:rPr>
          <w:tab/>
        </w:r>
        <w:r w:rsidR="009574D0" w:rsidRPr="007B3A76" w:rsidDel="000B0251">
          <w:rPr>
            <w:noProof/>
          </w:rPr>
          <w:delText>16</w:delText>
        </w:r>
      </w:del>
    </w:p>
    <w:p w14:paraId="6D4EB745" w14:textId="30B03422" w:rsidR="0079190A" w:rsidRPr="007B3A76" w:rsidDel="000B0251" w:rsidRDefault="0079190A">
      <w:pPr>
        <w:pStyle w:val="ndicedeilustraes"/>
        <w:tabs>
          <w:tab w:val="right" w:leader="dot" w:pos="9408"/>
        </w:tabs>
        <w:rPr>
          <w:del w:id="437" w:author="Rui Paredes" w:date="2018-09-15T18:23:00Z"/>
          <w:rFonts w:asciiTheme="minorHAnsi" w:eastAsiaTheme="minorEastAsia" w:hAnsiTheme="minorHAnsi" w:cstheme="minorBidi"/>
          <w:noProof/>
          <w:sz w:val="22"/>
          <w:szCs w:val="22"/>
          <w:lang w:eastAsia="pt-PT"/>
        </w:rPr>
      </w:pPr>
      <w:del w:id="438" w:author="Rui Paredes" w:date="2018-09-15T18:23:00Z">
        <w:r w:rsidRPr="007B3A76" w:rsidDel="000B0251">
          <w:rPr>
            <w:noProof/>
          </w:rPr>
          <w:delText>Figura 8 - Diagrama de Contexto</w:delText>
        </w:r>
        <w:r w:rsidRPr="007B3A76" w:rsidDel="000B0251">
          <w:rPr>
            <w:noProof/>
          </w:rPr>
          <w:tab/>
        </w:r>
        <w:r w:rsidR="009574D0" w:rsidRPr="007B3A76" w:rsidDel="000B0251">
          <w:rPr>
            <w:noProof/>
          </w:rPr>
          <w:delText>17</w:delText>
        </w:r>
      </w:del>
    </w:p>
    <w:p w14:paraId="7FD9CED2" w14:textId="7437294F" w:rsidR="0079190A" w:rsidRPr="007B3A76" w:rsidDel="000B0251" w:rsidRDefault="0079190A">
      <w:pPr>
        <w:pStyle w:val="ndicedeilustraes"/>
        <w:tabs>
          <w:tab w:val="right" w:leader="dot" w:pos="9408"/>
        </w:tabs>
        <w:rPr>
          <w:del w:id="439" w:author="Rui Paredes" w:date="2018-09-15T18:23:00Z"/>
          <w:rFonts w:asciiTheme="minorHAnsi" w:eastAsiaTheme="minorEastAsia" w:hAnsiTheme="minorHAnsi" w:cstheme="minorBidi"/>
          <w:noProof/>
          <w:sz w:val="22"/>
          <w:szCs w:val="22"/>
          <w:lang w:eastAsia="pt-PT"/>
        </w:rPr>
      </w:pPr>
      <w:del w:id="440" w:author="Rui Paredes" w:date="2018-09-15T18:23:00Z">
        <w:r w:rsidRPr="007B3A76" w:rsidDel="000B0251">
          <w:rPr>
            <w:noProof/>
          </w:rPr>
          <w:delText>Figura 9 - Diagrama de Sequência "Submeter resposta para um desafio"</w:delText>
        </w:r>
        <w:r w:rsidRPr="007B3A76" w:rsidDel="000B0251">
          <w:rPr>
            <w:noProof/>
          </w:rPr>
          <w:tab/>
        </w:r>
        <w:r w:rsidR="009574D0" w:rsidRPr="007B3A76" w:rsidDel="000B0251">
          <w:rPr>
            <w:noProof/>
          </w:rPr>
          <w:delText>21</w:delText>
        </w:r>
      </w:del>
    </w:p>
    <w:p w14:paraId="61E038C3" w14:textId="2BEC1CDC" w:rsidR="0079190A" w:rsidRPr="007B3A76" w:rsidDel="000B0251" w:rsidRDefault="0079190A">
      <w:pPr>
        <w:pStyle w:val="ndicedeilustraes"/>
        <w:tabs>
          <w:tab w:val="right" w:leader="dot" w:pos="9408"/>
        </w:tabs>
        <w:rPr>
          <w:del w:id="441" w:author="Rui Paredes" w:date="2018-09-15T18:23:00Z"/>
          <w:rFonts w:asciiTheme="minorHAnsi" w:eastAsiaTheme="minorEastAsia" w:hAnsiTheme="minorHAnsi" w:cstheme="minorBidi"/>
          <w:noProof/>
          <w:sz w:val="22"/>
          <w:szCs w:val="22"/>
          <w:lang w:eastAsia="pt-PT"/>
        </w:rPr>
      </w:pPr>
      <w:del w:id="442" w:author="Rui Paredes" w:date="2018-09-15T18:23:00Z">
        <w:r w:rsidRPr="007B3A76" w:rsidDel="000B0251">
          <w:rPr>
            <w:noProof/>
          </w:rPr>
          <w:delText>Figura 10 - Diagrama de Sequência do Caso de Uso "Criar Desafio"</w:delText>
        </w:r>
        <w:r w:rsidRPr="007B3A76" w:rsidDel="000B0251">
          <w:rPr>
            <w:noProof/>
          </w:rPr>
          <w:tab/>
        </w:r>
        <w:r w:rsidR="009574D0" w:rsidRPr="007B3A76" w:rsidDel="000B0251">
          <w:rPr>
            <w:noProof/>
          </w:rPr>
          <w:delText>24</w:delText>
        </w:r>
      </w:del>
    </w:p>
    <w:p w14:paraId="71EE6F06" w14:textId="5F3109A3" w:rsidR="0079190A" w:rsidRPr="007B3A76" w:rsidDel="000B0251" w:rsidRDefault="0079190A">
      <w:pPr>
        <w:pStyle w:val="ndicedeilustraes"/>
        <w:tabs>
          <w:tab w:val="right" w:leader="dot" w:pos="9408"/>
        </w:tabs>
        <w:rPr>
          <w:del w:id="443" w:author="Rui Paredes" w:date="2018-09-15T18:23:00Z"/>
          <w:rFonts w:asciiTheme="minorHAnsi" w:eastAsiaTheme="minorEastAsia" w:hAnsiTheme="minorHAnsi" w:cstheme="minorBidi"/>
          <w:noProof/>
          <w:sz w:val="22"/>
          <w:szCs w:val="22"/>
          <w:lang w:eastAsia="pt-PT"/>
        </w:rPr>
      </w:pPr>
      <w:del w:id="444" w:author="Rui Paredes" w:date="2018-09-15T18:23:00Z">
        <w:r w:rsidRPr="007B3A76" w:rsidDel="000B0251">
          <w:rPr>
            <w:noProof/>
          </w:rPr>
          <w:delText>Figura 11 - Diagrama de Classes</w:delText>
        </w:r>
        <w:r w:rsidRPr="007B3A76" w:rsidDel="000B0251">
          <w:rPr>
            <w:noProof/>
          </w:rPr>
          <w:tab/>
        </w:r>
        <w:r w:rsidR="009574D0" w:rsidRPr="007B3A76" w:rsidDel="000B0251">
          <w:rPr>
            <w:noProof/>
          </w:rPr>
          <w:delText>26</w:delText>
        </w:r>
      </w:del>
    </w:p>
    <w:p w14:paraId="63261F61" w14:textId="12CE6C67" w:rsidR="0079190A" w:rsidRPr="007B3A76" w:rsidDel="000B0251" w:rsidRDefault="0079190A">
      <w:pPr>
        <w:pStyle w:val="ndicedeilustraes"/>
        <w:tabs>
          <w:tab w:val="right" w:leader="dot" w:pos="9408"/>
        </w:tabs>
        <w:rPr>
          <w:del w:id="445" w:author="Rui Paredes" w:date="2018-09-15T18:23:00Z"/>
          <w:rFonts w:asciiTheme="minorHAnsi" w:eastAsiaTheme="minorEastAsia" w:hAnsiTheme="minorHAnsi" w:cstheme="minorBidi"/>
          <w:noProof/>
          <w:sz w:val="22"/>
          <w:szCs w:val="22"/>
          <w:lang w:eastAsia="pt-PT"/>
        </w:rPr>
      </w:pPr>
      <w:del w:id="446" w:author="Rui Paredes" w:date="2018-09-15T18:23:00Z">
        <w:r w:rsidRPr="007B3A76" w:rsidDel="000B0251">
          <w:rPr>
            <w:noProof/>
          </w:rPr>
          <w:delText>Figura 12 - Modelo ER</w:delText>
        </w:r>
        <w:r w:rsidRPr="007B3A76" w:rsidDel="000B0251">
          <w:rPr>
            <w:noProof/>
          </w:rPr>
          <w:tab/>
        </w:r>
        <w:r w:rsidR="009574D0" w:rsidRPr="007B3A76" w:rsidDel="000B0251">
          <w:rPr>
            <w:noProof/>
          </w:rPr>
          <w:delText>27</w:delText>
        </w:r>
      </w:del>
    </w:p>
    <w:p w14:paraId="488EC326" w14:textId="3BB78427" w:rsidR="0079190A" w:rsidRPr="007B3A76" w:rsidDel="000B0251" w:rsidRDefault="0079190A">
      <w:pPr>
        <w:pStyle w:val="ndicedeilustraes"/>
        <w:tabs>
          <w:tab w:val="right" w:leader="dot" w:pos="9408"/>
        </w:tabs>
        <w:rPr>
          <w:del w:id="447" w:author="Rui Paredes" w:date="2018-09-15T18:23:00Z"/>
          <w:rFonts w:asciiTheme="minorHAnsi" w:eastAsiaTheme="minorEastAsia" w:hAnsiTheme="minorHAnsi" w:cstheme="minorBidi"/>
          <w:noProof/>
          <w:sz w:val="22"/>
          <w:szCs w:val="22"/>
          <w:lang w:eastAsia="pt-PT"/>
        </w:rPr>
      </w:pPr>
      <w:del w:id="448" w:author="Rui Paredes" w:date="2018-09-15T18:23:00Z">
        <w:r w:rsidRPr="007B3A76" w:rsidDel="000B0251">
          <w:rPr>
            <w:noProof/>
          </w:rPr>
          <w:delText>Figura 13 - Virtual DOM vs DOM</w:delText>
        </w:r>
        <w:r w:rsidRPr="007B3A76" w:rsidDel="000B0251">
          <w:rPr>
            <w:noProof/>
          </w:rPr>
          <w:tab/>
        </w:r>
        <w:r w:rsidR="009574D0" w:rsidRPr="007B3A76" w:rsidDel="000B0251">
          <w:rPr>
            <w:noProof/>
          </w:rPr>
          <w:delText>31</w:delText>
        </w:r>
      </w:del>
    </w:p>
    <w:p w14:paraId="27E16CC3" w14:textId="4B6D0C8F" w:rsidR="0079190A" w:rsidRPr="007B3A76" w:rsidDel="000B0251" w:rsidRDefault="0079190A">
      <w:pPr>
        <w:pStyle w:val="ndicedeilustraes"/>
        <w:tabs>
          <w:tab w:val="right" w:leader="dot" w:pos="9408"/>
        </w:tabs>
        <w:rPr>
          <w:del w:id="449" w:author="Rui Paredes" w:date="2018-09-15T18:23:00Z"/>
          <w:rFonts w:asciiTheme="minorHAnsi" w:eastAsiaTheme="minorEastAsia" w:hAnsiTheme="minorHAnsi" w:cstheme="minorBidi"/>
          <w:noProof/>
          <w:sz w:val="22"/>
          <w:szCs w:val="22"/>
          <w:lang w:eastAsia="pt-PT"/>
        </w:rPr>
      </w:pPr>
      <w:del w:id="450" w:author="Rui Paredes" w:date="2018-09-15T18:23:00Z">
        <w:r w:rsidRPr="007B3A76" w:rsidDel="000B0251">
          <w:rPr>
            <w:noProof/>
          </w:rPr>
          <w:delText>Figura 14 - Arquitetura do Sistema</w:delText>
        </w:r>
        <w:r w:rsidRPr="007B3A76" w:rsidDel="000B0251">
          <w:rPr>
            <w:noProof/>
          </w:rPr>
          <w:tab/>
        </w:r>
        <w:r w:rsidR="009574D0" w:rsidRPr="007B3A76" w:rsidDel="000B0251">
          <w:rPr>
            <w:noProof/>
          </w:rPr>
          <w:delText>34</w:delText>
        </w:r>
      </w:del>
    </w:p>
    <w:p w14:paraId="0E163428" w14:textId="1A8F328A" w:rsidR="0079190A" w:rsidRPr="007B3A76" w:rsidDel="000B0251" w:rsidRDefault="0079190A">
      <w:pPr>
        <w:pStyle w:val="ndicedeilustraes"/>
        <w:tabs>
          <w:tab w:val="right" w:leader="dot" w:pos="9408"/>
        </w:tabs>
        <w:rPr>
          <w:del w:id="451" w:author="Rui Paredes" w:date="2018-09-15T18:23:00Z"/>
          <w:rFonts w:asciiTheme="minorHAnsi" w:eastAsiaTheme="minorEastAsia" w:hAnsiTheme="minorHAnsi" w:cstheme="minorBidi"/>
          <w:noProof/>
          <w:sz w:val="22"/>
          <w:szCs w:val="22"/>
          <w:lang w:eastAsia="pt-PT"/>
        </w:rPr>
      </w:pPr>
      <w:del w:id="452" w:author="Rui Paredes" w:date="2018-09-15T18:23:00Z">
        <w:r w:rsidRPr="007B3A76" w:rsidDel="000B0251">
          <w:rPr>
            <w:noProof/>
          </w:rPr>
          <w:delText>Figura 15 - Route Dinâmica para os desafios</w:delText>
        </w:r>
        <w:r w:rsidRPr="007B3A76" w:rsidDel="000B0251">
          <w:rPr>
            <w:noProof/>
          </w:rPr>
          <w:tab/>
        </w:r>
        <w:r w:rsidR="009574D0" w:rsidRPr="007B3A76" w:rsidDel="000B0251">
          <w:rPr>
            <w:noProof/>
          </w:rPr>
          <w:delText>35</w:delText>
        </w:r>
      </w:del>
    </w:p>
    <w:p w14:paraId="04DBA8AB" w14:textId="09C4318F" w:rsidR="0079190A" w:rsidRPr="007B3A76" w:rsidDel="000B0251" w:rsidRDefault="0079190A">
      <w:pPr>
        <w:pStyle w:val="ndicedeilustraes"/>
        <w:tabs>
          <w:tab w:val="right" w:leader="dot" w:pos="9408"/>
        </w:tabs>
        <w:rPr>
          <w:del w:id="453" w:author="Rui Paredes" w:date="2018-09-15T18:23:00Z"/>
          <w:rFonts w:asciiTheme="minorHAnsi" w:eastAsiaTheme="minorEastAsia" w:hAnsiTheme="minorHAnsi" w:cstheme="minorBidi"/>
          <w:noProof/>
          <w:sz w:val="22"/>
          <w:szCs w:val="22"/>
          <w:lang w:eastAsia="pt-PT"/>
        </w:rPr>
      </w:pPr>
      <w:del w:id="454" w:author="Rui Paredes" w:date="2018-09-15T18:23:00Z">
        <w:r w:rsidRPr="007B3A76" w:rsidDel="000B0251">
          <w:rPr>
            <w:noProof/>
          </w:rPr>
          <w:delText>Figura 16 - Import dinâmico de desafios</w:delText>
        </w:r>
        <w:r w:rsidRPr="007B3A76" w:rsidDel="000B0251">
          <w:rPr>
            <w:noProof/>
          </w:rPr>
          <w:tab/>
        </w:r>
        <w:r w:rsidR="009574D0" w:rsidRPr="007B3A76" w:rsidDel="000B0251">
          <w:rPr>
            <w:noProof/>
          </w:rPr>
          <w:delText>35</w:delText>
        </w:r>
      </w:del>
    </w:p>
    <w:p w14:paraId="79E25C31" w14:textId="204EC22B" w:rsidR="0079190A" w:rsidRPr="007B3A76" w:rsidDel="000B0251" w:rsidRDefault="0079190A">
      <w:pPr>
        <w:pStyle w:val="ndicedeilustraes"/>
        <w:tabs>
          <w:tab w:val="right" w:leader="dot" w:pos="9408"/>
        </w:tabs>
        <w:rPr>
          <w:del w:id="455" w:author="Rui Paredes" w:date="2018-09-15T18:23:00Z"/>
          <w:rFonts w:asciiTheme="minorHAnsi" w:eastAsiaTheme="minorEastAsia" w:hAnsiTheme="minorHAnsi" w:cstheme="minorBidi"/>
          <w:noProof/>
          <w:sz w:val="22"/>
          <w:szCs w:val="22"/>
          <w:lang w:eastAsia="pt-PT"/>
        </w:rPr>
      </w:pPr>
      <w:del w:id="456" w:author="Rui Paredes" w:date="2018-09-15T18:23:00Z">
        <w:r w:rsidRPr="007B3A76" w:rsidDel="000B0251">
          <w:rPr>
            <w:noProof/>
          </w:rPr>
          <w:delText>Figura 17 - Conversão de milissegundos para Dias, horas, minutos e segundos</w:delText>
        </w:r>
        <w:r w:rsidRPr="007B3A76" w:rsidDel="000B0251">
          <w:rPr>
            <w:noProof/>
          </w:rPr>
          <w:tab/>
        </w:r>
        <w:r w:rsidR="009574D0" w:rsidRPr="007B3A76" w:rsidDel="000B0251">
          <w:rPr>
            <w:noProof/>
          </w:rPr>
          <w:delText>37</w:delText>
        </w:r>
      </w:del>
    </w:p>
    <w:p w14:paraId="7BF7CD37" w14:textId="2F4A736B" w:rsidR="0079190A" w:rsidRPr="007B3A76" w:rsidDel="000B0251" w:rsidRDefault="0079190A">
      <w:pPr>
        <w:pStyle w:val="ndicedeilustraes"/>
        <w:tabs>
          <w:tab w:val="right" w:leader="dot" w:pos="9408"/>
        </w:tabs>
        <w:rPr>
          <w:del w:id="457" w:author="Rui Paredes" w:date="2018-09-15T18:23:00Z"/>
          <w:rFonts w:asciiTheme="minorHAnsi" w:eastAsiaTheme="minorEastAsia" w:hAnsiTheme="minorHAnsi" w:cstheme="minorBidi"/>
          <w:noProof/>
          <w:sz w:val="22"/>
          <w:szCs w:val="22"/>
          <w:lang w:eastAsia="pt-PT"/>
        </w:rPr>
      </w:pPr>
      <w:del w:id="458" w:author="Rui Paredes" w:date="2018-09-15T18:23:00Z">
        <w:r w:rsidRPr="007B3A76" w:rsidDel="000B0251">
          <w:rPr>
            <w:noProof/>
          </w:rPr>
          <w:delText>Figura 18 - Interface Inicial</w:delText>
        </w:r>
        <w:r w:rsidRPr="007B3A76" w:rsidDel="000B0251">
          <w:rPr>
            <w:noProof/>
          </w:rPr>
          <w:tab/>
        </w:r>
        <w:r w:rsidR="009574D0" w:rsidRPr="007B3A76" w:rsidDel="000B0251">
          <w:rPr>
            <w:noProof/>
          </w:rPr>
          <w:delText>38</w:delText>
        </w:r>
      </w:del>
    </w:p>
    <w:p w14:paraId="6C88BC47" w14:textId="2C440FD0" w:rsidR="0079190A" w:rsidRPr="007B3A76" w:rsidDel="000B0251" w:rsidRDefault="0079190A">
      <w:pPr>
        <w:pStyle w:val="ndicedeilustraes"/>
        <w:tabs>
          <w:tab w:val="right" w:leader="dot" w:pos="9408"/>
        </w:tabs>
        <w:rPr>
          <w:del w:id="459" w:author="Rui Paredes" w:date="2018-09-15T18:23:00Z"/>
          <w:rFonts w:asciiTheme="minorHAnsi" w:eastAsiaTheme="minorEastAsia" w:hAnsiTheme="minorHAnsi" w:cstheme="minorBidi"/>
          <w:noProof/>
          <w:sz w:val="22"/>
          <w:szCs w:val="22"/>
          <w:lang w:eastAsia="pt-PT"/>
        </w:rPr>
      </w:pPr>
      <w:del w:id="460" w:author="Rui Paredes" w:date="2018-09-15T18:23:00Z">
        <w:r w:rsidRPr="007B3A76" w:rsidDel="000B0251">
          <w:rPr>
            <w:noProof/>
          </w:rPr>
          <w:delText>Figura 19 - Interface de Registo</w:delText>
        </w:r>
        <w:r w:rsidRPr="007B3A76" w:rsidDel="000B0251">
          <w:rPr>
            <w:noProof/>
          </w:rPr>
          <w:tab/>
        </w:r>
        <w:r w:rsidR="009574D0" w:rsidRPr="007B3A76" w:rsidDel="000B0251">
          <w:rPr>
            <w:noProof/>
          </w:rPr>
          <w:delText>38</w:delText>
        </w:r>
      </w:del>
    </w:p>
    <w:p w14:paraId="54ABCF07" w14:textId="50AE92BA" w:rsidR="0079190A" w:rsidRPr="007B3A76" w:rsidDel="000B0251" w:rsidRDefault="0079190A">
      <w:pPr>
        <w:pStyle w:val="ndicedeilustraes"/>
        <w:tabs>
          <w:tab w:val="right" w:leader="dot" w:pos="9408"/>
        </w:tabs>
        <w:rPr>
          <w:del w:id="461" w:author="Rui Paredes" w:date="2018-09-15T18:23:00Z"/>
          <w:rFonts w:asciiTheme="minorHAnsi" w:eastAsiaTheme="minorEastAsia" w:hAnsiTheme="minorHAnsi" w:cstheme="minorBidi"/>
          <w:noProof/>
          <w:sz w:val="22"/>
          <w:szCs w:val="22"/>
          <w:lang w:eastAsia="pt-PT"/>
        </w:rPr>
      </w:pPr>
      <w:del w:id="462" w:author="Rui Paredes" w:date="2018-09-15T18:23:00Z">
        <w:r w:rsidRPr="007B3A76" w:rsidDel="000B0251">
          <w:rPr>
            <w:noProof/>
          </w:rPr>
          <w:delText>Figura 20 - Interface de Login</w:delText>
        </w:r>
        <w:r w:rsidRPr="007B3A76" w:rsidDel="000B0251">
          <w:rPr>
            <w:noProof/>
          </w:rPr>
          <w:tab/>
        </w:r>
        <w:r w:rsidR="009574D0" w:rsidRPr="007B3A76" w:rsidDel="000B0251">
          <w:rPr>
            <w:noProof/>
          </w:rPr>
          <w:delText>39</w:delText>
        </w:r>
      </w:del>
    </w:p>
    <w:p w14:paraId="5E321449" w14:textId="47CE6A5E" w:rsidR="0079190A" w:rsidRPr="007B3A76" w:rsidDel="000B0251" w:rsidRDefault="0079190A">
      <w:pPr>
        <w:pStyle w:val="ndicedeilustraes"/>
        <w:tabs>
          <w:tab w:val="right" w:leader="dot" w:pos="9408"/>
        </w:tabs>
        <w:rPr>
          <w:del w:id="463" w:author="Rui Paredes" w:date="2018-09-15T18:23:00Z"/>
          <w:rFonts w:asciiTheme="minorHAnsi" w:eastAsiaTheme="minorEastAsia" w:hAnsiTheme="minorHAnsi" w:cstheme="minorBidi"/>
          <w:noProof/>
          <w:sz w:val="22"/>
          <w:szCs w:val="22"/>
          <w:lang w:eastAsia="pt-PT"/>
        </w:rPr>
      </w:pPr>
      <w:del w:id="464" w:author="Rui Paredes" w:date="2018-09-15T18:23:00Z">
        <w:r w:rsidRPr="007B3A76" w:rsidDel="000B0251">
          <w:rPr>
            <w:noProof/>
          </w:rPr>
          <w:delText>Figura 21 - Interface das Competições</w:delText>
        </w:r>
        <w:r w:rsidRPr="007B3A76" w:rsidDel="000B0251">
          <w:rPr>
            <w:noProof/>
          </w:rPr>
          <w:tab/>
        </w:r>
        <w:r w:rsidR="009574D0" w:rsidRPr="007B3A76" w:rsidDel="000B0251">
          <w:rPr>
            <w:noProof/>
          </w:rPr>
          <w:delText>39</w:delText>
        </w:r>
      </w:del>
    </w:p>
    <w:p w14:paraId="42411F11" w14:textId="0614E233" w:rsidR="0079190A" w:rsidRPr="007B3A76" w:rsidDel="000B0251" w:rsidRDefault="0079190A">
      <w:pPr>
        <w:pStyle w:val="ndicedeilustraes"/>
        <w:tabs>
          <w:tab w:val="right" w:leader="dot" w:pos="9408"/>
        </w:tabs>
        <w:rPr>
          <w:del w:id="465" w:author="Rui Paredes" w:date="2018-09-15T18:23:00Z"/>
          <w:rFonts w:asciiTheme="minorHAnsi" w:eastAsiaTheme="minorEastAsia" w:hAnsiTheme="minorHAnsi" w:cstheme="minorBidi"/>
          <w:noProof/>
          <w:sz w:val="22"/>
          <w:szCs w:val="22"/>
          <w:lang w:eastAsia="pt-PT"/>
        </w:rPr>
      </w:pPr>
      <w:del w:id="466" w:author="Rui Paredes" w:date="2018-09-15T18:23:00Z">
        <w:r w:rsidRPr="007B3A76" w:rsidDel="000B0251">
          <w:rPr>
            <w:noProof/>
          </w:rPr>
          <w:delText>Figura 22 - Interface dos desafios de uma competição</w:delText>
        </w:r>
        <w:r w:rsidRPr="007B3A76" w:rsidDel="000B0251">
          <w:rPr>
            <w:noProof/>
          </w:rPr>
          <w:tab/>
        </w:r>
        <w:r w:rsidR="009574D0" w:rsidRPr="007B3A76" w:rsidDel="000B0251">
          <w:rPr>
            <w:noProof/>
          </w:rPr>
          <w:delText>40</w:delText>
        </w:r>
      </w:del>
    </w:p>
    <w:p w14:paraId="5751B441" w14:textId="38D4B1DE" w:rsidR="0079190A" w:rsidRPr="007B3A76" w:rsidDel="000B0251" w:rsidRDefault="0079190A">
      <w:pPr>
        <w:pStyle w:val="ndicedeilustraes"/>
        <w:tabs>
          <w:tab w:val="right" w:leader="dot" w:pos="9408"/>
        </w:tabs>
        <w:rPr>
          <w:del w:id="467" w:author="Rui Paredes" w:date="2018-09-15T18:23:00Z"/>
          <w:rFonts w:asciiTheme="minorHAnsi" w:eastAsiaTheme="minorEastAsia" w:hAnsiTheme="minorHAnsi" w:cstheme="minorBidi"/>
          <w:noProof/>
          <w:sz w:val="22"/>
          <w:szCs w:val="22"/>
          <w:lang w:eastAsia="pt-PT"/>
        </w:rPr>
      </w:pPr>
      <w:del w:id="468" w:author="Rui Paredes" w:date="2018-09-15T18:23:00Z">
        <w:r w:rsidRPr="007B3A76" w:rsidDel="000B0251">
          <w:rPr>
            <w:noProof/>
          </w:rPr>
          <w:delText>Figura 23 - Interface do desafio</w:delText>
        </w:r>
        <w:r w:rsidRPr="007B3A76" w:rsidDel="000B0251">
          <w:rPr>
            <w:noProof/>
          </w:rPr>
          <w:tab/>
        </w:r>
        <w:r w:rsidR="009574D0" w:rsidRPr="007B3A76" w:rsidDel="000B0251">
          <w:rPr>
            <w:noProof/>
          </w:rPr>
          <w:delText>40</w:delText>
        </w:r>
      </w:del>
    </w:p>
    <w:p w14:paraId="747CFCB9" w14:textId="1ABECCAB" w:rsidR="0079190A" w:rsidRPr="007B3A76" w:rsidDel="000B0251" w:rsidRDefault="0079190A">
      <w:pPr>
        <w:pStyle w:val="ndicedeilustraes"/>
        <w:tabs>
          <w:tab w:val="right" w:leader="dot" w:pos="9408"/>
        </w:tabs>
        <w:rPr>
          <w:del w:id="469" w:author="Rui Paredes" w:date="2018-09-15T18:23:00Z"/>
          <w:rFonts w:asciiTheme="minorHAnsi" w:eastAsiaTheme="minorEastAsia" w:hAnsiTheme="minorHAnsi" w:cstheme="minorBidi"/>
          <w:noProof/>
          <w:sz w:val="22"/>
          <w:szCs w:val="22"/>
          <w:lang w:eastAsia="pt-PT"/>
        </w:rPr>
      </w:pPr>
      <w:del w:id="470" w:author="Rui Paredes" w:date="2018-09-15T18:23:00Z">
        <w:r w:rsidRPr="007B3A76" w:rsidDel="000B0251">
          <w:rPr>
            <w:noProof/>
          </w:rPr>
          <w:delText>Figura 24 - Interface da Leaderboard</w:delText>
        </w:r>
        <w:r w:rsidRPr="007B3A76" w:rsidDel="000B0251">
          <w:rPr>
            <w:noProof/>
          </w:rPr>
          <w:tab/>
        </w:r>
        <w:r w:rsidR="009574D0" w:rsidRPr="007B3A76" w:rsidDel="000B0251">
          <w:rPr>
            <w:noProof/>
          </w:rPr>
          <w:delText>41</w:delText>
        </w:r>
      </w:del>
    </w:p>
    <w:p w14:paraId="79F8409C" w14:textId="7051BC83" w:rsidR="0079190A" w:rsidRPr="007B3A76" w:rsidDel="000B0251" w:rsidRDefault="0079190A">
      <w:pPr>
        <w:pStyle w:val="ndicedeilustraes"/>
        <w:tabs>
          <w:tab w:val="right" w:leader="dot" w:pos="9408"/>
        </w:tabs>
        <w:rPr>
          <w:del w:id="471" w:author="Rui Paredes" w:date="2018-09-15T18:23:00Z"/>
          <w:rFonts w:asciiTheme="minorHAnsi" w:eastAsiaTheme="minorEastAsia" w:hAnsiTheme="minorHAnsi" w:cstheme="minorBidi"/>
          <w:noProof/>
          <w:sz w:val="22"/>
          <w:szCs w:val="22"/>
          <w:lang w:eastAsia="pt-PT"/>
        </w:rPr>
      </w:pPr>
      <w:del w:id="472" w:author="Rui Paredes" w:date="2018-09-15T18:23:00Z">
        <w:r w:rsidRPr="007B3A76" w:rsidDel="000B0251">
          <w:rPr>
            <w:noProof/>
          </w:rPr>
          <w:delText>Figura 25- Interface de Gestão da Aplicação</w:delText>
        </w:r>
        <w:r w:rsidRPr="007B3A76" w:rsidDel="000B0251">
          <w:rPr>
            <w:noProof/>
          </w:rPr>
          <w:tab/>
        </w:r>
        <w:r w:rsidR="009574D0" w:rsidRPr="007B3A76" w:rsidDel="000B0251">
          <w:rPr>
            <w:noProof/>
          </w:rPr>
          <w:delText>42</w:delText>
        </w:r>
      </w:del>
    </w:p>
    <w:p w14:paraId="43D3A72B" w14:textId="41935A34" w:rsidR="0079190A" w:rsidRPr="007B3A76" w:rsidDel="000B0251" w:rsidRDefault="0079190A">
      <w:pPr>
        <w:pStyle w:val="ndicedeilustraes"/>
        <w:tabs>
          <w:tab w:val="right" w:leader="dot" w:pos="9408"/>
        </w:tabs>
        <w:rPr>
          <w:del w:id="473" w:author="Rui Paredes" w:date="2018-09-15T18:23:00Z"/>
          <w:rFonts w:asciiTheme="minorHAnsi" w:eastAsiaTheme="minorEastAsia" w:hAnsiTheme="minorHAnsi" w:cstheme="minorBidi"/>
          <w:noProof/>
          <w:sz w:val="22"/>
          <w:szCs w:val="22"/>
          <w:lang w:eastAsia="pt-PT"/>
        </w:rPr>
      </w:pPr>
      <w:del w:id="474" w:author="Rui Paredes" w:date="2018-09-15T18:23:00Z">
        <w:r w:rsidRPr="007B3A76" w:rsidDel="000B0251">
          <w:rPr>
            <w:noProof/>
          </w:rPr>
          <w:delText>Figura 26 - Bloco de código de um teste</w:delText>
        </w:r>
        <w:r w:rsidRPr="007B3A76" w:rsidDel="000B0251">
          <w:rPr>
            <w:noProof/>
          </w:rPr>
          <w:tab/>
        </w:r>
        <w:r w:rsidR="009574D0" w:rsidRPr="007B3A76" w:rsidDel="000B0251">
          <w:rPr>
            <w:noProof/>
          </w:rPr>
          <w:delText>43</w:delText>
        </w:r>
      </w:del>
    </w:p>
    <w:p w14:paraId="29C0F843" w14:textId="7D2AD87E" w:rsidR="0079190A" w:rsidRPr="007B3A76" w:rsidDel="000B0251" w:rsidRDefault="0079190A">
      <w:pPr>
        <w:pStyle w:val="ndicedeilustraes"/>
        <w:tabs>
          <w:tab w:val="right" w:leader="dot" w:pos="9408"/>
        </w:tabs>
        <w:rPr>
          <w:del w:id="475" w:author="Rui Paredes" w:date="2018-09-15T18:23:00Z"/>
          <w:rFonts w:asciiTheme="minorHAnsi" w:eastAsiaTheme="minorEastAsia" w:hAnsiTheme="minorHAnsi" w:cstheme="minorBidi"/>
          <w:noProof/>
          <w:sz w:val="22"/>
          <w:szCs w:val="22"/>
          <w:lang w:eastAsia="pt-PT"/>
        </w:rPr>
      </w:pPr>
      <w:del w:id="476" w:author="Rui Paredes" w:date="2018-09-15T18:23:00Z">
        <w:r w:rsidRPr="007B3A76" w:rsidDel="000B0251">
          <w:rPr>
            <w:noProof/>
          </w:rPr>
          <w:delText>Figura 27 - Resultado de um teste</w:delText>
        </w:r>
        <w:r w:rsidRPr="007B3A76" w:rsidDel="000B0251">
          <w:rPr>
            <w:noProof/>
          </w:rPr>
          <w:tab/>
        </w:r>
        <w:r w:rsidR="009574D0" w:rsidRPr="007B3A76" w:rsidDel="000B0251">
          <w:rPr>
            <w:noProof/>
          </w:rPr>
          <w:delText>43</w:delText>
        </w:r>
      </w:del>
    </w:p>
    <w:p w14:paraId="6B00DB6F" w14:textId="77777777" w:rsidR="00FB3F7B" w:rsidRPr="007B3A76" w:rsidRDefault="00FB3F7B" w:rsidP="00FB3F7B">
      <w:r w:rsidRPr="001134F2">
        <w:fldChar w:fldCharType="end"/>
      </w:r>
    </w:p>
    <w:p w14:paraId="1AEF1AE7" w14:textId="77777777" w:rsidR="0079190A" w:rsidRPr="001134F2" w:rsidRDefault="0079190A" w:rsidP="00FB3F7B"/>
    <w:p w14:paraId="61E7C0D8" w14:textId="77777777" w:rsidR="0079190A" w:rsidRPr="001134F2" w:rsidRDefault="0079190A" w:rsidP="0079190A">
      <w:pPr>
        <w:pStyle w:val="Ttulo1"/>
        <w:numPr>
          <w:ilvl w:val="0"/>
          <w:numId w:val="0"/>
        </w:numPr>
      </w:pPr>
      <w:bookmarkStart w:id="477" w:name="_Toc524814386"/>
      <w:r w:rsidRPr="001134F2">
        <w:t>Índice de Tabelas</w:t>
      </w:r>
      <w:bookmarkEnd w:id="477"/>
    </w:p>
    <w:p w14:paraId="52A3F2C9" w14:textId="2069367A" w:rsidR="00943741" w:rsidRDefault="0079190A">
      <w:pPr>
        <w:pStyle w:val="ndicedeilustraes"/>
        <w:tabs>
          <w:tab w:val="right" w:leader="dot" w:pos="9408"/>
        </w:tabs>
        <w:rPr>
          <w:ins w:id="478" w:author="Rui Paredes" w:date="2018-09-15T22:37:00Z"/>
          <w:rFonts w:asciiTheme="minorHAnsi" w:eastAsiaTheme="minorEastAsia" w:hAnsiTheme="minorHAnsi" w:cstheme="minorBidi"/>
          <w:noProof/>
          <w:sz w:val="22"/>
          <w:szCs w:val="22"/>
          <w:lang w:eastAsia="pt-PT"/>
        </w:rPr>
      </w:pPr>
      <w:r w:rsidRPr="001134F2">
        <w:fldChar w:fldCharType="begin"/>
      </w:r>
      <w:r w:rsidRPr="007B3A76">
        <w:instrText xml:space="preserve"> TOC \c "Tabela" </w:instrText>
      </w:r>
      <w:r w:rsidRPr="001134F2">
        <w:rPr>
          <w:rPrChange w:id="479" w:author="Microsoft Office User" w:date="2018-09-14T15:51:00Z">
            <w:rPr/>
          </w:rPrChange>
        </w:rPr>
        <w:fldChar w:fldCharType="separate"/>
      </w:r>
      <w:ins w:id="480" w:author="Rui Paredes" w:date="2018-09-15T22:37:00Z">
        <w:r w:rsidR="00943741">
          <w:rPr>
            <w:noProof/>
          </w:rPr>
          <w:t>Tabela 1- Aplicações existentes e objetivos propostos</w:t>
        </w:r>
        <w:r w:rsidR="00943741">
          <w:rPr>
            <w:noProof/>
          </w:rPr>
          <w:tab/>
        </w:r>
        <w:r w:rsidR="00943741">
          <w:rPr>
            <w:noProof/>
          </w:rPr>
          <w:fldChar w:fldCharType="begin"/>
        </w:r>
        <w:r w:rsidR="00943741">
          <w:rPr>
            <w:noProof/>
          </w:rPr>
          <w:instrText xml:space="preserve"> PAGEREF _Toc524814472 \h </w:instrText>
        </w:r>
      </w:ins>
      <w:r w:rsidR="00943741">
        <w:rPr>
          <w:noProof/>
        </w:rPr>
      </w:r>
      <w:r w:rsidR="00943741">
        <w:rPr>
          <w:noProof/>
        </w:rPr>
        <w:fldChar w:fldCharType="separate"/>
      </w:r>
      <w:ins w:id="481" w:author="Rui Paredes" w:date="2018-09-15T22:37:00Z">
        <w:r w:rsidR="00943741">
          <w:rPr>
            <w:noProof/>
          </w:rPr>
          <w:t>11</w:t>
        </w:r>
        <w:r w:rsidR="00943741">
          <w:rPr>
            <w:noProof/>
          </w:rPr>
          <w:fldChar w:fldCharType="end"/>
        </w:r>
      </w:ins>
    </w:p>
    <w:p w14:paraId="76A5E9C0" w14:textId="3DD026A5" w:rsidR="00943741" w:rsidRDefault="00943741">
      <w:pPr>
        <w:pStyle w:val="ndicedeilustraes"/>
        <w:tabs>
          <w:tab w:val="right" w:leader="dot" w:pos="9408"/>
        </w:tabs>
        <w:rPr>
          <w:ins w:id="482" w:author="Rui Paredes" w:date="2018-09-15T22:37:00Z"/>
          <w:rFonts w:asciiTheme="minorHAnsi" w:eastAsiaTheme="minorEastAsia" w:hAnsiTheme="minorHAnsi" w:cstheme="minorBidi"/>
          <w:noProof/>
          <w:sz w:val="22"/>
          <w:szCs w:val="22"/>
          <w:lang w:eastAsia="pt-PT"/>
        </w:rPr>
      </w:pPr>
      <w:ins w:id="483" w:author="Rui Paredes" w:date="2018-09-15T22:37:00Z">
        <w:r>
          <w:rPr>
            <w:noProof/>
          </w:rPr>
          <w:t>Tabela 2- Atores e respetivos casos de uso</w:t>
        </w:r>
        <w:r>
          <w:rPr>
            <w:noProof/>
          </w:rPr>
          <w:tab/>
        </w:r>
        <w:r>
          <w:rPr>
            <w:noProof/>
          </w:rPr>
          <w:fldChar w:fldCharType="begin"/>
        </w:r>
        <w:r>
          <w:rPr>
            <w:noProof/>
          </w:rPr>
          <w:instrText xml:space="preserve"> PAGEREF _Toc524814473 \h </w:instrText>
        </w:r>
      </w:ins>
      <w:r>
        <w:rPr>
          <w:noProof/>
        </w:rPr>
      </w:r>
      <w:r>
        <w:rPr>
          <w:noProof/>
        </w:rPr>
        <w:fldChar w:fldCharType="separate"/>
      </w:r>
      <w:ins w:id="484" w:author="Rui Paredes" w:date="2018-09-15T22:37:00Z">
        <w:r>
          <w:rPr>
            <w:noProof/>
          </w:rPr>
          <w:t>16</w:t>
        </w:r>
        <w:r>
          <w:rPr>
            <w:noProof/>
          </w:rPr>
          <w:fldChar w:fldCharType="end"/>
        </w:r>
      </w:ins>
    </w:p>
    <w:p w14:paraId="560557B2" w14:textId="184C0DBC" w:rsidR="00943741" w:rsidRDefault="00943741">
      <w:pPr>
        <w:pStyle w:val="ndicedeilustraes"/>
        <w:tabs>
          <w:tab w:val="right" w:leader="dot" w:pos="9408"/>
        </w:tabs>
        <w:rPr>
          <w:ins w:id="485" w:author="Rui Paredes" w:date="2018-09-15T22:37:00Z"/>
          <w:rFonts w:asciiTheme="minorHAnsi" w:eastAsiaTheme="minorEastAsia" w:hAnsiTheme="minorHAnsi" w:cstheme="minorBidi"/>
          <w:noProof/>
          <w:sz w:val="22"/>
          <w:szCs w:val="22"/>
          <w:lang w:eastAsia="pt-PT"/>
        </w:rPr>
      </w:pPr>
      <w:ins w:id="486" w:author="Rui Paredes" w:date="2018-09-15T22:37:00Z">
        <w:r>
          <w:rPr>
            <w:noProof/>
          </w:rPr>
          <w:t>Tabela 3 - Descrição do caso de uso "Submeter resposta para desafio de uma competição"</w:t>
        </w:r>
        <w:r>
          <w:rPr>
            <w:noProof/>
          </w:rPr>
          <w:tab/>
        </w:r>
        <w:r>
          <w:rPr>
            <w:noProof/>
          </w:rPr>
          <w:fldChar w:fldCharType="begin"/>
        </w:r>
        <w:r>
          <w:rPr>
            <w:noProof/>
          </w:rPr>
          <w:instrText xml:space="preserve"> PAGEREF _Toc524814474 \h </w:instrText>
        </w:r>
      </w:ins>
      <w:r>
        <w:rPr>
          <w:noProof/>
        </w:rPr>
      </w:r>
      <w:r>
        <w:rPr>
          <w:noProof/>
        </w:rPr>
        <w:fldChar w:fldCharType="separate"/>
      </w:r>
      <w:ins w:id="487" w:author="Rui Paredes" w:date="2018-09-15T22:37:00Z">
        <w:r>
          <w:rPr>
            <w:noProof/>
          </w:rPr>
          <w:t>20</w:t>
        </w:r>
        <w:r>
          <w:rPr>
            <w:noProof/>
          </w:rPr>
          <w:fldChar w:fldCharType="end"/>
        </w:r>
      </w:ins>
    </w:p>
    <w:p w14:paraId="260225B3" w14:textId="3CF13665" w:rsidR="00943741" w:rsidRDefault="00943741">
      <w:pPr>
        <w:pStyle w:val="ndicedeilustraes"/>
        <w:tabs>
          <w:tab w:val="right" w:leader="dot" w:pos="9408"/>
        </w:tabs>
        <w:rPr>
          <w:ins w:id="488" w:author="Rui Paredes" w:date="2018-09-15T22:37:00Z"/>
          <w:rFonts w:asciiTheme="minorHAnsi" w:eastAsiaTheme="minorEastAsia" w:hAnsiTheme="minorHAnsi" w:cstheme="minorBidi"/>
          <w:noProof/>
          <w:sz w:val="22"/>
          <w:szCs w:val="22"/>
          <w:lang w:eastAsia="pt-PT"/>
        </w:rPr>
      </w:pPr>
      <w:ins w:id="489" w:author="Rui Paredes" w:date="2018-09-15T22:37:00Z">
        <w:r>
          <w:rPr>
            <w:noProof/>
          </w:rPr>
          <w:t>Tabela 4 - Descrição do Caso de Uso "Criar Desafio"</w:t>
        </w:r>
        <w:r>
          <w:rPr>
            <w:noProof/>
          </w:rPr>
          <w:tab/>
        </w:r>
        <w:r>
          <w:rPr>
            <w:noProof/>
          </w:rPr>
          <w:fldChar w:fldCharType="begin"/>
        </w:r>
        <w:r>
          <w:rPr>
            <w:noProof/>
          </w:rPr>
          <w:instrText xml:space="preserve"> PAGEREF _Toc524814475 \h </w:instrText>
        </w:r>
      </w:ins>
      <w:r>
        <w:rPr>
          <w:noProof/>
        </w:rPr>
      </w:r>
      <w:r>
        <w:rPr>
          <w:noProof/>
        </w:rPr>
        <w:fldChar w:fldCharType="separate"/>
      </w:r>
      <w:ins w:id="490" w:author="Rui Paredes" w:date="2018-09-15T22:37:00Z">
        <w:r>
          <w:rPr>
            <w:noProof/>
          </w:rPr>
          <w:t>23</w:t>
        </w:r>
        <w:r>
          <w:rPr>
            <w:noProof/>
          </w:rPr>
          <w:fldChar w:fldCharType="end"/>
        </w:r>
      </w:ins>
    </w:p>
    <w:p w14:paraId="12DE0FC3" w14:textId="7F9A044D" w:rsidR="0079190A" w:rsidRPr="007B3A76" w:rsidDel="000B0251" w:rsidRDefault="0079190A">
      <w:pPr>
        <w:pStyle w:val="ndicedeilustraes"/>
        <w:tabs>
          <w:tab w:val="right" w:leader="dot" w:pos="9408"/>
        </w:tabs>
        <w:rPr>
          <w:del w:id="491" w:author="Rui Paredes" w:date="2018-09-15T18:23:00Z"/>
          <w:rFonts w:asciiTheme="minorHAnsi" w:eastAsiaTheme="minorEastAsia" w:hAnsiTheme="minorHAnsi" w:cstheme="minorBidi"/>
          <w:noProof/>
          <w:sz w:val="22"/>
          <w:szCs w:val="22"/>
          <w:lang w:eastAsia="pt-PT"/>
        </w:rPr>
      </w:pPr>
      <w:del w:id="492" w:author="Rui Paredes" w:date="2018-09-15T18:23:00Z">
        <w:r w:rsidRPr="007B3A76" w:rsidDel="000B0251">
          <w:rPr>
            <w:noProof/>
          </w:rPr>
          <w:delText>Tabela 1- Aplicações existentes e objetivos propostos</w:delText>
        </w:r>
        <w:r w:rsidRPr="007B3A76" w:rsidDel="000B0251">
          <w:rPr>
            <w:noProof/>
          </w:rPr>
          <w:tab/>
        </w:r>
        <w:r w:rsidR="009574D0" w:rsidRPr="007B3A76" w:rsidDel="000B0251">
          <w:rPr>
            <w:noProof/>
          </w:rPr>
          <w:delText>3</w:delText>
        </w:r>
      </w:del>
    </w:p>
    <w:p w14:paraId="6C0F77E4" w14:textId="5D090D16" w:rsidR="0079190A" w:rsidRPr="007B3A76" w:rsidDel="000B0251" w:rsidRDefault="0079190A">
      <w:pPr>
        <w:pStyle w:val="ndicedeilustraes"/>
        <w:tabs>
          <w:tab w:val="right" w:leader="dot" w:pos="9408"/>
        </w:tabs>
        <w:rPr>
          <w:del w:id="493" w:author="Rui Paredes" w:date="2018-09-15T18:23:00Z"/>
          <w:rFonts w:asciiTheme="minorHAnsi" w:eastAsiaTheme="minorEastAsia" w:hAnsiTheme="minorHAnsi" w:cstheme="minorBidi"/>
          <w:noProof/>
          <w:sz w:val="22"/>
          <w:szCs w:val="22"/>
          <w:lang w:eastAsia="pt-PT"/>
        </w:rPr>
      </w:pPr>
      <w:del w:id="494" w:author="Rui Paredes" w:date="2018-09-15T18:23:00Z">
        <w:r w:rsidRPr="007B3A76" w:rsidDel="000B0251">
          <w:rPr>
            <w:noProof/>
          </w:rPr>
          <w:delText>Tabela 2- Atores e respetivos casos de uso</w:delText>
        </w:r>
        <w:r w:rsidRPr="007B3A76" w:rsidDel="000B0251">
          <w:rPr>
            <w:noProof/>
          </w:rPr>
          <w:tab/>
        </w:r>
        <w:r w:rsidR="009574D0" w:rsidRPr="007B3A76" w:rsidDel="000B0251">
          <w:rPr>
            <w:noProof/>
          </w:rPr>
          <w:delText>15</w:delText>
        </w:r>
      </w:del>
    </w:p>
    <w:p w14:paraId="28774DAE" w14:textId="2B7D6B2B" w:rsidR="0079190A" w:rsidRPr="007B3A76" w:rsidDel="000B0251" w:rsidRDefault="0079190A">
      <w:pPr>
        <w:pStyle w:val="ndicedeilustraes"/>
        <w:tabs>
          <w:tab w:val="right" w:leader="dot" w:pos="9408"/>
        </w:tabs>
        <w:rPr>
          <w:del w:id="495" w:author="Rui Paredes" w:date="2018-09-15T18:23:00Z"/>
          <w:rFonts w:asciiTheme="minorHAnsi" w:eastAsiaTheme="minorEastAsia" w:hAnsiTheme="minorHAnsi" w:cstheme="minorBidi"/>
          <w:noProof/>
          <w:sz w:val="22"/>
          <w:szCs w:val="22"/>
          <w:lang w:eastAsia="pt-PT"/>
        </w:rPr>
      </w:pPr>
      <w:del w:id="496" w:author="Rui Paredes" w:date="2018-09-15T18:23:00Z">
        <w:r w:rsidRPr="007B3A76" w:rsidDel="000B0251">
          <w:rPr>
            <w:noProof/>
          </w:rPr>
          <w:delText>Tabela 3 - Descrição do caso de uso "Submeter resposta para desafio de uma competição"</w:delText>
        </w:r>
        <w:r w:rsidRPr="007B3A76" w:rsidDel="000B0251">
          <w:rPr>
            <w:noProof/>
          </w:rPr>
          <w:tab/>
        </w:r>
        <w:r w:rsidR="009574D0" w:rsidRPr="007B3A76" w:rsidDel="000B0251">
          <w:rPr>
            <w:noProof/>
          </w:rPr>
          <w:delText>20</w:delText>
        </w:r>
      </w:del>
    </w:p>
    <w:p w14:paraId="03EBDCC3" w14:textId="76B20F15" w:rsidR="0079190A" w:rsidRPr="007B3A76" w:rsidDel="000B0251" w:rsidRDefault="0079190A">
      <w:pPr>
        <w:pStyle w:val="ndicedeilustraes"/>
        <w:tabs>
          <w:tab w:val="right" w:leader="dot" w:pos="9408"/>
        </w:tabs>
        <w:rPr>
          <w:del w:id="497" w:author="Rui Paredes" w:date="2018-09-15T18:23:00Z"/>
          <w:rFonts w:asciiTheme="minorHAnsi" w:eastAsiaTheme="minorEastAsia" w:hAnsiTheme="minorHAnsi" w:cstheme="minorBidi"/>
          <w:noProof/>
          <w:sz w:val="22"/>
          <w:szCs w:val="22"/>
          <w:lang w:eastAsia="pt-PT"/>
        </w:rPr>
      </w:pPr>
      <w:del w:id="498" w:author="Rui Paredes" w:date="2018-09-15T18:23:00Z">
        <w:r w:rsidRPr="007B3A76" w:rsidDel="000B0251">
          <w:rPr>
            <w:noProof/>
          </w:rPr>
          <w:delText>Tabela 4 - Descrição do Caso de Uso "Criar Desafio"</w:delText>
        </w:r>
        <w:r w:rsidRPr="007B3A76" w:rsidDel="000B0251">
          <w:rPr>
            <w:noProof/>
          </w:rPr>
          <w:tab/>
        </w:r>
        <w:r w:rsidR="009574D0" w:rsidRPr="007B3A76" w:rsidDel="000B0251">
          <w:rPr>
            <w:noProof/>
          </w:rPr>
          <w:delText>23</w:delText>
        </w:r>
      </w:del>
    </w:p>
    <w:p w14:paraId="0A80E26F" w14:textId="77777777" w:rsidR="0079190A" w:rsidRPr="007B3A76" w:rsidRDefault="0079190A" w:rsidP="0079190A">
      <w:r w:rsidRPr="001134F2">
        <w:fldChar w:fldCharType="end"/>
      </w:r>
    </w:p>
    <w:p w14:paraId="0D7B7BA4" w14:textId="77777777" w:rsidR="00FB3F7B" w:rsidRPr="0069401A" w:rsidRDefault="00FB3F7B" w:rsidP="00FB3F7B">
      <w:pPr>
        <w:spacing w:line="240" w:lineRule="auto"/>
        <w:jc w:val="left"/>
        <w:rPr>
          <w:b/>
          <w:bCs/>
          <w:kern w:val="32"/>
          <w:sz w:val="48"/>
          <w:szCs w:val="32"/>
        </w:rPr>
      </w:pPr>
      <w:r w:rsidRPr="001134F2">
        <w:br w:type="page"/>
      </w:r>
    </w:p>
    <w:p w14:paraId="554308B6" w14:textId="77777777" w:rsidR="00246325" w:rsidRPr="007B3A76" w:rsidRDefault="00FB3F7B" w:rsidP="00FB3F7B">
      <w:pPr>
        <w:pStyle w:val="Ttulo1"/>
        <w:numPr>
          <w:ilvl w:val="0"/>
          <w:numId w:val="0"/>
        </w:numPr>
        <w:ind w:left="432" w:hanging="432"/>
      </w:pPr>
      <w:bookmarkStart w:id="499" w:name="_Toc524814387"/>
      <w:r w:rsidRPr="007B3A76">
        <w:lastRenderedPageBreak/>
        <w:t>L</w:t>
      </w:r>
      <w:r w:rsidR="00D236CF" w:rsidRPr="007B3A76">
        <w:t>ista de Acrónimos</w:t>
      </w:r>
      <w:bookmarkEnd w:id="499"/>
    </w:p>
    <w:p w14:paraId="07B2088F" w14:textId="77777777" w:rsidR="008E30AC" w:rsidRPr="007B3A76" w:rsidRDefault="008E30AC" w:rsidP="008E30AC"/>
    <w:tbl>
      <w:tblPr>
        <w:tblStyle w:val="TabelacomGrelha"/>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700"/>
        <w:gridCol w:w="6708"/>
      </w:tblGrid>
      <w:tr w:rsidR="00D236CF" w:rsidRPr="007B3A76" w14:paraId="38304D02" w14:textId="77777777" w:rsidTr="008E30AC">
        <w:tc>
          <w:tcPr>
            <w:tcW w:w="2700" w:type="dxa"/>
          </w:tcPr>
          <w:p w14:paraId="53FF12A4" w14:textId="09BE57D2" w:rsidR="00D236CF" w:rsidRPr="007B3A76" w:rsidRDefault="008E30AC" w:rsidP="008E30AC">
            <w:pPr>
              <w:jc w:val="right"/>
              <w:rPr>
                <w:b/>
              </w:rPr>
            </w:pPr>
            <w:commentRangeStart w:id="500"/>
            <w:del w:id="501" w:author="Rui Paredes" w:date="2018-09-15T14:24:00Z">
              <w:r w:rsidRPr="007B3A76" w:rsidDel="001B5BE5">
                <w:rPr>
                  <w:b/>
                </w:rPr>
                <w:delText>CTF</w:delText>
              </w:r>
            </w:del>
            <w:ins w:id="502" w:author="Rui Paredes" w:date="2018-09-15T14:24:00Z">
              <w:r w:rsidR="001B5BE5">
                <w:rPr>
                  <w:b/>
                </w:rPr>
                <w:t>API</w:t>
              </w:r>
            </w:ins>
          </w:p>
        </w:tc>
        <w:tc>
          <w:tcPr>
            <w:tcW w:w="6708" w:type="dxa"/>
          </w:tcPr>
          <w:p w14:paraId="7B7AFC5C" w14:textId="5E24F7F1" w:rsidR="008E30AC" w:rsidRPr="007B3A76" w:rsidRDefault="001B5BE5" w:rsidP="00D236CF">
            <w:ins w:id="503" w:author="Rui Paredes" w:date="2018-09-15T14:25:00Z">
              <w:r w:rsidRPr="007B3A76">
                <w:t>Application Programming Interface</w:t>
              </w:r>
            </w:ins>
            <w:del w:id="504" w:author="Rui Paredes" w:date="2018-09-15T14:25:00Z">
              <w:r w:rsidR="008E30AC" w:rsidRPr="007B3A76" w:rsidDel="001B5BE5">
                <w:delText>Capture The Flag</w:delText>
              </w:r>
            </w:del>
          </w:p>
        </w:tc>
      </w:tr>
      <w:tr w:rsidR="00D236CF" w:rsidRPr="007B3A76" w14:paraId="499BE068" w14:textId="77777777" w:rsidTr="008E30AC">
        <w:tc>
          <w:tcPr>
            <w:tcW w:w="2700" w:type="dxa"/>
          </w:tcPr>
          <w:p w14:paraId="30071BAC" w14:textId="10D146E3" w:rsidR="00D236CF" w:rsidRPr="007B3A76" w:rsidRDefault="008E30AC" w:rsidP="008E30AC">
            <w:pPr>
              <w:jc w:val="right"/>
              <w:rPr>
                <w:b/>
              </w:rPr>
            </w:pPr>
            <w:del w:id="505" w:author="Rui Paredes" w:date="2018-09-15T14:24:00Z">
              <w:r w:rsidRPr="007B3A76" w:rsidDel="001B5BE5">
                <w:rPr>
                  <w:b/>
                </w:rPr>
                <w:delText>SQLi</w:delText>
              </w:r>
            </w:del>
            <w:ins w:id="506" w:author="Rui Paredes" w:date="2018-09-15T14:24:00Z">
              <w:r w:rsidR="001B5BE5">
                <w:rPr>
                  <w:b/>
                </w:rPr>
                <w:t>CSRF</w:t>
              </w:r>
            </w:ins>
          </w:p>
        </w:tc>
        <w:tc>
          <w:tcPr>
            <w:tcW w:w="6708" w:type="dxa"/>
          </w:tcPr>
          <w:p w14:paraId="1BBD5613" w14:textId="30D5CBBA" w:rsidR="00D236CF" w:rsidRPr="007B3A76" w:rsidRDefault="001B5BE5" w:rsidP="00D236CF">
            <w:ins w:id="507" w:author="Rui Paredes" w:date="2018-09-15T14:26:00Z">
              <w:r w:rsidRPr="007B3A76">
                <w:t>Cross-Site Request Forgery</w:t>
              </w:r>
              <w:r w:rsidRPr="007B3A76" w:rsidDel="001B5BE5">
                <w:t xml:space="preserve"> </w:t>
              </w:r>
            </w:ins>
            <w:del w:id="508" w:author="Rui Paredes" w:date="2018-09-15T14:26:00Z">
              <w:r w:rsidR="008E30AC" w:rsidRPr="007B3A76" w:rsidDel="001B5BE5">
                <w:delText>Structured Query Language Injection</w:delText>
              </w:r>
            </w:del>
          </w:p>
        </w:tc>
      </w:tr>
      <w:tr w:rsidR="00D236CF" w:rsidRPr="007B3A76" w14:paraId="1FEB132F" w14:textId="77777777" w:rsidTr="008E30AC">
        <w:tc>
          <w:tcPr>
            <w:tcW w:w="2700" w:type="dxa"/>
          </w:tcPr>
          <w:p w14:paraId="7BFCD6E3" w14:textId="3BDABEBF" w:rsidR="00D236CF" w:rsidRPr="007B3A76" w:rsidRDefault="008E30AC" w:rsidP="008E30AC">
            <w:pPr>
              <w:jc w:val="right"/>
              <w:rPr>
                <w:b/>
              </w:rPr>
            </w:pPr>
            <w:del w:id="509" w:author="Rui Paredes" w:date="2018-09-15T14:24:00Z">
              <w:r w:rsidRPr="007B3A76" w:rsidDel="001B5BE5">
                <w:rPr>
                  <w:b/>
                </w:rPr>
                <w:delText>CSRF</w:delText>
              </w:r>
            </w:del>
            <w:ins w:id="510" w:author="Rui Paredes" w:date="2018-09-15T14:24:00Z">
              <w:r w:rsidR="001B5BE5">
                <w:rPr>
                  <w:b/>
                </w:rPr>
                <w:t>CSS</w:t>
              </w:r>
            </w:ins>
          </w:p>
        </w:tc>
        <w:tc>
          <w:tcPr>
            <w:tcW w:w="6708" w:type="dxa"/>
          </w:tcPr>
          <w:p w14:paraId="2DCCABE4" w14:textId="6B51ECEC" w:rsidR="00D236CF" w:rsidRPr="007B3A76" w:rsidRDefault="001B5BE5" w:rsidP="00D236CF">
            <w:ins w:id="511" w:author="Rui Paredes" w:date="2018-09-15T14:26:00Z">
              <w:r w:rsidRPr="007B3A76">
                <w:t>Cascading Style Sheets</w:t>
              </w:r>
              <w:r w:rsidRPr="007B3A76" w:rsidDel="001B5BE5">
                <w:t xml:space="preserve"> </w:t>
              </w:r>
            </w:ins>
            <w:del w:id="512" w:author="Rui Paredes" w:date="2018-09-15T14:26:00Z">
              <w:r w:rsidR="008E30AC" w:rsidRPr="007B3A76" w:rsidDel="001B5BE5">
                <w:delText>Cross-Site Request Forgery</w:delText>
              </w:r>
            </w:del>
          </w:p>
        </w:tc>
      </w:tr>
      <w:tr w:rsidR="00D236CF" w:rsidRPr="001B5BE5" w14:paraId="3DFE9955" w14:textId="77777777" w:rsidTr="008E30AC">
        <w:tc>
          <w:tcPr>
            <w:tcW w:w="2700" w:type="dxa"/>
          </w:tcPr>
          <w:p w14:paraId="184BC53F" w14:textId="07B3FF40" w:rsidR="00D236CF" w:rsidRPr="007B3A76" w:rsidRDefault="008E30AC" w:rsidP="008E30AC">
            <w:pPr>
              <w:jc w:val="right"/>
              <w:rPr>
                <w:b/>
              </w:rPr>
            </w:pPr>
            <w:del w:id="513" w:author="Rui Paredes" w:date="2018-09-15T14:24:00Z">
              <w:r w:rsidRPr="007B3A76" w:rsidDel="001B5BE5">
                <w:rPr>
                  <w:b/>
                </w:rPr>
                <w:delText>RUP</w:delText>
              </w:r>
            </w:del>
            <w:ins w:id="514" w:author="Rui Paredes" w:date="2018-09-15T14:24:00Z">
              <w:r w:rsidR="001B5BE5">
                <w:rPr>
                  <w:b/>
                </w:rPr>
                <w:t>CTF</w:t>
              </w:r>
            </w:ins>
          </w:p>
        </w:tc>
        <w:tc>
          <w:tcPr>
            <w:tcW w:w="6708" w:type="dxa"/>
          </w:tcPr>
          <w:p w14:paraId="2DDACD31" w14:textId="0BCFEEC3" w:rsidR="00D236CF" w:rsidRPr="001B5BE5" w:rsidRDefault="001B5BE5" w:rsidP="00D236CF">
            <w:pPr>
              <w:rPr>
                <w:lang w:val="en-US"/>
                <w:rPrChange w:id="515" w:author="Rui Paredes" w:date="2018-09-15T14:25:00Z">
                  <w:rPr/>
                </w:rPrChange>
              </w:rPr>
            </w:pPr>
            <w:ins w:id="516" w:author="Rui Paredes" w:date="2018-09-15T14:25:00Z">
              <w:r w:rsidRPr="001B5BE5">
                <w:rPr>
                  <w:lang w:val="en-US"/>
                  <w:rPrChange w:id="517" w:author="Rui Paredes" w:date="2018-09-15T14:25:00Z">
                    <w:rPr/>
                  </w:rPrChange>
                </w:rPr>
                <w:t xml:space="preserve">Capture The Flag </w:t>
              </w:r>
            </w:ins>
            <w:del w:id="518" w:author="Rui Paredes" w:date="2018-09-15T14:25:00Z">
              <w:r w:rsidR="008E30AC" w:rsidRPr="001B5BE5" w:rsidDel="001B5BE5">
                <w:rPr>
                  <w:lang w:val="en-US"/>
                  <w:rPrChange w:id="519" w:author="Rui Paredes" w:date="2018-09-15T14:25:00Z">
                    <w:rPr/>
                  </w:rPrChange>
                </w:rPr>
                <w:delText>Rational Unified Process</w:delText>
              </w:r>
            </w:del>
          </w:p>
        </w:tc>
      </w:tr>
      <w:tr w:rsidR="00D236CF" w:rsidRPr="007B3A76" w14:paraId="5CC6521D" w14:textId="77777777" w:rsidTr="008E30AC">
        <w:tc>
          <w:tcPr>
            <w:tcW w:w="2700" w:type="dxa"/>
          </w:tcPr>
          <w:p w14:paraId="6B4D251F" w14:textId="3D2CD7B2" w:rsidR="00D236CF" w:rsidRPr="007B3A76" w:rsidRDefault="008E30AC" w:rsidP="008E30AC">
            <w:pPr>
              <w:jc w:val="right"/>
              <w:rPr>
                <w:b/>
              </w:rPr>
            </w:pPr>
            <w:del w:id="520" w:author="Rui Paredes" w:date="2018-09-15T14:24:00Z">
              <w:r w:rsidRPr="007B3A76" w:rsidDel="001B5BE5">
                <w:rPr>
                  <w:b/>
                </w:rPr>
                <w:delText>UML</w:delText>
              </w:r>
            </w:del>
            <w:ins w:id="521" w:author="Rui Paredes" w:date="2018-09-15T14:24:00Z">
              <w:r w:rsidR="001B5BE5">
                <w:rPr>
                  <w:b/>
                </w:rPr>
                <w:t>DOM</w:t>
              </w:r>
            </w:ins>
          </w:p>
        </w:tc>
        <w:tc>
          <w:tcPr>
            <w:tcW w:w="6708" w:type="dxa"/>
          </w:tcPr>
          <w:p w14:paraId="09960EE6" w14:textId="1EA10E81" w:rsidR="00D236CF" w:rsidRPr="007B3A76" w:rsidRDefault="001B5BE5" w:rsidP="00D236CF">
            <w:ins w:id="522" w:author="Rui Paredes" w:date="2018-09-15T14:26:00Z">
              <w:r w:rsidRPr="007B3A76">
                <w:t>Document Object Model</w:t>
              </w:r>
              <w:r w:rsidRPr="007B3A76" w:rsidDel="001B5BE5">
                <w:t xml:space="preserve"> </w:t>
              </w:r>
            </w:ins>
            <w:del w:id="523" w:author="Rui Paredes" w:date="2018-09-15T14:26:00Z">
              <w:r w:rsidR="008E30AC" w:rsidRPr="007B3A76" w:rsidDel="001B5BE5">
                <w:delText>Unified Modeling Language</w:delText>
              </w:r>
            </w:del>
          </w:p>
        </w:tc>
      </w:tr>
      <w:tr w:rsidR="00D236CF" w:rsidRPr="007B3A76" w14:paraId="726A2EFC" w14:textId="77777777" w:rsidTr="008E30AC">
        <w:tc>
          <w:tcPr>
            <w:tcW w:w="2700" w:type="dxa"/>
          </w:tcPr>
          <w:p w14:paraId="3F490418" w14:textId="65AD26CE" w:rsidR="00D236CF" w:rsidRPr="007B3A76" w:rsidRDefault="008E30AC" w:rsidP="008E30AC">
            <w:pPr>
              <w:jc w:val="right"/>
              <w:rPr>
                <w:b/>
              </w:rPr>
            </w:pPr>
            <w:del w:id="524" w:author="Rui Paredes" w:date="2018-09-15T14:24:00Z">
              <w:r w:rsidRPr="007B3A76" w:rsidDel="001B5BE5">
                <w:rPr>
                  <w:b/>
                </w:rPr>
                <w:delText>ER</w:delText>
              </w:r>
            </w:del>
            <w:ins w:id="525" w:author="Rui Paredes" w:date="2018-09-15T14:24:00Z">
              <w:r w:rsidR="001B5BE5">
                <w:rPr>
                  <w:b/>
                </w:rPr>
                <w:t>ER</w:t>
              </w:r>
            </w:ins>
          </w:p>
        </w:tc>
        <w:tc>
          <w:tcPr>
            <w:tcW w:w="6708" w:type="dxa"/>
          </w:tcPr>
          <w:p w14:paraId="6F2ED339" w14:textId="77777777" w:rsidR="00D236CF" w:rsidRPr="007B3A76" w:rsidRDefault="008E30AC" w:rsidP="00D236CF">
            <w:r w:rsidRPr="007B3A76">
              <w:t>Entity- Relationship</w:t>
            </w:r>
          </w:p>
        </w:tc>
      </w:tr>
      <w:tr w:rsidR="00D236CF" w:rsidRPr="007B3A76" w14:paraId="17ABE531" w14:textId="77777777" w:rsidTr="008E30AC">
        <w:tc>
          <w:tcPr>
            <w:tcW w:w="2700" w:type="dxa"/>
          </w:tcPr>
          <w:p w14:paraId="6E996E5C" w14:textId="09AB5190" w:rsidR="00D236CF" w:rsidRPr="007B3A76" w:rsidRDefault="008E30AC" w:rsidP="008E30AC">
            <w:pPr>
              <w:jc w:val="right"/>
              <w:rPr>
                <w:b/>
              </w:rPr>
            </w:pPr>
            <w:del w:id="526" w:author="Rui Paredes" w:date="2018-09-15T14:24:00Z">
              <w:r w:rsidRPr="007B3A76" w:rsidDel="001B5BE5">
                <w:rPr>
                  <w:b/>
                </w:rPr>
                <w:delText>DOM</w:delText>
              </w:r>
            </w:del>
            <w:ins w:id="527" w:author="Rui Paredes" w:date="2018-09-15T14:24:00Z">
              <w:r w:rsidR="001B5BE5">
                <w:rPr>
                  <w:b/>
                </w:rPr>
                <w:t>FS</w:t>
              </w:r>
            </w:ins>
          </w:p>
        </w:tc>
        <w:tc>
          <w:tcPr>
            <w:tcW w:w="6708" w:type="dxa"/>
          </w:tcPr>
          <w:p w14:paraId="0F2BA028" w14:textId="284FE666" w:rsidR="008E30AC" w:rsidRPr="007B3A76" w:rsidRDefault="001B5BE5" w:rsidP="00D236CF">
            <w:ins w:id="528" w:author="Rui Paredes" w:date="2018-09-15T14:26:00Z">
              <w:r w:rsidRPr="007B3A76">
                <w:t>File System</w:t>
              </w:r>
              <w:r w:rsidRPr="007B3A76" w:rsidDel="001B5BE5">
                <w:t xml:space="preserve"> </w:t>
              </w:r>
            </w:ins>
            <w:del w:id="529" w:author="Rui Paredes" w:date="2018-09-15T14:26:00Z">
              <w:r w:rsidR="008E30AC" w:rsidRPr="007B3A76" w:rsidDel="001B5BE5">
                <w:delText>Document Object Model</w:delText>
              </w:r>
            </w:del>
          </w:p>
        </w:tc>
      </w:tr>
      <w:tr w:rsidR="00D236CF" w:rsidRPr="007B3A76" w14:paraId="0490198D" w14:textId="77777777" w:rsidTr="008E30AC">
        <w:tc>
          <w:tcPr>
            <w:tcW w:w="2700" w:type="dxa"/>
          </w:tcPr>
          <w:p w14:paraId="3884474B" w14:textId="5AE18D94" w:rsidR="00D236CF" w:rsidRPr="007B3A76" w:rsidRDefault="008E30AC" w:rsidP="008E30AC">
            <w:pPr>
              <w:jc w:val="right"/>
              <w:rPr>
                <w:b/>
              </w:rPr>
            </w:pPr>
            <w:del w:id="530" w:author="Rui Paredes" w:date="2018-09-15T14:24:00Z">
              <w:r w:rsidRPr="007B3A76" w:rsidDel="001B5BE5">
                <w:rPr>
                  <w:b/>
                </w:rPr>
                <w:delText>FS</w:delText>
              </w:r>
            </w:del>
            <w:ins w:id="531" w:author="Rui Paredes" w:date="2018-09-15T14:24:00Z">
              <w:r w:rsidR="001B5BE5">
                <w:rPr>
                  <w:b/>
                </w:rPr>
                <w:t>HTML</w:t>
              </w:r>
            </w:ins>
          </w:p>
        </w:tc>
        <w:tc>
          <w:tcPr>
            <w:tcW w:w="6708" w:type="dxa"/>
          </w:tcPr>
          <w:p w14:paraId="45AFCE74" w14:textId="496D7A7E" w:rsidR="00D236CF" w:rsidRPr="007B3A76" w:rsidRDefault="001B5BE5" w:rsidP="00D236CF">
            <w:ins w:id="532" w:author="Rui Paredes" w:date="2018-09-15T14:28:00Z">
              <w:r w:rsidRPr="00C20B76">
                <w:rPr>
                  <w:lang w:val="en-US"/>
                </w:rPr>
                <w:t>HyperText Markup Language</w:t>
              </w:r>
              <w:r w:rsidRPr="00317177">
                <w:rPr>
                  <w:lang w:val="en-US"/>
                </w:rPr>
                <w:t xml:space="preserve"> </w:t>
              </w:r>
            </w:ins>
            <w:del w:id="533" w:author="Rui Paredes" w:date="2018-09-15T14:26:00Z">
              <w:r w:rsidR="008E30AC" w:rsidRPr="007B3A76" w:rsidDel="001B5BE5">
                <w:delText>File System</w:delText>
              </w:r>
            </w:del>
          </w:p>
        </w:tc>
      </w:tr>
      <w:tr w:rsidR="008E30AC" w:rsidRPr="001B5BE5" w14:paraId="5E0651FB" w14:textId="77777777" w:rsidTr="008E30AC">
        <w:tc>
          <w:tcPr>
            <w:tcW w:w="2700" w:type="dxa"/>
          </w:tcPr>
          <w:p w14:paraId="2730EECC" w14:textId="7FFBDB8F" w:rsidR="008E30AC" w:rsidRPr="007B3A76" w:rsidRDefault="008E30AC" w:rsidP="008E30AC">
            <w:pPr>
              <w:jc w:val="right"/>
              <w:rPr>
                <w:b/>
              </w:rPr>
            </w:pPr>
            <w:del w:id="534" w:author="Rui Paredes" w:date="2018-09-15T14:24:00Z">
              <w:r w:rsidRPr="007B3A76" w:rsidDel="001B5BE5">
                <w:rPr>
                  <w:b/>
                </w:rPr>
                <w:delText>NPM</w:delText>
              </w:r>
            </w:del>
            <w:ins w:id="535" w:author="Rui Paredes" w:date="2018-09-15T14:24:00Z">
              <w:r w:rsidR="001B5BE5">
                <w:rPr>
                  <w:b/>
                </w:rPr>
                <w:t>JSON</w:t>
              </w:r>
            </w:ins>
          </w:p>
        </w:tc>
        <w:tc>
          <w:tcPr>
            <w:tcW w:w="6708" w:type="dxa"/>
          </w:tcPr>
          <w:p w14:paraId="1B45C0E8" w14:textId="47BB5B31" w:rsidR="008E30AC" w:rsidRPr="001B5BE5" w:rsidRDefault="008E30AC" w:rsidP="00D236CF">
            <w:pPr>
              <w:rPr>
                <w:lang w:val="en-US"/>
                <w:rPrChange w:id="536" w:author="Rui Paredes" w:date="2018-09-15T14:26:00Z">
                  <w:rPr/>
                </w:rPrChange>
              </w:rPr>
            </w:pPr>
            <w:del w:id="537" w:author="Rui Paredes" w:date="2018-09-15T14:28:00Z">
              <w:r w:rsidRPr="001B5BE5" w:rsidDel="001B5BE5">
                <w:rPr>
                  <w:lang w:val="en-US"/>
                  <w:rPrChange w:id="538" w:author="Rui Paredes" w:date="2018-09-15T14:26:00Z">
                    <w:rPr/>
                  </w:rPrChange>
                </w:rPr>
                <w:delText>Node Package Manager</w:delText>
              </w:r>
            </w:del>
            <w:ins w:id="539" w:author="Rui Paredes" w:date="2018-09-15T14:26:00Z">
              <w:r w:rsidR="001B5BE5" w:rsidRPr="00985C8A">
                <w:rPr>
                  <w:lang w:val="en-US"/>
                </w:rPr>
                <w:t>JavaScript Object Notation</w:t>
              </w:r>
            </w:ins>
          </w:p>
        </w:tc>
      </w:tr>
      <w:tr w:rsidR="008E30AC" w:rsidRPr="001B5BE5" w14:paraId="1717895C" w14:textId="77777777" w:rsidTr="008E30AC">
        <w:tc>
          <w:tcPr>
            <w:tcW w:w="2700" w:type="dxa"/>
          </w:tcPr>
          <w:p w14:paraId="3383F1E3" w14:textId="5A838078" w:rsidR="008E30AC" w:rsidRPr="007B3A76" w:rsidRDefault="008E30AC" w:rsidP="008E30AC">
            <w:pPr>
              <w:jc w:val="right"/>
              <w:rPr>
                <w:b/>
              </w:rPr>
            </w:pPr>
            <w:del w:id="540" w:author="Rui Paredes" w:date="2018-09-15T14:24:00Z">
              <w:r w:rsidRPr="007B3A76" w:rsidDel="001B5BE5">
                <w:rPr>
                  <w:b/>
                </w:rPr>
                <w:delText>HTML</w:delText>
              </w:r>
            </w:del>
            <w:ins w:id="541" w:author="Rui Paredes" w:date="2018-09-15T14:24:00Z">
              <w:r w:rsidR="001B5BE5">
                <w:rPr>
                  <w:b/>
                </w:rPr>
                <w:t>LAMP</w:t>
              </w:r>
            </w:ins>
          </w:p>
        </w:tc>
        <w:tc>
          <w:tcPr>
            <w:tcW w:w="6708" w:type="dxa"/>
          </w:tcPr>
          <w:p w14:paraId="67E353ED" w14:textId="54AB4471" w:rsidR="008E30AC" w:rsidRPr="001B5BE5" w:rsidRDefault="008E30AC" w:rsidP="00D236CF">
            <w:pPr>
              <w:rPr>
                <w:lang w:val="en-US"/>
                <w:rPrChange w:id="542" w:author="Rui Paredes" w:date="2018-09-15T14:27:00Z">
                  <w:rPr/>
                </w:rPrChange>
              </w:rPr>
            </w:pPr>
            <w:del w:id="543" w:author="Rui Paredes" w:date="2018-09-15T14:28:00Z">
              <w:r w:rsidRPr="001B5BE5" w:rsidDel="001B5BE5">
                <w:rPr>
                  <w:lang w:val="en-US"/>
                  <w:rPrChange w:id="544" w:author="Rui Paredes" w:date="2018-09-15T14:27:00Z">
                    <w:rPr/>
                  </w:rPrChange>
                </w:rPr>
                <w:delText>HyperText Markup Language</w:delText>
              </w:r>
            </w:del>
            <w:ins w:id="545" w:author="Rui Paredes" w:date="2018-09-15T14:27:00Z">
              <w:r w:rsidR="001B5BE5" w:rsidRPr="00317177">
                <w:rPr>
                  <w:lang w:val="en-US"/>
                </w:rPr>
                <w:t>Linux, Apache, Mysql, PHP</w:t>
              </w:r>
            </w:ins>
          </w:p>
        </w:tc>
      </w:tr>
      <w:tr w:rsidR="008E30AC" w:rsidRPr="007B3A76" w14:paraId="3DE4D040" w14:textId="77777777" w:rsidTr="008E30AC">
        <w:tc>
          <w:tcPr>
            <w:tcW w:w="2700" w:type="dxa"/>
          </w:tcPr>
          <w:p w14:paraId="7CFD553A" w14:textId="711854CF" w:rsidR="008E30AC" w:rsidRPr="007B3A76" w:rsidRDefault="008E30AC" w:rsidP="008E30AC">
            <w:pPr>
              <w:jc w:val="right"/>
              <w:rPr>
                <w:b/>
              </w:rPr>
            </w:pPr>
            <w:del w:id="546" w:author="Rui Paredes" w:date="2018-09-15T14:25:00Z">
              <w:r w:rsidRPr="007B3A76" w:rsidDel="001B5BE5">
                <w:rPr>
                  <w:b/>
                </w:rPr>
                <w:delText>CSS</w:delText>
              </w:r>
            </w:del>
            <w:ins w:id="547" w:author="Rui Paredes" w:date="2018-09-15T14:25:00Z">
              <w:r w:rsidR="001B5BE5">
                <w:rPr>
                  <w:b/>
                </w:rPr>
                <w:t>NPM</w:t>
              </w:r>
            </w:ins>
          </w:p>
        </w:tc>
        <w:tc>
          <w:tcPr>
            <w:tcW w:w="6708" w:type="dxa"/>
          </w:tcPr>
          <w:p w14:paraId="1DBB84DD" w14:textId="79A65099" w:rsidR="008E30AC" w:rsidRPr="007B3A76" w:rsidRDefault="001B5BE5" w:rsidP="00D236CF">
            <w:ins w:id="548" w:author="Rui Paredes" w:date="2018-09-15T14:28:00Z">
              <w:r w:rsidRPr="00EF4A56">
                <w:rPr>
                  <w:lang w:val="en-US"/>
                </w:rPr>
                <w:t>Node Package Manager</w:t>
              </w:r>
              <w:r w:rsidRPr="00985C8A">
                <w:rPr>
                  <w:lang w:val="en-US"/>
                </w:rPr>
                <w:t xml:space="preserve"> </w:t>
              </w:r>
            </w:ins>
            <w:del w:id="549" w:author="Rui Paredes" w:date="2018-09-15T14:26:00Z">
              <w:r w:rsidR="008E30AC" w:rsidRPr="007B3A76" w:rsidDel="001B5BE5">
                <w:delText>Cascading Style Sheets</w:delText>
              </w:r>
            </w:del>
          </w:p>
        </w:tc>
      </w:tr>
      <w:tr w:rsidR="008E30AC" w:rsidRPr="001B5BE5" w14:paraId="379A4CCC" w14:textId="77777777" w:rsidTr="008E30AC">
        <w:tc>
          <w:tcPr>
            <w:tcW w:w="2700" w:type="dxa"/>
          </w:tcPr>
          <w:p w14:paraId="0E160969" w14:textId="3C28F66C" w:rsidR="008E30AC" w:rsidRPr="007B3A76" w:rsidRDefault="008E30AC" w:rsidP="008E30AC">
            <w:pPr>
              <w:jc w:val="right"/>
              <w:rPr>
                <w:b/>
              </w:rPr>
            </w:pPr>
            <w:del w:id="550" w:author="Rui Paredes" w:date="2018-09-15T14:25:00Z">
              <w:r w:rsidRPr="007B3A76" w:rsidDel="001B5BE5">
                <w:rPr>
                  <w:b/>
                </w:rPr>
                <w:delText>SQL</w:delText>
              </w:r>
            </w:del>
            <w:ins w:id="551" w:author="Rui Paredes" w:date="2018-09-15T14:25:00Z">
              <w:r w:rsidR="001B5BE5">
                <w:rPr>
                  <w:b/>
                </w:rPr>
                <w:t>PHP</w:t>
              </w:r>
            </w:ins>
          </w:p>
        </w:tc>
        <w:tc>
          <w:tcPr>
            <w:tcW w:w="6708" w:type="dxa"/>
          </w:tcPr>
          <w:p w14:paraId="7E73B2AB" w14:textId="4FF074FD" w:rsidR="008E30AC" w:rsidRPr="001B5BE5" w:rsidRDefault="008E30AC" w:rsidP="00D236CF">
            <w:pPr>
              <w:rPr>
                <w:lang w:val="en-US"/>
                <w:rPrChange w:id="552" w:author="Rui Paredes" w:date="2018-09-15T14:25:00Z">
                  <w:rPr/>
                </w:rPrChange>
              </w:rPr>
            </w:pPr>
            <w:del w:id="553" w:author="Rui Paredes" w:date="2018-09-15T14:27:00Z">
              <w:r w:rsidRPr="001B5BE5" w:rsidDel="001B5BE5">
                <w:rPr>
                  <w:lang w:val="en-US"/>
                  <w:rPrChange w:id="554" w:author="Rui Paredes" w:date="2018-09-15T14:25:00Z">
                    <w:rPr/>
                  </w:rPrChange>
                </w:rPr>
                <w:delText>Structured Query Language</w:delText>
              </w:r>
            </w:del>
            <w:ins w:id="555" w:author="Rui Paredes" w:date="2018-09-15T14:27:00Z">
              <w:r w:rsidR="001B5BE5" w:rsidRPr="001B5BE5">
                <w:rPr>
                  <w:lang w:val="en-US"/>
                  <w:rPrChange w:id="556" w:author="Rui Paredes" w:date="2018-09-15T14:27:00Z">
                    <w:rPr/>
                  </w:rPrChange>
                </w:rPr>
                <w:t xml:space="preserve"> HyperText Preprocessor</w:t>
              </w:r>
            </w:ins>
          </w:p>
        </w:tc>
      </w:tr>
      <w:tr w:rsidR="008E30AC" w:rsidRPr="001B5BE5" w14:paraId="0980DDEB" w14:textId="77777777" w:rsidTr="008E30AC">
        <w:tc>
          <w:tcPr>
            <w:tcW w:w="2700" w:type="dxa"/>
          </w:tcPr>
          <w:p w14:paraId="3580FF8F" w14:textId="4500C47A" w:rsidR="008E30AC" w:rsidRPr="007B3A76" w:rsidRDefault="008E30AC" w:rsidP="008E30AC">
            <w:pPr>
              <w:jc w:val="right"/>
              <w:rPr>
                <w:b/>
              </w:rPr>
            </w:pPr>
            <w:del w:id="557" w:author="Rui Paredes" w:date="2018-09-15T14:25:00Z">
              <w:r w:rsidRPr="007B3A76" w:rsidDel="001B5BE5">
                <w:rPr>
                  <w:b/>
                </w:rPr>
                <w:delText>LAMP</w:delText>
              </w:r>
            </w:del>
            <w:ins w:id="558" w:author="Rui Paredes" w:date="2018-09-15T14:25:00Z">
              <w:r w:rsidR="001B5BE5">
                <w:rPr>
                  <w:b/>
                </w:rPr>
                <w:t>RUP</w:t>
              </w:r>
            </w:ins>
          </w:p>
        </w:tc>
        <w:tc>
          <w:tcPr>
            <w:tcW w:w="6708" w:type="dxa"/>
          </w:tcPr>
          <w:p w14:paraId="30D8D56F" w14:textId="5F2A4218" w:rsidR="008E30AC" w:rsidRPr="001B5BE5" w:rsidRDefault="008E30AC" w:rsidP="00D236CF">
            <w:pPr>
              <w:rPr>
                <w:lang w:val="en-US"/>
                <w:rPrChange w:id="559" w:author="Rui Paredes" w:date="2018-09-15T14:27:00Z">
                  <w:rPr/>
                </w:rPrChange>
              </w:rPr>
            </w:pPr>
            <w:del w:id="560" w:author="Rui Paredes" w:date="2018-09-15T14:27:00Z">
              <w:r w:rsidRPr="001B5BE5" w:rsidDel="001B5BE5">
                <w:rPr>
                  <w:lang w:val="en-US"/>
                  <w:rPrChange w:id="561" w:author="Rui Paredes" w:date="2018-09-15T14:27:00Z">
                    <w:rPr/>
                  </w:rPrChange>
                </w:rPr>
                <w:delText>Linux, Apache, Mysql, PHP</w:delText>
              </w:r>
            </w:del>
            <w:ins w:id="562" w:author="Rui Paredes" w:date="2018-09-15T14:27:00Z">
              <w:r w:rsidR="001B5BE5" w:rsidRPr="00837BB9">
                <w:rPr>
                  <w:lang w:val="en-US"/>
                </w:rPr>
                <w:t>Rational Unified Process</w:t>
              </w:r>
            </w:ins>
          </w:p>
        </w:tc>
      </w:tr>
      <w:tr w:rsidR="008E30AC" w:rsidRPr="007B3A76" w14:paraId="15137F73" w14:textId="77777777" w:rsidTr="008E30AC">
        <w:tc>
          <w:tcPr>
            <w:tcW w:w="2700" w:type="dxa"/>
          </w:tcPr>
          <w:p w14:paraId="2FCE24A3" w14:textId="14FE06E1" w:rsidR="008E30AC" w:rsidRPr="007B3A76" w:rsidRDefault="008E30AC" w:rsidP="008E30AC">
            <w:pPr>
              <w:jc w:val="right"/>
              <w:rPr>
                <w:b/>
              </w:rPr>
            </w:pPr>
            <w:del w:id="563" w:author="Rui Paredes" w:date="2018-09-15T14:25:00Z">
              <w:r w:rsidRPr="007B3A76" w:rsidDel="001B5BE5">
                <w:rPr>
                  <w:b/>
                </w:rPr>
                <w:delText>PHP</w:delText>
              </w:r>
            </w:del>
            <w:ins w:id="564" w:author="Rui Paredes" w:date="2018-09-15T14:25:00Z">
              <w:r w:rsidR="001B5BE5">
                <w:rPr>
                  <w:b/>
                </w:rPr>
                <w:t>SQL</w:t>
              </w:r>
            </w:ins>
          </w:p>
        </w:tc>
        <w:tc>
          <w:tcPr>
            <w:tcW w:w="6708" w:type="dxa"/>
          </w:tcPr>
          <w:p w14:paraId="126057C3" w14:textId="7D5A2F85" w:rsidR="008E30AC" w:rsidRPr="007B3A76" w:rsidRDefault="001B5BE5" w:rsidP="00D236CF">
            <w:ins w:id="565" w:author="Rui Paredes" w:date="2018-09-15T14:27:00Z">
              <w:r w:rsidRPr="006A6166">
                <w:rPr>
                  <w:lang w:val="en-US"/>
                </w:rPr>
                <w:t>Structured Query Language</w:t>
              </w:r>
              <w:r w:rsidRPr="00837BB9">
                <w:rPr>
                  <w:lang w:val="en-US"/>
                </w:rPr>
                <w:t xml:space="preserve"> </w:t>
              </w:r>
            </w:ins>
            <w:ins w:id="566" w:author="Microsoft Office User" w:date="2018-09-14T15:43:00Z">
              <w:del w:id="567" w:author="Rui Paredes" w:date="2018-09-15T14:27:00Z">
                <w:r w:rsidR="00F26646" w:rsidRPr="007B3A76" w:rsidDel="001B5BE5">
                  <w:delText xml:space="preserve">PHP: </w:delText>
                </w:r>
              </w:del>
            </w:ins>
            <w:del w:id="568" w:author="Rui Paredes" w:date="2018-09-15T14:27:00Z">
              <w:r w:rsidR="008E30AC" w:rsidRPr="007B3A76" w:rsidDel="001B5BE5">
                <w:delText>HyperText Preprocessor</w:delText>
              </w:r>
            </w:del>
          </w:p>
        </w:tc>
      </w:tr>
      <w:tr w:rsidR="008E30AC" w:rsidRPr="001B5BE5" w14:paraId="7ABC42E3" w14:textId="77777777" w:rsidTr="008E30AC">
        <w:tc>
          <w:tcPr>
            <w:tcW w:w="2700" w:type="dxa"/>
          </w:tcPr>
          <w:p w14:paraId="280D2DAE" w14:textId="59057E94" w:rsidR="008E30AC" w:rsidRPr="007B3A76" w:rsidRDefault="008E30AC" w:rsidP="008E30AC">
            <w:pPr>
              <w:jc w:val="right"/>
              <w:rPr>
                <w:b/>
              </w:rPr>
            </w:pPr>
            <w:del w:id="569" w:author="Rui Paredes" w:date="2018-09-15T14:25:00Z">
              <w:r w:rsidRPr="007B3A76" w:rsidDel="001B5BE5">
                <w:rPr>
                  <w:b/>
                </w:rPr>
                <w:delText>JSON</w:delText>
              </w:r>
            </w:del>
            <w:ins w:id="570" w:author="Rui Paredes" w:date="2018-09-15T14:25:00Z">
              <w:r w:rsidR="001B5BE5">
                <w:rPr>
                  <w:b/>
                </w:rPr>
                <w:t>SQLi</w:t>
              </w:r>
            </w:ins>
          </w:p>
        </w:tc>
        <w:tc>
          <w:tcPr>
            <w:tcW w:w="6708" w:type="dxa"/>
          </w:tcPr>
          <w:p w14:paraId="1C9E29F4" w14:textId="1A9EC1ED" w:rsidR="008E30AC" w:rsidRPr="001B5BE5" w:rsidRDefault="008E30AC" w:rsidP="00D236CF">
            <w:pPr>
              <w:rPr>
                <w:lang w:val="en-US"/>
                <w:rPrChange w:id="571" w:author="Rui Paredes" w:date="2018-09-15T14:26:00Z">
                  <w:rPr/>
                </w:rPrChange>
              </w:rPr>
            </w:pPr>
            <w:del w:id="572" w:author="Rui Paredes" w:date="2018-09-15T14:26:00Z">
              <w:r w:rsidRPr="001B5BE5" w:rsidDel="001B5BE5">
                <w:rPr>
                  <w:lang w:val="en-US"/>
                  <w:rPrChange w:id="573" w:author="Rui Paredes" w:date="2018-09-15T14:26:00Z">
                    <w:rPr/>
                  </w:rPrChange>
                </w:rPr>
                <w:delText>JavaScript Object Notation</w:delText>
              </w:r>
            </w:del>
            <w:ins w:id="574" w:author="Rui Paredes" w:date="2018-09-15T14:26:00Z">
              <w:r w:rsidR="001B5BE5" w:rsidRPr="001B5BE5">
                <w:rPr>
                  <w:lang w:val="en-US"/>
                  <w:rPrChange w:id="575" w:author="Rui Paredes" w:date="2018-09-15T14:26:00Z">
                    <w:rPr/>
                  </w:rPrChange>
                </w:rPr>
                <w:t>Structured Query Language Injection</w:t>
              </w:r>
            </w:ins>
          </w:p>
        </w:tc>
      </w:tr>
      <w:tr w:rsidR="00162492" w:rsidRPr="001B5BE5" w14:paraId="7BEFC504" w14:textId="77777777" w:rsidTr="008E30AC">
        <w:trPr>
          <w:ins w:id="576" w:author="Rui Paredes" w:date="2018-09-15T15:12:00Z"/>
        </w:trPr>
        <w:tc>
          <w:tcPr>
            <w:tcW w:w="2700" w:type="dxa"/>
          </w:tcPr>
          <w:p w14:paraId="1FA7F9F6" w14:textId="386632C0" w:rsidR="00162492" w:rsidRPr="00162492" w:rsidDel="001B5BE5" w:rsidRDefault="00162492" w:rsidP="008E30AC">
            <w:pPr>
              <w:jc w:val="right"/>
              <w:rPr>
                <w:ins w:id="577" w:author="Rui Paredes" w:date="2018-09-15T15:12:00Z"/>
                <w:b/>
              </w:rPr>
            </w:pPr>
            <w:ins w:id="578" w:author="Rui Paredes" w:date="2018-09-15T15:12:00Z">
              <w:r w:rsidRPr="00162492">
                <w:rPr>
                  <w:b/>
                  <w:rPrChange w:id="579" w:author="Rui Paredes" w:date="2018-09-15T15:12:00Z">
                    <w:rPr/>
                  </w:rPrChange>
                </w:rPr>
                <w:t>SSH</w:t>
              </w:r>
            </w:ins>
          </w:p>
        </w:tc>
        <w:tc>
          <w:tcPr>
            <w:tcW w:w="6708" w:type="dxa"/>
          </w:tcPr>
          <w:p w14:paraId="0A2D0399" w14:textId="5D165BA0" w:rsidR="00162492" w:rsidRPr="001B5BE5" w:rsidDel="001B5BE5" w:rsidRDefault="00162492">
            <w:pPr>
              <w:ind w:left="1416" w:hanging="1416"/>
              <w:rPr>
                <w:ins w:id="580" w:author="Rui Paredes" w:date="2018-09-15T15:12:00Z"/>
                <w:lang w:val="en-US"/>
              </w:rPr>
              <w:pPrChange w:id="581" w:author="Rui Paredes" w:date="2018-09-15T15:13:00Z">
                <w:pPr/>
              </w:pPrChange>
            </w:pPr>
            <w:ins w:id="582" w:author="Rui Paredes" w:date="2018-09-15T15:12:00Z">
              <w:r>
                <w:rPr>
                  <w:lang w:val="en-US"/>
                </w:rPr>
                <w:t>Secure Shell</w:t>
              </w:r>
            </w:ins>
          </w:p>
        </w:tc>
      </w:tr>
      <w:tr w:rsidR="008E30AC" w:rsidRPr="007B3A76" w14:paraId="7644FEAD" w14:textId="77777777" w:rsidTr="008E30AC">
        <w:tc>
          <w:tcPr>
            <w:tcW w:w="2700" w:type="dxa"/>
          </w:tcPr>
          <w:p w14:paraId="235F0916" w14:textId="2D87B2AC" w:rsidR="008E30AC" w:rsidRPr="007B3A76" w:rsidRDefault="008E30AC" w:rsidP="008E30AC">
            <w:pPr>
              <w:jc w:val="right"/>
              <w:rPr>
                <w:b/>
              </w:rPr>
            </w:pPr>
            <w:del w:id="583" w:author="Rui Paredes" w:date="2018-09-15T14:25:00Z">
              <w:r w:rsidRPr="007B3A76" w:rsidDel="001B5BE5">
                <w:rPr>
                  <w:b/>
                </w:rPr>
                <w:delText>XML</w:delText>
              </w:r>
            </w:del>
            <w:ins w:id="584" w:author="Rui Paredes" w:date="2018-09-15T14:25:00Z">
              <w:r w:rsidR="001B5BE5">
                <w:rPr>
                  <w:b/>
                </w:rPr>
                <w:t>UML</w:t>
              </w:r>
            </w:ins>
          </w:p>
        </w:tc>
        <w:tc>
          <w:tcPr>
            <w:tcW w:w="6708" w:type="dxa"/>
          </w:tcPr>
          <w:p w14:paraId="0FEC45F8" w14:textId="5E25FF56" w:rsidR="008E30AC" w:rsidRPr="007B3A76" w:rsidRDefault="001B5BE5" w:rsidP="00D236CF">
            <w:ins w:id="585" w:author="Rui Paredes" w:date="2018-09-15T14:26:00Z">
              <w:r w:rsidRPr="007B3A76">
                <w:t>Unified Modeling Language</w:t>
              </w:r>
              <w:r w:rsidRPr="007B3A76" w:rsidDel="001B5BE5">
                <w:t xml:space="preserve"> </w:t>
              </w:r>
            </w:ins>
            <w:del w:id="586" w:author="Rui Paredes" w:date="2018-09-15T14:26:00Z">
              <w:r w:rsidR="008E30AC" w:rsidRPr="007B3A76" w:rsidDel="001B5BE5">
                <w:delText>Extensible Markup Language</w:delText>
              </w:r>
            </w:del>
          </w:p>
        </w:tc>
      </w:tr>
      <w:tr w:rsidR="008E30AC" w:rsidRPr="007B3A76" w14:paraId="3F582FEB" w14:textId="77777777" w:rsidTr="008E30AC">
        <w:tc>
          <w:tcPr>
            <w:tcW w:w="2700" w:type="dxa"/>
          </w:tcPr>
          <w:p w14:paraId="4FEB2CE8" w14:textId="1813FE74" w:rsidR="008E30AC" w:rsidRPr="007B3A76" w:rsidRDefault="008E30AC" w:rsidP="008E30AC">
            <w:pPr>
              <w:jc w:val="right"/>
              <w:rPr>
                <w:b/>
              </w:rPr>
            </w:pPr>
            <w:del w:id="587" w:author="Rui Paredes" w:date="2018-09-15T14:25:00Z">
              <w:r w:rsidRPr="007B3A76" w:rsidDel="001B5BE5">
                <w:rPr>
                  <w:b/>
                </w:rPr>
                <w:delText>API</w:delText>
              </w:r>
            </w:del>
            <w:ins w:id="588" w:author="Rui Paredes" w:date="2018-09-15T14:25:00Z">
              <w:r w:rsidR="001B5BE5">
                <w:rPr>
                  <w:b/>
                </w:rPr>
                <w:t>XML</w:t>
              </w:r>
            </w:ins>
          </w:p>
        </w:tc>
        <w:tc>
          <w:tcPr>
            <w:tcW w:w="6708" w:type="dxa"/>
          </w:tcPr>
          <w:p w14:paraId="0C269614" w14:textId="5BD624D6" w:rsidR="008E30AC" w:rsidRPr="007B3A76" w:rsidRDefault="001B5BE5" w:rsidP="00D236CF">
            <w:ins w:id="589" w:author="Rui Paredes" w:date="2018-09-15T14:26:00Z">
              <w:r w:rsidRPr="007B3A76">
                <w:t>Extensible Markup Language</w:t>
              </w:r>
              <w:r w:rsidRPr="007B3A76" w:rsidDel="001B5BE5">
                <w:t xml:space="preserve"> </w:t>
              </w:r>
            </w:ins>
            <w:del w:id="590" w:author="Rui Paredes" w:date="2018-09-15T14:25:00Z">
              <w:r w:rsidR="008E30AC" w:rsidRPr="007B3A76" w:rsidDel="001B5BE5">
                <w:delText>Application Programming Interface</w:delText>
              </w:r>
              <w:commentRangeEnd w:id="500"/>
              <w:r w:rsidR="00F26646" w:rsidRPr="007B3A76" w:rsidDel="001B5BE5">
                <w:rPr>
                  <w:rStyle w:val="Refdecomentrio"/>
                  <w:lang w:eastAsia="en-US"/>
                </w:rPr>
                <w:commentReference w:id="500"/>
              </w:r>
            </w:del>
          </w:p>
        </w:tc>
      </w:tr>
    </w:tbl>
    <w:p w14:paraId="35331C1E" w14:textId="77777777" w:rsidR="00D236CF" w:rsidRPr="007B3A76" w:rsidRDefault="00D236CF" w:rsidP="00D236CF"/>
    <w:p w14:paraId="04CA8B43" w14:textId="77777777" w:rsidR="00E152DE" w:rsidRPr="007B3A76" w:rsidRDefault="00E152DE" w:rsidP="00E152DE"/>
    <w:p w14:paraId="694D2D14" w14:textId="77777777" w:rsidR="00E152DE" w:rsidRPr="007B3A76" w:rsidRDefault="00E152DE" w:rsidP="00E152DE"/>
    <w:p w14:paraId="50C74AC1" w14:textId="77777777" w:rsidR="00E152DE" w:rsidRPr="007B3A76" w:rsidRDefault="00E152DE" w:rsidP="00E152DE">
      <w:pPr>
        <w:sectPr w:rsidR="00E152DE" w:rsidRPr="007B3A76" w:rsidSect="00A30736">
          <w:footerReference w:type="default" r:id="rId12"/>
          <w:footerReference w:type="first" r:id="rId13"/>
          <w:type w:val="oddPage"/>
          <w:pgSz w:w="12240" w:h="15840" w:code="1"/>
          <w:pgMar w:top="1440" w:right="1411" w:bottom="1440" w:left="1411" w:header="432" w:footer="677" w:gutter="0"/>
          <w:pgNumType w:fmt="upperRoman" w:start="1"/>
          <w:cols w:space="720"/>
          <w:titlePg/>
          <w:docGrid w:linePitch="299"/>
        </w:sectPr>
      </w:pPr>
    </w:p>
    <w:p w14:paraId="088BBCF0" w14:textId="77777777" w:rsidR="00ED67D7" w:rsidRPr="007B3A76" w:rsidRDefault="00B80C76" w:rsidP="00ED67D7">
      <w:pPr>
        <w:pStyle w:val="Ttulo1"/>
        <w:numPr>
          <w:ilvl w:val="0"/>
          <w:numId w:val="2"/>
        </w:numPr>
      </w:pPr>
      <w:bookmarkStart w:id="591" w:name="_Toc524814388"/>
      <w:r w:rsidRPr="007B3A76">
        <w:lastRenderedPageBreak/>
        <w:t>Introdução</w:t>
      </w:r>
      <w:bookmarkEnd w:id="591"/>
    </w:p>
    <w:p w14:paraId="73DBE919" w14:textId="20FBF978" w:rsidR="00BE186C" w:rsidRPr="007B3A76" w:rsidRDefault="00BE186C">
      <w:pPr>
        <w:ind w:firstLine="432"/>
        <w:pPrChange w:id="592" w:author="Rui Paredes" w:date="2018-09-15T19:07:00Z">
          <w:pPr/>
        </w:pPrChange>
      </w:pPr>
      <w:r w:rsidRPr="007B3A76">
        <w:t xml:space="preserve">Este documento </w:t>
      </w:r>
      <w:ins w:id="593" w:author="Microsoft Office User" w:date="2018-09-14T15:44:00Z">
        <w:r w:rsidR="005D0527" w:rsidRPr="007B3A76">
          <w:t xml:space="preserve">descreve o projeto realizado </w:t>
        </w:r>
      </w:ins>
      <w:del w:id="594" w:author="Microsoft Office User" w:date="2018-09-14T15:44:00Z">
        <w:r w:rsidRPr="007B3A76" w:rsidDel="005D0527">
          <w:delText xml:space="preserve">desenvolvido </w:delText>
        </w:r>
      </w:del>
      <w:r w:rsidRPr="007B3A76">
        <w:t>pelo aluno Rui Paredes no âmbito da unidade curricular Projeto de Informática, da Licenciatura de Engenharia Informática</w:t>
      </w:r>
      <w:del w:id="595" w:author="Microsoft Office User" w:date="2018-09-14T15:44:00Z">
        <w:r w:rsidR="00F97759" w:rsidRPr="007B3A76" w:rsidDel="005D0527">
          <w:delText>, descreve o projeto realizado para aprovação à mesma</w:delText>
        </w:r>
      </w:del>
      <w:r w:rsidRPr="007B3A76">
        <w:t>.</w:t>
      </w:r>
    </w:p>
    <w:p w14:paraId="568A60D6" w14:textId="18B9F380" w:rsidR="00BE186C" w:rsidRPr="007B3A76" w:rsidRDefault="00BE186C" w:rsidP="00BE186C">
      <w:r w:rsidRPr="007B3A76">
        <w:t xml:space="preserve">O </w:t>
      </w:r>
      <w:ins w:id="596" w:author="Microsoft Office User" w:date="2018-09-14T15:44:00Z">
        <w:r w:rsidR="005D0527" w:rsidRPr="007B3A76">
          <w:t>p</w:t>
        </w:r>
      </w:ins>
      <w:del w:id="597" w:author="Microsoft Office User" w:date="2018-09-14T15:44:00Z">
        <w:r w:rsidRPr="007B3A76" w:rsidDel="005D0527">
          <w:delText>P</w:delText>
        </w:r>
      </w:del>
      <w:r w:rsidRPr="007B3A76">
        <w:t xml:space="preserve">rojeto desenvolvido consiste numa plataforma </w:t>
      </w:r>
      <w:r w:rsidRPr="00B94B59">
        <w:rPr>
          <w:i/>
          <w:rPrChange w:id="598" w:author="Rui Paredes" w:date="2018-09-15T19:08:00Z">
            <w:rPr/>
          </w:rPrChange>
        </w:rPr>
        <w:t>web</w:t>
      </w:r>
      <w:r w:rsidRPr="007B3A76">
        <w:t xml:space="preserve"> de programação e segurança, onde podem ser obtidas informações sobre vários ciberataques, realizar </w:t>
      </w:r>
      <w:r w:rsidRPr="007B3A76">
        <w:rPr>
          <w:i/>
        </w:rPr>
        <w:t>quizzes</w:t>
      </w:r>
      <w:ins w:id="599" w:author="Rui Paredes" w:date="2018-09-15T19:08:00Z">
        <w:r w:rsidR="00027312">
          <w:rPr>
            <w:i/>
          </w:rPr>
          <w:t xml:space="preserve"> </w:t>
        </w:r>
        <w:r w:rsidR="00027312">
          <w:t>sobre as várias vulnerabilidade, os ataques às mesmas e forma de defender,</w:t>
        </w:r>
      </w:ins>
      <w:r w:rsidRPr="007B3A76">
        <w:t xml:space="preserve"> e competir contra outros utilizadores em competições de </w:t>
      </w:r>
      <w:r w:rsidRPr="007B3A76">
        <w:rPr>
          <w:i/>
        </w:rPr>
        <w:t>hac</w:t>
      </w:r>
      <w:r w:rsidR="00ED67D7" w:rsidRPr="007B3A76">
        <w:rPr>
          <w:i/>
        </w:rPr>
        <w:t>king</w:t>
      </w:r>
      <w:r w:rsidR="00ED67D7" w:rsidRPr="007B3A76">
        <w:t>.</w:t>
      </w:r>
    </w:p>
    <w:p w14:paraId="15B1DC38" w14:textId="77777777" w:rsidR="00ED67D7" w:rsidRPr="007B3A76" w:rsidRDefault="00BE186C" w:rsidP="00ED67D7">
      <w:pPr>
        <w:pStyle w:val="Cabealho2"/>
      </w:pPr>
      <w:bookmarkStart w:id="600" w:name="_Toc524814389"/>
      <w:r w:rsidRPr="007B3A76">
        <w:t>Motivação</w:t>
      </w:r>
      <w:bookmarkEnd w:id="600"/>
    </w:p>
    <w:p w14:paraId="635A0817" w14:textId="6D0BDF8A" w:rsidR="00BE186C" w:rsidRPr="007B3A76" w:rsidDel="00B94B59" w:rsidRDefault="004B0C67">
      <w:pPr>
        <w:ind w:firstLine="576"/>
        <w:rPr>
          <w:del w:id="601" w:author="Rui Paredes" w:date="2018-09-15T19:07:00Z"/>
        </w:rPr>
        <w:pPrChange w:id="602" w:author="Rui Paredes" w:date="2018-09-15T19:07:00Z">
          <w:pPr/>
        </w:pPrChange>
      </w:pPr>
      <w:r w:rsidRPr="007B3A76">
        <w:t>Todos os anos</w:t>
      </w:r>
      <w:r w:rsidR="00F97759" w:rsidRPr="007B3A76">
        <w:t>,</w:t>
      </w:r>
      <w:r w:rsidRPr="007B3A76">
        <w:t xml:space="preserve"> alunos da UC de Programação e Segurança </w:t>
      </w:r>
      <w:ins w:id="603" w:author="Microsoft Office User" w:date="2018-09-14T15:44:00Z">
        <w:r w:rsidR="005D0527" w:rsidRPr="007B3A76">
          <w:t>da Licenciatura de Engenharia Informática do Instituto Politécni</w:t>
        </w:r>
      </w:ins>
      <w:ins w:id="604" w:author="Microsoft Office User" w:date="2018-09-14T15:45:00Z">
        <w:r w:rsidR="00F439E1" w:rsidRPr="007B3A76">
          <w:t>c</w:t>
        </w:r>
      </w:ins>
      <w:ins w:id="605" w:author="Microsoft Office User" w:date="2018-09-14T15:44:00Z">
        <w:r w:rsidR="005D0527" w:rsidRPr="007B3A76">
          <w:t xml:space="preserve">o da Guarda </w:t>
        </w:r>
      </w:ins>
      <w:r w:rsidR="009222D0" w:rsidRPr="007B3A76">
        <w:t xml:space="preserve">desenvolvem exemplos que ilustram vulnerabilidades, ataques e defesas na área da cibersegurança. Porém, após a apresentação dos mesmos para avaliação, estes exemplos </w:t>
      </w:r>
      <w:del w:id="606" w:author="Microsoft Office User" w:date="2018-09-14T15:45:00Z">
        <w:r w:rsidR="009222D0" w:rsidRPr="007B3A76" w:rsidDel="00F439E1">
          <w:delText xml:space="preserve">provavelmente </w:delText>
        </w:r>
      </w:del>
      <w:ins w:id="607" w:author="Microsoft Office User" w:date="2018-09-14T15:45:00Z">
        <w:r w:rsidR="00F439E1" w:rsidRPr="007B3A76">
          <w:t xml:space="preserve">tipicamente </w:t>
        </w:r>
      </w:ins>
      <w:r w:rsidR="009222D0" w:rsidRPr="007B3A76">
        <w:t xml:space="preserve">não voltam a ser usados para o estudo </w:t>
      </w:r>
      <w:del w:id="608" w:author="Microsoft Office User" w:date="2018-09-14T15:45:00Z">
        <w:r w:rsidR="009222D0" w:rsidRPr="007B3A76" w:rsidDel="00F439E1">
          <w:delText>de determinadas</w:delText>
        </w:r>
      </w:del>
      <w:ins w:id="609" w:author="Microsoft Office User" w:date="2018-09-14T15:45:00Z">
        <w:r w:rsidR="00F439E1" w:rsidRPr="007B3A76">
          <w:t>dessas</w:t>
        </w:r>
      </w:ins>
      <w:r w:rsidR="009222D0" w:rsidRPr="007B3A76">
        <w:t xml:space="preserve"> vulnerabilidades.</w:t>
      </w:r>
    </w:p>
    <w:p w14:paraId="0FF53998" w14:textId="77777777" w:rsidR="00BE186C" w:rsidRPr="007B3A76" w:rsidRDefault="00BE186C">
      <w:pPr>
        <w:ind w:firstLine="576"/>
        <w:pPrChange w:id="610" w:author="Rui Paredes" w:date="2018-09-15T19:07:00Z">
          <w:pPr/>
        </w:pPrChange>
      </w:pPr>
    </w:p>
    <w:p w14:paraId="4DAF2A86" w14:textId="69A53299" w:rsidR="00BE186C" w:rsidRPr="007B3A76" w:rsidRDefault="00BE186C">
      <w:pPr>
        <w:ind w:firstLine="576"/>
        <w:pPrChange w:id="611" w:author="Rui Paredes" w:date="2018-09-15T19:07:00Z">
          <w:pPr/>
        </w:pPrChange>
      </w:pPr>
      <w:del w:id="612" w:author="Microsoft Office User" w:date="2018-09-14T15:45:00Z">
        <w:r w:rsidRPr="007B3A76" w:rsidDel="00F439E1">
          <w:delText>Por estas razões</w:delText>
        </w:r>
      </w:del>
      <w:ins w:id="613" w:author="Microsoft Office User" w:date="2018-09-14T15:45:00Z">
        <w:r w:rsidR="00F439E1" w:rsidRPr="007B3A76">
          <w:t>Desta situação</w:t>
        </w:r>
      </w:ins>
      <w:r w:rsidRPr="007B3A76">
        <w:t xml:space="preserve"> surgiu a ideia de desenvolver um laboratório de programação e segurança, que consiste numa plataforma web, onde se poderá aprender mais acerca de vulnerabilidades, ataques e defesas ao nível da segurança informática</w:t>
      </w:r>
      <w:r w:rsidR="009222D0" w:rsidRPr="007B3A76">
        <w:t>, contando</w:t>
      </w:r>
      <w:r w:rsidR="006974A0" w:rsidRPr="007B3A76">
        <w:t xml:space="preserve"> </w:t>
      </w:r>
      <w:r w:rsidR="009222D0" w:rsidRPr="007B3A76">
        <w:t>com vários exemplos desenvolvidos por alunos da UC de Programação e Segurança, servindo ainda desta forma como um repositório</w:t>
      </w:r>
      <w:ins w:id="614" w:author="Microsoft Office User" w:date="2018-09-14T15:46:00Z">
        <w:r w:rsidR="00F439E1" w:rsidRPr="007B3A76">
          <w:t xml:space="preserve"> para utilização futura</w:t>
        </w:r>
      </w:ins>
      <w:r w:rsidRPr="007B3A76">
        <w:t>.</w:t>
      </w:r>
    </w:p>
    <w:p w14:paraId="53FF3A42" w14:textId="7431307E" w:rsidR="00BE186C" w:rsidRPr="007B3A76" w:rsidRDefault="00BE186C">
      <w:pPr>
        <w:ind w:firstLine="576"/>
        <w:pPrChange w:id="615" w:author="Rui Paredes" w:date="2018-09-15T19:07:00Z">
          <w:pPr/>
        </w:pPrChange>
      </w:pPr>
      <w:r w:rsidRPr="007B3A76">
        <w:t xml:space="preserve">Este laboratório de programação e segurança para </w:t>
      </w:r>
      <w:del w:id="616" w:author="Microsoft Office User" w:date="2018-09-14T15:46:00Z">
        <w:r w:rsidRPr="007B3A76" w:rsidDel="00F439E1">
          <w:delText xml:space="preserve">lá </w:delText>
        </w:r>
      </w:del>
      <w:ins w:id="617" w:author="Microsoft Office User" w:date="2018-09-14T15:46:00Z">
        <w:r w:rsidR="00F439E1" w:rsidRPr="007B3A76">
          <w:t xml:space="preserve">além </w:t>
        </w:r>
      </w:ins>
      <w:r w:rsidRPr="007B3A76">
        <w:t xml:space="preserve">de disponibilizar informações acerca de várias vulnerabilidades, ciberataques existentes e como </w:t>
      </w:r>
      <w:ins w:id="618" w:author="Microsoft Office User" w:date="2018-09-14T15:46:00Z">
        <w:r w:rsidR="00F439E1" w:rsidRPr="007B3A76">
          <w:t xml:space="preserve">se </w:t>
        </w:r>
      </w:ins>
      <w:r w:rsidRPr="007B3A76">
        <w:t xml:space="preserve">defender dos mesmos, permite ainda realizar </w:t>
      </w:r>
      <w:r w:rsidRPr="007B3A76">
        <w:rPr>
          <w:i/>
        </w:rPr>
        <w:t>quizzes</w:t>
      </w:r>
      <w:r w:rsidRPr="007B3A76">
        <w:t xml:space="preserve"> e competições de </w:t>
      </w:r>
      <w:r w:rsidRPr="007B3A76">
        <w:rPr>
          <w:i/>
        </w:rPr>
        <w:t>hacking</w:t>
      </w:r>
      <w:r w:rsidRPr="007B3A76">
        <w:t xml:space="preserve"> contra outros utilizadores, servindo assim como uma plataforma de aprendizagem e de desenvolvimento das cap</w:t>
      </w:r>
      <w:r w:rsidR="00ED67D7" w:rsidRPr="007B3A76">
        <w:t>acidades dos seus utilizadores.</w:t>
      </w:r>
    </w:p>
    <w:p w14:paraId="016ADF2E" w14:textId="77777777" w:rsidR="00ED67D7" w:rsidRPr="007B3A76" w:rsidRDefault="00ED67D7" w:rsidP="00BE186C"/>
    <w:p w14:paraId="7C009C15" w14:textId="77777777" w:rsidR="00ED67D7" w:rsidRPr="007B3A76" w:rsidRDefault="00BE186C" w:rsidP="00ED67D7">
      <w:pPr>
        <w:pStyle w:val="Cabealho2"/>
      </w:pPr>
      <w:bookmarkStart w:id="619" w:name="_Toc524814390"/>
      <w:r w:rsidRPr="007B3A76">
        <w:t>Objetivos da Plataforma</w:t>
      </w:r>
      <w:bookmarkEnd w:id="619"/>
    </w:p>
    <w:p w14:paraId="3E70D08F" w14:textId="77777777" w:rsidR="00BE186C" w:rsidRPr="007B3A76" w:rsidRDefault="00BE186C" w:rsidP="00BE186C">
      <w:r w:rsidRPr="007B3A76">
        <w:t>Esta plataforma tem como principais objetivos:</w:t>
      </w:r>
    </w:p>
    <w:p w14:paraId="08FDD7CB" w14:textId="77777777" w:rsidR="00BE186C" w:rsidRPr="007B3A76" w:rsidRDefault="00BE186C" w:rsidP="00ED67D7">
      <w:pPr>
        <w:pStyle w:val="PargrafodaLista"/>
        <w:numPr>
          <w:ilvl w:val="0"/>
          <w:numId w:val="6"/>
        </w:numPr>
      </w:pPr>
      <w:r w:rsidRPr="007B3A76">
        <w:t>Realizar desafios de cibersegurança</w:t>
      </w:r>
    </w:p>
    <w:p w14:paraId="0D4C320F" w14:textId="7BD31341" w:rsidR="00BE186C" w:rsidRPr="007B3A76" w:rsidRDefault="00F439E1" w:rsidP="00ED67D7">
      <w:pPr>
        <w:pStyle w:val="PargrafodaLista"/>
        <w:numPr>
          <w:ilvl w:val="0"/>
          <w:numId w:val="6"/>
        </w:numPr>
      </w:pPr>
      <w:ins w:id="620" w:author="Microsoft Office User" w:date="2018-09-14T15:47:00Z">
        <w:r w:rsidRPr="007B3A76">
          <w:t xml:space="preserve">Gerar e gerir </w:t>
        </w:r>
      </w:ins>
      <w:del w:id="621" w:author="Microsoft Office User" w:date="2018-09-14T15:47:00Z">
        <w:r w:rsidR="00BE186C" w:rsidRPr="007B3A76" w:rsidDel="00F439E1">
          <w:delText xml:space="preserve">Participar em </w:delText>
        </w:r>
      </w:del>
      <w:r w:rsidR="00BE186C" w:rsidRPr="007B3A76">
        <w:t>competições de cibersegurança</w:t>
      </w:r>
    </w:p>
    <w:p w14:paraId="3F291C7A" w14:textId="77777777" w:rsidR="008D5CE7" w:rsidRPr="007B3A76" w:rsidRDefault="008D5CE7" w:rsidP="00ED67D7">
      <w:pPr>
        <w:pStyle w:val="PargrafodaLista"/>
        <w:numPr>
          <w:ilvl w:val="0"/>
          <w:numId w:val="6"/>
        </w:numPr>
      </w:pPr>
      <w:r w:rsidRPr="007B3A76">
        <w:lastRenderedPageBreak/>
        <w:t xml:space="preserve">Verificação automática das respostas a </w:t>
      </w:r>
      <w:commentRangeStart w:id="622"/>
      <w:r w:rsidRPr="001B5BE5">
        <w:rPr>
          <w:i/>
          <w:rPrChange w:id="623" w:author="Rui Paredes" w:date="2018-09-15T14:30:00Z">
            <w:rPr/>
          </w:rPrChange>
        </w:rPr>
        <w:t>quizzes</w:t>
      </w:r>
      <w:commentRangeEnd w:id="622"/>
      <w:r w:rsidR="00F439E1" w:rsidRPr="001B5BE5">
        <w:rPr>
          <w:rStyle w:val="Refdecomentrio"/>
          <w:i/>
          <w:rPrChange w:id="624" w:author="Rui Paredes" w:date="2018-09-15T14:30:00Z">
            <w:rPr>
              <w:rStyle w:val="Refdecomentrio"/>
            </w:rPr>
          </w:rPrChange>
        </w:rPr>
        <w:commentReference w:id="622"/>
      </w:r>
      <w:r w:rsidRPr="007B3A76">
        <w:t xml:space="preserve"> ou desafios.</w:t>
      </w:r>
    </w:p>
    <w:p w14:paraId="2736428C" w14:textId="5AD09DF2" w:rsidR="00BE186C" w:rsidRPr="007B3A76" w:rsidRDefault="00BE186C" w:rsidP="00ED67D7">
      <w:pPr>
        <w:pStyle w:val="PargrafodaLista"/>
        <w:numPr>
          <w:ilvl w:val="0"/>
          <w:numId w:val="6"/>
        </w:numPr>
      </w:pPr>
      <w:r w:rsidRPr="007B3A76">
        <w:t xml:space="preserve">Sistema de </w:t>
      </w:r>
      <w:commentRangeStart w:id="625"/>
      <w:del w:id="626" w:author="Rui Paredes" w:date="2018-09-15T14:30:00Z">
        <w:r w:rsidRPr="007B3A76" w:rsidDel="001B5BE5">
          <w:delText xml:space="preserve">Ranking </w:delText>
        </w:r>
      </w:del>
      <w:commentRangeEnd w:id="625"/>
      <w:ins w:id="627" w:author="Rui Paredes" w:date="2018-09-15T14:30:00Z">
        <w:r w:rsidR="001B5BE5">
          <w:t>Classificaç</w:t>
        </w:r>
      </w:ins>
      <w:ins w:id="628" w:author="Rui Paredes" w:date="2018-09-15T14:31:00Z">
        <w:r w:rsidR="001B5BE5">
          <w:t>ão</w:t>
        </w:r>
      </w:ins>
      <w:ins w:id="629" w:author="Rui Paredes" w:date="2018-09-15T14:30:00Z">
        <w:r w:rsidR="001B5BE5" w:rsidRPr="007B3A76">
          <w:t xml:space="preserve"> </w:t>
        </w:r>
      </w:ins>
      <w:r w:rsidR="00F439E1" w:rsidRPr="007B3A76">
        <w:rPr>
          <w:rStyle w:val="Refdecomentrio"/>
        </w:rPr>
        <w:commentReference w:id="625"/>
      </w:r>
      <w:r w:rsidRPr="007B3A76">
        <w:t>por pontos</w:t>
      </w:r>
      <w:r w:rsidR="003F13FC" w:rsidRPr="007B3A76">
        <w:t xml:space="preserve"> e tempo</w:t>
      </w:r>
    </w:p>
    <w:p w14:paraId="67A3C09C" w14:textId="32E31125" w:rsidR="00BE186C" w:rsidRPr="007B3A76" w:rsidRDefault="00BE186C" w:rsidP="00ED67D7">
      <w:pPr>
        <w:pStyle w:val="PargrafodaLista"/>
        <w:numPr>
          <w:ilvl w:val="0"/>
          <w:numId w:val="6"/>
        </w:numPr>
      </w:pPr>
      <w:r w:rsidRPr="007B3A76">
        <w:t xml:space="preserve">Realizar </w:t>
      </w:r>
      <w:commentRangeStart w:id="630"/>
      <w:r w:rsidRPr="001B5BE5">
        <w:rPr>
          <w:i/>
          <w:rPrChange w:id="631" w:author="Rui Paredes" w:date="2018-09-15T14:31:00Z">
            <w:rPr/>
          </w:rPrChange>
        </w:rPr>
        <w:t>Quizzes</w:t>
      </w:r>
      <w:commentRangeEnd w:id="630"/>
      <w:r w:rsidR="00F439E1" w:rsidRPr="001B5BE5">
        <w:rPr>
          <w:rStyle w:val="Refdecomentrio"/>
          <w:i/>
          <w:rPrChange w:id="632" w:author="Rui Paredes" w:date="2018-09-15T14:31:00Z">
            <w:rPr>
              <w:rStyle w:val="Refdecomentrio"/>
            </w:rPr>
          </w:rPrChange>
        </w:rPr>
        <w:commentReference w:id="630"/>
      </w:r>
      <w:ins w:id="633" w:author="Rui Paredes" w:date="2018-09-15T14:31:00Z">
        <w:r w:rsidR="001B5BE5">
          <w:rPr>
            <w:i/>
          </w:rPr>
          <w:t xml:space="preserve"> </w:t>
        </w:r>
      </w:ins>
    </w:p>
    <w:p w14:paraId="10211304" w14:textId="4352A946" w:rsidR="00BE186C" w:rsidRPr="007B3A76" w:rsidRDefault="00BE186C" w:rsidP="00ED67D7">
      <w:pPr>
        <w:pStyle w:val="PargrafodaLista"/>
        <w:numPr>
          <w:ilvl w:val="0"/>
          <w:numId w:val="6"/>
        </w:numPr>
      </w:pPr>
      <w:r w:rsidRPr="007B3A76">
        <w:t xml:space="preserve">Ver lições teóricas sobre </w:t>
      </w:r>
      <w:del w:id="634" w:author="Microsoft Office User" w:date="2018-09-14T15:49:00Z">
        <w:r w:rsidRPr="007B3A76" w:rsidDel="00F439E1">
          <w:delText xml:space="preserve">as </w:delText>
        </w:r>
      </w:del>
      <w:r w:rsidRPr="007B3A76">
        <w:t>vulnerabilidades/ataques</w:t>
      </w:r>
    </w:p>
    <w:p w14:paraId="5FE33AF8" w14:textId="6A96065B" w:rsidR="001B0881" w:rsidRPr="007B3A76" w:rsidRDefault="006974A0" w:rsidP="00D2761D">
      <w:pPr>
        <w:pStyle w:val="PargrafodaLista"/>
        <w:numPr>
          <w:ilvl w:val="0"/>
          <w:numId w:val="6"/>
        </w:numPr>
      </w:pPr>
      <w:r w:rsidRPr="007B3A76">
        <w:t xml:space="preserve">Inserção de </w:t>
      </w:r>
      <w:commentRangeStart w:id="635"/>
      <w:r w:rsidRPr="007B3A76">
        <w:t>Propostas</w:t>
      </w:r>
      <w:commentRangeEnd w:id="635"/>
      <w:r w:rsidR="00F439E1" w:rsidRPr="007B3A76">
        <w:rPr>
          <w:rStyle w:val="Refdecomentrio"/>
        </w:rPr>
        <w:commentReference w:id="635"/>
      </w:r>
      <w:ins w:id="636" w:author="Rui Paredes" w:date="2018-09-15T14:31:00Z">
        <w:r w:rsidR="001B5BE5">
          <w:t xml:space="preserve"> de </w:t>
        </w:r>
      </w:ins>
      <w:ins w:id="637" w:author="Rui Paredes" w:date="2018-09-15T14:32:00Z">
        <w:r w:rsidR="00B664BB">
          <w:t>d</w:t>
        </w:r>
      </w:ins>
      <w:ins w:id="638" w:author="Rui Paredes" w:date="2018-09-15T14:31:00Z">
        <w:r w:rsidR="001B5BE5">
          <w:t xml:space="preserve">esafios e </w:t>
        </w:r>
      </w:ins>
      <w:ins w:id="639" w:author="Rui Paredes" w:date="2018-09-15T14:32:00Z">
        <w:r w:rsidR="00B664BB">
          <w:t xml:space="preserve">questões para os </w:t>
        </w:r>
        <w:r w:rsidR="00B664BB" w:rsidRPr="00027312">
          <w:rPr>
            <w:i/>
            <w:rPrChange w:id="640" w:author="Rui Paredes" w:date="2018-09-15T19:09:00Z">
              <w:rPr/>
            </w:rPrChange>
          </w:rPr>
          <w:t>quizzes</w:t>
        </w:r>
      </w:ins>
    </w:p>
    <w:p w14:paraId="2B5A36FA" w14:textId="77777777" w:rsidR="006D72EE" w:rsidRPr="001134F2" w:rsidRDefault="006D72EE" w:rsidP="006D72EE"/>
    <w:p w14:paraId="3EFBEA77" w14:textId="77777777" w:rsidR="001B0881" w:rsidRPr="007B3A76" w:rsidRDefault="00F703B5" w:rsidP="00F703B5">
      <w:pPr>
        <w:pStyle w:val="Cabealho2"/>
      </w:pPr>
      <w:bookmarkStart w:id="641" w:name="_Toc524814391"/>
      <w:r w:rsidRPr="007B3A76">
        <w:t>Estrutura do Documento</w:t>
      </w:r>
      <w:bookmarkEnd w:id="641"/>
    </w:p>
    <w:p w14:paraId="615EA24F" w14:textId="77777777" w:rsidR="006D72EE" w:rsidRPr="007B3A76" w:rsidRDefault="006D72EE" w:rsidP="006D72EE"/>
    <w:p w14:paraId="06858AB1" w14:textId="7BA6F00A" w:rsidR="006D72EE" w:rsidRPr="007B3A76" w:rsidRDefault="006D72EE" w:rsidP="006D72EE">
      <w:pPr>
        <w:ind w:firstLine="576"/>
      </w:pPr>
      <w:r w:rsidRPr="007B3A76">
        <w:t>Este documento encontra</w:t>
      </w:r>
      <w:del w:id="642" w:author="Microsoft Office User" w:date="2018-09-14T15:49:00Z">
        <w:r w:rsidRPr="007B3A76" w:rsidDel="007B3A76">
          <w:delText xml:space="preserve"> </w:delText>
        </w:r>
      </w:del>
      <w:r w:rsidRPr="007B3A76">
        <w:t xml:space="preserve">-se dividido em </w:t>
      </w:r>
      <w:r w:rsidR="00C45AA2" w:rsidRPr="007B3A76">
        <w:t>7</w:t>
      </w:r>
      <w:r w:rsidRPr="007B3A76">
        <w:t xml:space="preserve"> capítulos. Neste primeiro </w:t>
      </w:r>
      <w:r w:rsidR="00C45AA2" w:rsidRPr="007B3A76">
        <w:t>capítulo</w:t>
      </w:r>
      <w:r w:rsidRPr="007B3A76">
        <w:t xml:space="preserve"> é feita uma introdução ao projeto, </w:t>
      </w:r>
      <w:del w:id="643" w:author="Microsoft Office User" w:date="2018-09-14T15:49:00Z">
        <w:r w:rsidRPr="007B3A76" w:rsidDel="007B3A76">
          <w:delText xml:space="preserve">que passa desde uma descrição </w:delText>
        </w:r>
      </w:del>
      <w:ins w:id="644" w:author="Microsoft Office User" w:date="2018-09-14T15:49:00Z">
        <w:r w:rsidR="007B3A76" w:rsidRPr="007B3A76">
          <w:t xml:space="preserve">descrevendo </w:t>
        </w:r>
      </w:ins>
      <w:del w:id="645" w:author="Microsoft Office User" w:date="2018-09-14T15:49:00Z">
        <w:r w:rsidRPr="007B3A76" w:rsidDel="007B3A76">
          <w:delText>d</w:delText>
        </w:r>
      </w:del>
      <w:r w:rsidRPr="007B3A76">
        <w:t xml:space="preserve">os motivos que levaram ao desenvolvimento do mesmo e os objetivos pretendidos. No segundo capítulo é feito um estudo e análise </w:t>
      </w:r>
      <w:ins w:id="646" w:author="Microsoft Office User" w:date="2018-09-14T15:50:00Z">
        <w:r w:rsidR="007B3A76" w:rsidRPr="007B3A76">
          <w:t>a</w:t>
        </w:r>
      </w:ins>
      <w:del w:id="647" w:author="Microsoft Office User" w:date="2018-09-14T15:50:00Z">
        <w:r w:rsidRPr="007B3A76" w:rsidDel="007B3A76">
          <w:delText>às</w:delText>
        </w:r>
      </w:del>
      <w:r w:rsidRPr="007B3A76">
        <w:t xml:space="preserve"> várias soluções </w:t>
      </w:r>
      <w:ins w:id="648" w:author="Microsoft Office User" w:date="2018-09-14T15:50:00Z">
        <w:r w:rsidR="007B3A76" w:rsidRPr="007B3A76">
          <w:t xml:space="preserve">que se enquadram nesta área </w:t>
        </w:r>
      </w:ins>
      <w:r w:rsidRPr="007B3A76">
        <w:t xml:space="preserve">com o objetivo de encontrar pontos que </w:t>
      </w:r>
      <w:del w:id="649" w:author="Microsoft Office User" w:date="2018-09-14T15:50:00Z">
        <w:r w:rsidRPr="007B3A76" w:rsidDel="007B3A76">
          <w:delText xml:space="preserve">poderiam </w:delText>
        </w:r>
      </w:del>
      <w:ins w:id="650" w:author="Microsoft Office User" w:date="2018-09-14T15:50:00Z">
        <w:r w:rsidR="007B3A76" w:rsidRPr="007B3A76">
          <w:t xml:space="preserve">possam </w:t>
        </w:r>
      </w:ins>
      <w:r w:rsidRPr="007B3A76">
        <w:t xml:space="preserve">servir de apoio ao desenvolvimento da aplicação </w:t>
      </w:r>
      <w:r w:rsidRPr="007B3A76">
        <w:rPr>
          <w:i/>
        </w:rPr>
        <w:t>web.</w:t>
      </w:r>
      <w:r w:rsidRPr="007B3A76">
        <w:t xml:space="preserve"> No terceiro capítulo é descrita a metodologia de trabalho usada neste projeto. No quarto capítulo são apresentados </w:t>
      </w:r>
      <w:r w:rsidR="00C45AA2" w:rsidRPr="007B3A76">
        <w:t xml:space="preserve">os elementos </w:t>
      </w:r>
      <w:del w:id="651" w:author="Microsoft Office User" w:date="2018-09-14T15:50:00Z">
        <w:r w:rsidR="00C45AA2" w:rsidRPr="007B3A76" w:rsidDel="007B3A76">
          <w:delText xml:space="preserve">de </w:delText>
        </w:r>
      </w:del>
      <w:r w:rsidR="00C45AA2" w:rsidRPr="007B3A76">
        <w:t xml:space="preserve">usados no planeamento e </w:t>
      </w:r>
      <w:r w:rsidR="00C45AA2" w:rsidRPr="007B3A76">
        <w:rPr>
          <w:i/>
        </w:rPr>
        <w:t xml:space="preserve">design </w:t>
      </w:r>
      <w:r w:rsidR="00C45AA2" w:rsidRPr="007B3A76">
        <w:t>da aplicação. No quinto capítulo é feita uma descrição do processo de implementação da solução</w:t>
      </w:r>
      <w:ins w:id="652" w:author="Microsoft Office User" w:date="2018-09-14T15:51:00Z">
        <w:r w:rsidR="007B3A76">
          <w:t>,</w:t>
        </w:r>
      </w:ins>
      <w:del w:id="653" w:author="Microsoft Office User" w:date="2018-09-14T15:51:00Z">
        <w:r w:rsidR="00C45AA2" w:rsidRPr="007B3A76" w:rsidDel="007B3A76">
          <w:delText>:</w:delText>
        </w:r>
      </w:del>
      <w:r w:rsidR="00C45AA2" w:rsidRPr="007B3A76">
        <w:t xml:space="preserve"> desde as tecnologias usadas no desenvolvimento da aplicação, </w:t>
      </w:r>
      <w:ins w:id="654" w:author="Microsoft Office User" w:date="2018-09-14T15:51:00Z">
        <w:r w:rsidR="007B3A76">
          <w:t xml:space="preserve">até </w:t>
        </w:r>
      </w:ins>
      <w:r w:rsidR="00C45AA2" w:rsidRPr="007B3A76">
        <w:t xml:space="preserve">à arquitetura do sistema e algumas das </w:t>
      </w:r>
      <w:del w:id="655" w:author="Rui Paredes" w:date="2018-09-15T19:10:00Z">
        <w:r w:rsidR="00C45AA2" w:rsidRPr="007B3A76" w:rsidDel="00027312">
          <w:delText xml:space="preserve">interfaces </w:delText>
        </w:r>
      </w:del>
      <w:ins w:id="656" w:author="Rui Paredes" w:date="2018-09-15T19:10:00Z">
        <w:r w:rsidR="00027312">
          <w:t>funcionalidades</w:t>
        </w:r>
        <w:r w:rsidR="00027312" w:rsidRPr="007B3A76">
          <w:t xml:space="preserve"> </w:t>
        </w:r>
      </w:ins>
      <w:r w:rsidR="00C45AA2" w:rsidRPr="007B3A76">
        <w:t xml:space="preserve">implementadas. No sexto capítulo é feita uma descrição de como foram realizados os testes à </w:t>
      </w:r>
      <w:del w:id="657" w:author="Microsoft Office User" w:date="2018-09-14T15:51:00Z">
        <w:r w:rsidR="00C45AA2" w:rsidRPr="007B3A76" w:rsidDel="007B3A76">
          <w:delText>aplicação</w:delText>
        </w:r>
      </w:del>
      <w:ins w:id="658" w:author="Microsoft Office User" w:date="2018-09-14T15:51:00Z">
        <w:r w:rsidR="007B3A76">
          <w:t>solução desenvolvida</w:t>
        </w:r>
      </w:ins>
      <w:r w:rsidR="00C45AA2" w:rsidRPr="007B3A76">
        <w:t xml:space="preserve">. Por fim, </w:t>
      </w:r>
      <w:ins w:id="659" w:author="Microsoft Office User" w:date="2018-09-14T15:51:00Z">
        <w:r w:rsidR="007B3A76" w:rsidRPr="007B3A76">
          <w:t xml:space="preserve">no sétimo capítulo </w:t>
        </w:r>
      </w:ins>
      <w:r w:rsidR="00C45AA2" w:rsidRPr="007B3A76">
        <w:t xml:space="preserve">são apresentadas </w:t>
      </w:r>
      <w:del w:id="660" w:author="Microsoft Office User" w:date="2018-09-14T15:51:00Z">
        <w:r w:rsidR="00C45AA2" w:rsidRPr="007B3A76" w:rsidDel="007B3A76">
          <w:delText xml:space="preserve">no sétimo capítulo </w:delText>
        </w:r>
      </w:del>
      <w:r w:rsidR="00C45AA2" w:rsidRPr="007B3A76">
        <w:t xml:space="preserve">as conclusões </w:t>
      </w:r>
      <w:del w:id="661" w:author="Microsoft Office User" w:date="2018-09-14T15:51:00Z">
        <w:r w:rsidR="00C45AA2" w:rsidRPr="007B3A76" w:rsidDel="007B3A76">
          <w:delText xml:space="preserve">retiradas </w:delText>
        </w:r>
      </w:del>
      <w:r w:rsidR="00C45AA2" w:rsidRPr="007B3A76">
        <w:t>e sugestões de trabalho futuro</w:t>
      </w:r>
      <w:del w:id="662" w:author="Microsoft Office User" w:date="2018-09-14T15:52:00Z">
        <w:r w:rsidR="00C45AA2" w:rsidRPr="007B3A76" w:rsidDel="007B3A76">
          <w:delText>, seguido pelas referências bibliográficas</w:delText>
        </w:r>
      </w:del>
      <w:r w:rsidR="00C45AA2" w:rsidRPr="007B3A76">
        <w:t>.</w:t>
      </w:r>
    </w:p>
    <w:p w14:paraId="4C26618C" w14:textId="77777777" w:rsidR="006D72EE" w:rsidRPr="001134F2" w:rsidRDefault="006D72EE" w:rsidP="006D72EE"/>
    <w:p w14:paraId="77790901" w14:textId="77777777" w:rsidR="006D72EE" w:rsidRPr="007B3A76" w:rsidRDefault="006D72EE" w:rsidP="006D72EE"/>
    <w:p w14:paraId="795B60B3" w14:textId="77777777" w:rsidR="006D72EE" w:rsidRPr="007B3A76" w:rsidRDefault="006D72EE" w:rsidP="006D72EE"/>
    <w:p w14:paraId="41999E40" w14:textId="77777777" w:rsidR="006D72EE" w:rsidRPr="007B3A76" w:rsidRDefault="006D72EE" w:rsidP="006D72EE"/>
    <w:p w14:paraId="3D58D464" w14:textId="77777777" w:rsidR="006D72EE" w:rsidRPr="007B3A76" w:rsidRDefault="006D72EE" w:rsidP="006D72EE"/>
    <w:p w14:paraId="13D8E3B0" w14:textId="77777777" w:rsidR="006D72EE" w:rsidRPr="007B3A76" w:rsidRDefault="006D72EE" w:rsidP="006D72EE"/>
    <w:p w14:paraId="02A384DF" w14:textId="77777777" w:rsidR="006D72EE" w:rsidRPr="007B3A76" w:rsidRDefault="00A30736" w:rsidP="00A30736">
      <w:pPr>
        <w:spacing w:line="240" w:lineRule="auto"/>
        <w:jc w:val="left"/>
      </w:pPr>
      <w:r w:rsidRPr="007B3A76">
        <w:br w:type="page"/>
      </w:r>
    </w:p>
    <w:p w14:paraId="562D1FC0" w14:textId="77777777" w:rsidR="001B0881" w:rsidRPr="007B3A76" w:rsidRDefault="001B0881" w:rsidP="00D2761D">
      <w:pPr>
        <w:pStyle w:val="Ttulo1"/>
      </w:pPr>
      <w:bookmarkStart w:id="663" w:name="_Toc524814392"/>
      <w:r w:rsidRPr="007B3A76">
        <w:lastRenderedPageBreak/>
        <w:t>Estado da Arte</w:t>
      </w:r>
      <w:bookmarkEnd w:id="663"/>
    </w:p>
    <w:p w14:paraId="1C27E032" w14:textId="77777777" w:rsidR="00D2761D" w:rsidRPr="007B3A76" w:rsidRDefault="00FD06C0" w:rsidP="006D72EE">
      <w:pPr>
        <w:ind w:firstLine="432"/>
      </w:pPr>
      <w:r w:rsidRPr="007B3A76">
        <w:t>Definidos</w:t>
      </w:r>
      <w:r w:rsidR="00B64666" w:rsidRPr="007B3A76">
        <w:t xml:space="preserve"> os objetivos propostos para o desenvolvimento do projeto, foi realizada uma pesquisa de forma a saber </w:t>
      </w:r>
      <w:r w:rsidR="00D2761D" w:rsidRPr="007B3A76">
        <w:t>quais as soluções atualmente existentes.</w:t>
      </w:r>
    </w:p>
    <w:p w14:paraId="40D0A7AB" w14:textId="77777777" w:rsidR="00D2761D" w:rsidRPr="001134F2" w:rsidRDefault="00D2761D" w:rsidP="006D72EE">
      <w:pPr>
        <w:ind w:firstLine="432"/>
      </w:pPr>
      <w:r w:rsidRPr="007B3A76">
        <w:t xml:space="preserve">Desta pesquisa foram encontradas várias </w:t>
      </w:r>
      <w:r w:rsidR="0057006F" w:rsidRPr="007B3A76">
        <w:t>plataformas</w:t>
      </w:r>
      <w:r w:rsidRPr="007B3A76">
        <w:t xml:space="preserve"> </w:t>
      </w:r>
      <w:r w:rsidR="00DB52F2" w:rsidRPr="007B3A76">
        <w:t xml:space="preserve">em que </w:t>
      </w:r>
      <w:r w:rsidR="00983B5E" w:rsidRPr="007B3A76">
        <w:t>alguns d</w:t>
      </w:r>
      <w:r w:rsidR="00DB52F2" w:rsidRPr="007B3A76">
        <w:t>os objetivos são idênticos aos definidos</w:t>
      </w:r>
      <w:r w:rsidR="002127E2" w:rsidRPr="007B3A76">
        <w:t xml:space="preserve"> inicialmente para este projeto, e de onde foram retiradas informações acerca do seu funcionamento que poderão servir de apoio para o desenvolvimento da plataforma </w:t>
      </w:r>
      <w:commentRangeStart w:id="664"/>
      <w:r w:rsidR="002127E2" w:rsidRPr="00B664BB">
        <w:rPr>
          <w:i/>
          <w:rPrChange w:id="665" w:author="Rui Paredes" w:date="2018-09-15T14:33:00Z">
            <w:rPr/>
          </w:rPrChange>
        </w:rPr>
        <w:t>web</w:t>
      </w:r>
      <w:commentRangeEnd w:id="664"/>
      <w:r w:rsidR="00373568" w:rsidRPr="00B664BB">
        <w:rPr>
          <w:rStyle w:val="Refdecomentrio"/>
          <w:i/>
          <w:rPrChange w:id="666" w:author="Rui Paredes" w:date="2018-09-15T14:33:00Z">
            <w:rPr>
              <w:rStyle w:val="Refdecomentrio"/>
            </w:rPr>
          </w:rPrChange>
        </w:rPr>
        <w:commentReference w:id="664"/>
      </w:r>
      <w:r w:rsidR="002127E2" w:rsidRPr="00373568">
        <w:t xml:space="preserve"> do LabSecurity. </w:t>
      </w:r>
    </w:p>
    <w:p w14:paraId="1FBD2C3B" w14:textId="1A9BBA95" w:rsidR="001B0881" w:rsidRPr="001134F2" w:rsidRDefault="002127E2" w:rsidP="006D72EE">
      <w:pPr>
        <w:ind w:firstLine="432"/>
      </w:pPr>
      <w:r w:rsidRPr="007B3A76">
        <w:t xml:space="preserve">Estas </w:t>
      </w:r>
      <w:r w:rsidR="0057006F" w:rsidRPr="007B3A76">
        <w:t>plataformas web</w:t>
      </w:r>
      <w:r w:rsidRPr="007B3A76">
        <w:t xml:space="preserve">, embora </w:t>
      </w:r>
      <w:r w:rsidR="00983B5E" w:rsidRPr="007B3A76">
        <w:t>com alguns objetivos idênticos aos propostos, não chegam a complet</w:t>
      </w:r>
      <w:ins w:id="667" w:author="Microsoft Office User" w:date="2018-09-14T16:43:00Z">
        <w:r w:rsidR="003D741E">
          <w:t>á-los</w:t>
        </w:r>
      </w:ins>
      <w:del w:id="668" w:author="Microsoft Office User" w:date="2018-09-14T16:43:00Z">
        <w:r w:rsidR="00983B5E" w:rsidRPr="003D741E" w:rsidDel="003D741E">
          <w:delText>ar</w:delText>
        </w:r>
      </w:del>
      <w:r w:rsidR="00983B5E" w:rsidRPr="003D741E">
        <w:t xml:space="preserve"> todos </w:t>
      </w:r>
      <w:del w:id="669" w:author="Microsoft Office User" w:date="2018-09-14T16:44:00Z">
        <w:r w:rsidR="00983B5E" w:rsidRPr="003D741E" w:rsidDel="003D741E">
          <w:delText>os objetivos propostos</w:delText>
        </w:r>
        <w:r w:rsidR="00BF01AB" w:rsidRPr="003D741E" w:rsidDel="003D741E">
          <w:delText xml:space="preserve"> </w:delText>
        </w:r>
      </w:del>
      <w:r w:rsidR="00BF01AB" w:rsidRPr="003D741E">
        <w:t xml:space="preserve">ou divergem </w:t>
      </w:r>
      <w:r w:rsidR="00FD06C0" w:rsidRPr="003D741E">
        <w:t>em alguns pontos importantes</w:t>
      </w:r>
      <w:r w:rsidR="00E102AA" w:rsidRPr="003D741E">
        <w:t xml:space="preserve"> dos mesmos</w:t>
      </w:r>
      <w:r w:rsidR="0057006F" w:rsidRPr="003D741E">
        <w:t xml:space="preserve">. Algumas delas </w:t>
      </w:r>
      <w:r w:rsidR="00BF01AB" w:rsidRPr="003D741E">
        <w:t>focam -se em jogos CTF</w:t>
      </w:r>
      <w:r w:rsidR="00FD06C0" w:rsidRPr="003D741E">
        <w:t xml:space="preserve"> (</w:t>
      </w:r>
      <w:r w:rsidR="00FD06C0" w:rsidRPr="003D741E">
        <w:rPr>
          <w:i/>
        </w:rPr>
        <w:t>Capture the flag</w:t>
      </w:r>
      <w:r w:rsidR="00FD06C0" w:rsidRPr="003D741E">
        <w:t>)</w:t>
      </w:r>
      <w:r w:rsidR="00BF01AB" w:rsidRPr="003D741E">
        <w:t xml:space="preserve"> entre equipas ou indivíduos, ou apenas no ataque a cada vulnerabil</w:t>
      </w:r>
      <w:r w:rsidR="00BF01AB" w:rsidRPr="001134F2">
        <w:t xml:space="preserve">idade sem competição direta com outros </w:t>
      </w:r>
      <w:r w:rsidR="0057006F" w:rsidRPr="001134F2">
        <w:t>utilizadores.</w:t>
      </w:r>
    </w:p>
    <w:p w14:paraId="3756967F" w14:textId="77777777" w:rsidR="00223A51" w:rsidRPr="007B3A76" w:rsidRDefault="00223A51" w:rsidP="00D2761D"/>
    <w:p w14:paraId="0FD84F6B" w14:textId="77777777" w:rsidR="00BF01AB" w:rsidRPr="007B3A76" w:rsidRDefault="00FD06C0" w:rsidP="00BF01AB">
      <w:pPr>
        <w:pStyle w:val="Cabealho2"/>
      </w:pPr>
      <w:bookmarkStart w:id="670" w:name="_Toc524814393"/>
      <w:r w:rsidRPr="007B3A76">
        <w:t>Plataformas</w:t>
      </w:r>
      <w:r w:rsidR="00BF01AB" w:rsidRPr="007B3A76">
        <w:t xml:space="preserve"> existentes</w:t>
      </w:r>
      <w:bookmarkEnd w:id="670"/>
    </w:p>
    <w:p w14:paraId="786B8812" w14:textId="304B177C" w:rsidR="00BF01AB" w:rsidDel="00C80016" w:rsidRDefault="008C0A81">
      <w:pPr>
        <w:ind w:firstLine="576"/>
        <w:rPr>
          <w:del w:id="671" w:author="Rui Paredes" w:date="2018-09-15T15:04:00Z"/>
        </w:rPr>
        <w:pPrChange w:id="672" w:author="Rui Paredes" w:date="2018-09-15T19:10:00Z">
          <w:pPr>
            <w:spacing w:line="240" w:lineRule="auto"/>
            <w:jc w:val="left"/>
          </w:pPr>
        </w:pPrChange>
      </w:pPr>
      <w:r w:rsidRPr="007B3A76">
        <w:t xml:space="preserve">Das várias aplicações encontradas na fase de pesquisa foram selecionadas para análise </w:t>
      </w:r>
      <w:r w:rsidR="00FD06C0" w:rsidRPr="007B3A76">
        <w:t>duas</w:t>
      </w:r>
      <w:r w:rsidRPr="007B3A76">
        <w:t xml:space="preserve"> que demonstraram ter um maior reconhecimento na comunidade, sendo estas a Hacking Lab</w:t>
      </w:r>
      <w:r w:rsidR="00197E56" w:rsidRPr="007B3A76">
        <w:t xml:space="preserve"> e a</w:t>
      </w:r>
      <w:r w:rsidRPr="007B3A76">
        <w:t xml:space="preserve"> CTF3</w:t>
      </w:r>
      <w:r w:rsidR="00FA2689" w:rsidRPr="007B3A76">
        <w:t>65</w:t>
      </w:r>
      <w:r w:rsidR="00FD06C0" w:rsidRPr="007B3A76">
        <w:t xml:space="preserve"> e ainda </w:t>
      </w:r>
      <w:ins w:id="673" w:author="Microsoft Office User" w:date="2018-09-14T16:46:00Z">
        <w:r w:rsidR="003D741E">
          <w:t xml:space="preserve">outras </w:t>
        </w:r>
      </w:ins>
      <w:r w:rsidR="00FD06C0" w:rsidRPr="003D741E">
        <w:t xml:space="preserve">três </w:t>
      </w:r>
      <w:ins w:id="674" w:author="Microsoft Office User" w:date="2018-09-14T16:47:00Z">
        <w:r w:rsidR="003D741E">
          <w:t xml:space="preserve">também </w:t>
        </w:r>
      </w:ins>
      <w:ins w:id="675" w:author="Microsoft Office User" w:date="2018-09-14T16:46:00Z">
        <w:del w:id="676" w:author="Rui Paredes" w:date="2018-09-15T15:04:00Z">
          <w:r w:rsidR="003D741E" w:rsidDel="00162492">
            <w:delText>muito usadas</w:delText>
          </w:r>
        </w:del>
      </w:ins>
      <w:ins w:id="677" w:author="Rui Paredes" w:date="2018-09-15T15:04:00Z">
        <w:r w:rsidR="00162492">
          <w:t>bastante populares tendo sido mencionadas pelo orientador</w:t>
        </w:r>
      </w:ins>
      <w:del w:id="678" w:author="Microsoft Office User" w:date="2018-09-14T16:46:00Z">
        <w:r w:rsidR="00FD06C0" w:rsidRPr="003D741E" w:rsidDel="003D741E">
          <w:delText>sugeridas pelo Orientador</w:delText>
        </w:r>
      </w:del>
      <w:r w:rsidR="00FD06C0" w:rsidRPr="003D741E">
        <w:t xml:space="preserve">, sendo estas o </w:t>
      </w:r>
      <w:r w:rsidR="00FA2689" w:rsidRPr="003D741E">
        <w:t xml:space="preserve">Reversing.kr, RingZer0Team </w:t>
      </w:r>
      <w:r w:rsidRPr="003D741E">
        <w:t>e WebGoat.</w:t>
      </w:r>
    </w:p>
    <w:p w14:paraId="4BD0AEB0" w14:textId="77777777" w:rsidR="00C80016" w:rsidRPr="003D741E" w:rsidRDefault="00C80016">
      <w:pPr>
        <w:ind w:firstLine="576"/>
        <w:rPr>
          <w:ins w:id="679" w:author="Rui Paredes" w:date="2018-09-15T22:42:00Z"/>
        </w:rPr>
        <w:pPrChange w:id="680" w:author="Rui Paredes" w:date="2018-09-15T19:10:00Z">
          <w:pPr/>
        </w:pPrChange>
      </w:pPr>
      <w:bookmarkStart w:id="681" w:name="_GoBack"/>
      <w:bookmarkEnd w:id="681"/>
    </w:p>
    <w:p w14:paraId="50501053" w14:textId="1C5FEB5D" w:rsidR="008C0A81" w:rsidRPr="00373568" w:rsidDel="00162492" w:rsidRDefault="008C0A81">
      <w:pPr>
        <w:ind w:firstLine="576"/>
        <w:rPr>
          <w:del w:id="682" w:author="Rui Paredes" w:date="2018-09-15T15:04:00Z"/>
        </w:rPr>
        <w:pPrChange w:id="683" w:author="Rui Paredes" w:date="2018-09-15T19:10:00Z">
          <w:pPr/>
        </w:pPrChange>
      </w:pPr>
      <w:commentRangeStart w:id="684"/>
      <w:del w:id="685" w:author="Rui Paredes" w:date="2018-09-15T15:04:00Z">
        <w:r w:rsidRPr="003D741E" w:rsidDel="00162492">
          <w:delText xml:space="preserve">Na </w:delText>
        </w:r>
        <w:r w:rsidR="008E60B6" w:rsidRPr="007B3A76" w:rsidDel="00162492">
          <w:fldChar w:fldCharType="begin"/>
        </w:r>
        <w:r w:rsidR="008E60B6" w:rsidRPr="007B3A76" w:rsidDel="00162492">
          <w:delInstrText xml:space="preserve"> REF _Ref516739648 \h </w:delInstrText>
        </w:r>
        <w:r w:rsidR="008E60B6" w:rsidRPr="007B3A76" w:rsidDel="00162492">
          <w:rPr>
            <w:rPrChange w:id="686" w:author="Microsoft Office User" w:date="2018-09-14T15:51:00Z">
              <w:rPr/>
            </w:rPrChange>
          </w:rPr>
          <w:fldChar w:fldCharType="separate"/>
        </w:r>
        <w:r w:rsidR="009574D0" w:rsidRPr="007B3A76" w:rsidDel="00162492">
          <w:delText xml:space="preserve">Tabela </w:delText>
        </w:r>
        <w:r w:rsidR="009574D0" w:rsidRPr="007B3A76" w:rsidDel="00162492">
          <w:rPr>
            <w:rPrChange w:id="687" w:author="Microsoft Office User" w:date="2018-09-14T15:51:00Z">
              <w:rPr>
                <w:noProof/>
              </w:rPr>
            </w:rPrChange>
          </w:rPr>
          <w:delText>1</w:delText>
        </w:r>
        <w:r w:rsidR="008E60B6" w:rsidRPr="007B3A76" w:rsidDel="00162492">
          <w:fldChar w:fldCharType="end"/>
        </w:r>
        <w:r w:rsidR="008E60B6" w:rsidRPr="007B3A76" w:rsidDel="00162492">
          <w:delText xml:space="preserve"> </w:delText>
        </w:r>
        <w:r w:rsidRPr="007B3A76" w:rsidDel="00162492">
          <w:delText xml:space="preserve">são apresentados os objetivos definidos inicialmente para a plataforma web do LabSecurity e se cada </w:delText>
        </w:r>
        <w:r w:rsidR="00FD06C0" w:rsidRPr="00373568" w:rsidDel="00162492">
          <w:delText>solução existente</w:delText>
        </w:r>
        <w:r w:rsidRPr="00373568" w:rsidDel="00162492">
          <w:delText xml:space="preserve"> </w:delText>
        </w:r>
        <w:r w:rsidR="002D0965" w:rsidRPr="00373568" w:rsidDel="00162492">
          <w:delText>contém</w:delText>
        </w:r>
        <w:r w:rsidRPr="00373568" w:rsidDel="00162492">
          <w:delText xml:space="preserve"> essas características ou não.</w:delText>
        </w:r>
      </w:del>
    </w:p>
    <w:p w14:paraId="2A8F2EAC" w14:textId="77777777" w:rsidR="008C0A81" w:rsidRPr="003D741E" w:rsidRDefault="008C0A81">
      <w:pPr>
        <w:ind w:firstLine="576"/>
        <w:rPr>
          <w:szCs w:val="24"/>
          <w:lang w:eastAsia="pt-PT"/>
        </w:rPr>
        <w:pPrChange w:id="688" w:author="Rui Paredes" w:date="2018-09-15T19:10:00Z">
          <w:pPr>
            <w:spacing w:line="240" w:lineRule="auto"/>
            <w:jc w:val="left"/>
          </w:pPr>
        </w:pPrChange>
      </w:pPr>
    </w:p>
    <w:p w14:paraId="51FE5340" w14:textId="689B0A3F" w:rsidR="006D02AF" w:rsidRPr="00373568" w:rsidDel="00B664BB" w:rsidRDefault="006D02AF" w:rsidP="006D02AF">
      <w:pPr>
        <w:pStyle w:val="Legenda"/>
        <w:keepNext/>
        <w:rPr>
          <w:moveFrom w:id="689" w:author="Rui Paredes" w:date="2018-09-15T14:40:00Z"/>
        </w:rPr>
      </w:pPr>
      <w:bookmarkStart w:id="690" w:name="_Ref516739648"/>
      <w:moveFromRangeStart w:id="691" w:author="Rui Paredes" w:date="2018-09-15T14:40:00Z" w:name="move524785784"/>
      <w:moveFrom w:id="692" w:author="Rui Paredes" w:date="2018-09-15T14:40:00Z">
        <w:r w:rsidRPr="003D741E" w:rsidDel="00B664BB">
          <w:t xml:space="preserve">Tabela </w:t>
        </w:r>
        <w:r w:rsidR="00D2409E" w:rsidRPr="007B3A76" w:rsidDel="00B664BB">
          <w:rPr>
            <w:i w:val="0"/>
            <w:iCs w:val="0"/>
          </w:rPr>
          <w:fldChar w:fldCharType="begin"/>
        </w:r>
        <w:r w:rsidR="00D2409E" w:rsidRPr="007B3A76" w:rsidDel="00B664BB">
          <w:instrText xml:space="preserve"> SEQ Tabela \* ARABIC </w:instrText>
        </w:r>
        <w:r w:rsidR="00D2409E" w:rsidRPr="007B3A76" w:rsidDel="00B664BB">
          <w:rPr>
            <w:i w:val="0"/>
            <w:iCs w:val="0"/>
            <w:rPrChange w:id="693" w:author="Microsoft Office User" w:date="2018-09-14T15:51:00Z">
              <w:rPr>
                <w:i w:val="0"/>
                <w:iCs w:val="0"/>
                <w:noProof/>
              </w:rPr>
            </w:rPrChange>
          </w:rPr>
          <w:fldChar w:fldCharType="separate"/>
        </w:r>
        <w:r w:rsidR="009574D0" w:rsidRPr="007B3A76" w:rsidDel="00B664BB">
          <w:rPr>
            <w:i w:val="0"/>
            <w:iCs w:val="0"/>
            <w:rPrChange w:id="694" w:author="Microsoft Office User" w:date="2018-09-14T15:51:00Z">
              <w:rPr>
                <w:i w:val="0"/>
                <w:iCs w:val="0"/>
                <w:noProof/>
              </w:rPr>
            </w:rPrChange>
          </w:rPr>
          <w:t>1</w:t>
        </w:r>
        <w:r w:rsidR="00D2409E" w:rsidRPr="007B3A76" w:rsidDel="00B664BB">
          <w:rPr>
            <w:i w:val="0"/>
            <w:iCs w:val="0"/>
            <w:rPrChange w:id="695" w:author="Microsoft Office User" w:date="2018-09-14T15:51:00Z">
              <w:rPr>
                <w:i w:val="0"/>
                <w:iCs w:val="0"/>
                <w:noProof/>
              </w:rPr>
            </w:rPrChange>
          </w:rPr>
          <w:fldChar w:fldCharType="end"/>
        </w:r>
        <w:bookmarkEnd w:id="690"/>
        <w:r w:rsidRPr="007B3A76" w:rsidDel="00B664BB">
          <w:t>- Aplicações existentes e objetivos propostos</w:t>
        </w:r>
      </w:moveFrom>
    </w:p>
    <w:tbl>
      <w:tblPr>
        <w:tblW w:w="8536" w:type="dxa"/>
        <w:tblLayout w:type="fixed"/>
        <w:tblCellMar>
          <w:top w:w="15" w:type="dxa"/>
          <w:left w:w="15" w:type="dxa"/>
          <w:bottom w:w="15" w:type="dxa"/>
          <w:right w:w="15" w:type="dxa"/>
        </w:tblCellMar>
        <w:tblLook w:val="04A0" w:firstRow="1" w:lastRow="0" w:firstColumn="1" w:lastColumn="0" w:noHBand="0" w:noVBand="1"/>
        <w:tblPrChange w:id="696" w:author="Rui Paredes" w:date="2018-09-15T22:42:00Z">
          <w:tblPr>
            <w:tblW w:w="8536" w:type="dxa"/>
            <w:tblLayout w:type="fixed"/>
            <w:tblCellMar>
              <w:top w:w="15" w:type="dxa"/>
              <w:left w:w="15" w:type="dxa"/>
              <w:bottom w:w="15" w:type="dxa"/>
              <w:right w:w="15" w:type="dxa"/>
            </w:tblCellMar>
            <w:tblLook w:val="04A0" w:firstRow="1" w:lastRow="0" w:firstColumn="1" w:lastColumn="0" w:noHBand="0" w:noVBand="1"/>
          </w:tblPr>
        </w:tblPrChange>
      </w:tblPr>
      <w:tblGrid>
        <w:gridCol w:w="1160"/>
        <w:gridCol w:w="900"/>
        <w:gridCol w:w="810"/>
        <w:gridCol w:w="1080"/>
        <w:gridCol w:w="1080"/>
        <w:gridCol w:w="1080"/>
        <w:gridCol w:w="1530"/>
        <w:gridCol w:w="896"/>
        <w:tblGridChange w:id="697">
          <w:tblGrid>
            <w:gridCol w:w="1160"/>
            <w:gridCol w:w="900"/>
            <w:gridCol w:w="810"/>
            <w:gridCol w:w="1080"/>
            <w:gridCol w:w="1080"/>
            <w:gridCol w:w="1080"/>
            <w:gridCol w:w="1530"/>
            <w:gridCol w:w="896"/>
          </w:tblGrid>
        </w:tblGridChange>
      </w:tblGrid>
      <w:tr w:rsidR="006415B8" w:rsidRPr="007B3A76" w:rsidDel="00C80016" w14:paraId="6B2D03DC" w14:textId="395FA6AB" w:rsidTr="00C80016">
        <w:trPr>
          <w:trHeight w:val="1203"/>
          <w:del w:id="698" w:author="Rui Paredes" w:date="2018-09-15T22:42:00Z"/>
          <w:trPrChange w:id="699" w:author="Rui Paredes" w:date="2018-09-15T22:42:00Z">
            <w:trPr>
              <w:trHeight w:val="1203"/>
            </w:trPr>
          </w:trPrChange>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700" w:author="Rui Paredes" w:date="2018-09-15T22:42: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24CCA521" w14:textId="15A63010" w:rsidR="006415B8" w:rsidRPr="003D741E" w:rsidDel="00C80016" w:rsidRDefault="006415B8" w:rsidP="008C0A81">
            <w:pPr>
              <w:spacing w:line="240" w:lineRule="auto"/>
              <w:jc w:val="left"/>
              <w:rPr>
                <w:del w:id="701" w:author="Rui Paredes" w:date="2018-09-15T22:42:00Z"/>
                <w:moveFrom w:id="702" w:author="Rui Paredes" w:date="2018-09-15T14:40:00Z"/>
                <w:sz w:val="18"/>
                <w:szCs w:val="18"/>
                <w:lang w:eastAsia="pt-PT"/>
              </w:rPr>
            </w:pPr>
            <w:moveFrom w:id="703" w:author="Rui Paredes" w:date="2018-09-15T14:40:00Z">
              <w:del w:id="704" w:author="Rui Paredes" w:date="2018-09-15T22:42:00Z">
                <w:r w:rsidRPr="003D741E" w:rsidDel="00C80016">
                  <w:rPr>
                    <w:b/>
                    <w:bCs/>
                    <w:color w:val="000000"/>
                    <w:sz w:val="18"/>
                    <w:szCs w:val="18"/>
                    <w:lang w:eastAsia="pt-PT"/>
                  </w:rPr>
                  <w:delText>Aplicação</w:delText>
                </w:r>
              </w:del>
            </w:moveFrom>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705" w:author="Rui Paredes" w:date="2018-09-15T22:42:00Z">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59E7A586" w14:textId="238E834C" w:rsidR="006415B8" w:rsidRPr="001134F2" w:rsidDel="00C80016" w:rsidRDefault="006415B8" w:rsidP="008C0A81">
            <w:pPr>
              <w:spacing w:line="240" w:lineRule="auto"/>
              <w:jc w:val="left"/>
              <w:rPr>
                <w:del w:id="706" w:author="Rui Paredes" w:date="2018-09-15T22:42:00Z"/>
                <w:moveFrom w:id="707" w:author="Rui Paredes" w:date="2018-09-15T14:40:00Z"/>
                <w:sz w:val="18"/>
                <w:szCs w:val="18"/>
                <w:lang w:eastAsia="pt-PT"/>
              </w:rPr>
            </w:pPr>
            <w:moveFrom w:id="708" w:author="Rui Paredes" w:date="2018-09-15T14:40:00Z">
              <w:del w:id="709" w:author="Rui Paredes" w:date="2018-09-15T22:42:00Z">
                <w:r w:rsidRPr="001134F2" w:rsidDel="00C80016">
                  <w:rPr>
                    <w:b/>
                    <w:bCs/>
                    <w:color w:val="000000"/>
                    <w:sz w:val="18"/>
                    <w:szCs w:val="18"/>
                    <w:lang w:eastAsia="pt-PT"/>
                  </w:rPr>
                  <w:delText>Ranking</w:delText>
                </w:r>
              </w:del>
            </w:moveFrom>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710" w:author="Rui Paredes" w:date="2018-09-15T22:42:00Z">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26C5EAE9" w14:textId="2D4FB7E7" w:rsidR="006415B8" w:rsidRPr="007B3A76" w:rsidDel="00C80016" w:rsidRDefault="006415B8" w:rsidP="008C0A81">
            <w:pPr>
              <w:spacing w:line="240" w:lineRule="auto"/>
              <w:jc w:val="left"/>
              <w:rPr>
                <w:del w:id="711" w:author="Rui Paredes" w:date="2018-09-15T22:42:00Z"/>
                <w:moveFrom w:id="712" w:author="Rui Paredes" w:date="2018-09-15T14:40:00Z"/>
                <w:sz w:val="18"/>
                <w:szCs w:val="18"/>
                <w:lang w:eastAsia="pt-PT"/>
              </w:rPr>
            </w:pPr>
            <w:moveFrom w:id="713" w:author="Rui Paredes" w:date="2018-09-15T14:40:00Z">
              <w:del w:id="714" w:author="Rui Paredes" w:date="2018-09-15T22:42:00Z">
                <w:r w:rsidRPr="007B3A76" w:rsidDel="00C80016">
                  <w:rPr>
                    <w:b/>
                    <w:bCs/>
                    <w:color w:val="000000"/>
                    <w:sz w:val="18"/>
                    <w:szCs w:val="18"/>
                    <w:lang w:eastAsia="pt-PT"/>
                  </w:rPr>
                  <w:delText>Uso de Flags</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715"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1D1AF55" w14:textId="664EE2B8" w:rsidR="006415B8" w:rsidRPr="007B3A76" w:rsidDel="00C80016" w:rsidRDefault="006415B8" w:rsidP="008C0A81">
            <w:pPr>
              <w:spacing w:line="240" w:lineRule="auto"/>
              <w:jc w:val="left"/>
              <w:rPr>
                <w:del w:id="716" w:author="Rui Paredes" w:date="2018-09-15T22:42:00Z"/>
                <w:moveFrom w:id="717" w:author="Rui Paredes" w:date="2018-09-15T14:40:00Z"/>
                <w:b/>
                <w:sz w:val="18"/>
                <w:szCs w:val="18"/>
                <w:lang w:eastAsia="pt-PT"/>
              </w:rPr>
            </w:pPr>
            <w:moveFrom w:id="718" w:author="Rui Paredes" w:date="2018-09-15T14:40:00Z">
              <w:del w:id="719" w:author="Rui Paredes" w:date="2018-09-15T22:42:00Z">
                <w:r w:rsidRPr="007B3A76" w:rsidDel="00C80016">
                  <w:rPr>
                    <w:b/>
                    <w:sz w:val="18"/>
                    <w:szCs w:val="18"/>
                    <w:lang w:eastAsia="pt-PT"/>
                  </w:rPr>
                  <w:delText>Auto- Verificação da Resposta</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720"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4401CAE" w14:textId="7B5CA9D2" w:rsidR="006415B8" w:rsidRPr="007B3A76" w:rsidDel="00C80016" w:rsidRDefault="006415B8" w:rsidP="008C0A81">
            <w:pPr>
              <w:spacing w:line="240" w:lineRule="auto"/>
              <w:jc w:val="left"/>
              <w:rPr>
                <w:del w:id="721" w:author="Rui Paredes" w:date="2018-09-15T22:42:00Z"/>
                <w:moveFrom w:id="722" w:author="Rui Paredes" w:date="2018-09-15T14:40:00Z"/>
                <w:sz w:val="18"/>
                <w:szCs w:val="18"/>
                <w:lang w:eastAsia="pt-PT"/>
              </w:rPr>
            </w:pPr>
            <w:moveFrom w:id="723" w:author="Rui Paredes" w:date="2018-09-15T14:40:00Z">
              <w:del w:id="724" w:author="Rui Paredes" w:date="2018-09-15T22:42:00Z">
                <w:r w:rsidRPr="007B3A76" w:rsidDel="00C80016">
                  <w:rPr>
                    <w:b/>
                    <w:bCs/>
                    <w:color w:val="000000"/>
                    <w:sz w:val="18"/>
                    <w:szCs w:val="18"/>
                    <w:lang w:eastAsia="pt-PT"/>
                  </w:rPr>
                  <w:delText>Ataques na Plataforma Web</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725"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A992005" w14:textId="2CEBDC98" w:rsidR="006415B8" w:rsidRPr="007B3A76" w:rsidDel="00C80016" w:rsidRDefault="006415B8" w:rsidP="008C0A81">
            <w:pPr>
              <w:spacing w:line="240" w:lineRule="auto"/>
              <w:jc w:val="left"/>
              <w:rPr>
                <w:del w:id="726" w:author="Rui Paredes" w:date="2018-09-15T22:42:00Z"/>
                <w:moveFrom w:id="727" w:author="Rui Paredes" w:date="2018-09-15T14:40:00Z"/>
                <w:sz w:val="18"/>
                <w:szCs w:val="18"/>
                <w:lang w:eastAsia="pt-PT"/>
              </w:rPr>
            </w:pPr>
            <w:moveFrom w:id="728" w:author="Rui Paredes" w:date="2018-09-15T14:40:00Z">
              <w:del w:id="729" w:author="Rui Paredes" w:date="2018-09-15T22:42:00Z">
                <w:r w:rsidRPr="007B3A76" w:rsidDel="00C80016">
                  <w:rPr>
                    <w:b/>
                    <w:bCs/>
                    <w:color w:val="000000"/>
                    <w:sz w:val="18"/>
                    <w:szCs w:val="18"/>
                    <w:lang w:eastAsia="pt-PT"/>
                  </w:rPr>
                  <w:delText>Propostas de Ataques</w:delText>
                </w:r>
              </w:del>
            </w:moveFrom>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730" w:author="Rui Paredes" w:date="2018-09-15T22:42:00Z">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F6E2D5D" w14:textId="6F7A7E12" w:rsidR="006415B8" w:rsidRPr="007B3A76" w:rsidDel="00C80016" w:rsidRDefault="006415B8" w:rsidP="008C0A81">
            <w:pPr>
              <w:spacing w:line="240" w:lineRule="auto"/>
              <w:jc w:val="left"/>
              <w:rPr>
                <w:del w:id="731" w:author="Rui Paredes" w:date="2018-09-15T22:42:00Z"/>
                <w:moveFrom w:id="732" w:author="Rui Paredes" w:date="2018-09-15T14:40:00Z"/>
                <w:sz w:val="18"/>
                <w:szCs w:val="18"/>
                <w:lang w:eastAsia="pt-PT"/>
              </w:rPr>
            </w:pPr>
            <w:moveFrom w:id="733" w:author="Rui Paredes" w:date="2018-09-15T14:40:00Z">
              <w:del w:id="734" w:author="Rui Paredes" w:date="2018-09-15T22:42:00Z">
                <w:r w:rsidRPr="007B3A76" w:rsidDel="00C80016">
                  <w:rPr>
                    <w:b/>
                    <w:bCs/>
                    <w:color w:val="000000"/>
                    <w:sz w:val="18"/>
                    <w:szCs w:val="18"/>
                    <w:lang w:eastAsia="pt-PT"/>
                  </w:rPr>
                  <w:delText>Vulnerabilidades - Lessons</w:delText>
                </w:r>
              </w:del>
            </w:moveFrom>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735" w:author="Rui Paredes" w:date="2018-09-15T22:42:00Z">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0CF48EA" w14:textId="494363FC" w:rsidR="006415B8" w:rsidRPr="007B3A76" w:rsidDel="00C80016" w:rsidRDefault="006415B8" w:rsidP="008C0A81">
            <w:pPr>
              <w:spacing w:line="240" w:lineRule="auto"/>
              <w:jc w:val="left"/>
              <w:rPr>
                <w:del w:id="736" w:author="Rui Paredes" w:date="2018-09-15T22:42:00Z"/>
                <w:moveFrom w:id="737" w:author="Rui Paredes" w:date="2018-09-15T14:40:00Z"/>
                <w:sz w:val="18"/>
                <w:szCs w:val="18"/>
                <w:lang w:eastAsia="pt-PT"/>
              </w:rPr>
            </w:pPr>
            <w:moveFrom w:id="738" w:author="Rui Paredes" w:date="2018-09-15T14:40:00Z">
              <w:del w:id="739" w:author="Rui Paredes" w:date="2018-09-15T22:42:00Z">
                <w:r w:rsidRPr="007B3A76" w:rsidDel="00C80016">
                  <w:rPr>
                    <w:b/>
                    <w:bCs/>
                    <w:color w:val="000000"/>
                    <w:sz w:val="18"/>
                    <w:szCs w:val="18"/>
                    <w:lang w:eastAsia="pt-PT"/>
                  </w:rPr>
                  <w:delText>Quizzes</w:delText>
                </w:r>
              </w:del>
            </w:moveFrom>
          </w:p>
        </w:tc>
      </w:tr>
      <w:tr w:rsidR="006415B8" w:rsidRPr="007B3A76" w:rsidDel="00C80016" w14:paraId="1BCBFB66" w14:textId="54E47504" w:rsidTr="006415B8">
        <w:trPr>
          <w:trHeight w:val="132"/>
          <w:del w:id="740" w:author="Rui Paredes" w:date="2018-09-15T22:42:00Z"/>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FA5F" w14:textId="2589CC15" w:rsidR="006415B8" w:rsidRPr="007B3A76" w:rsidDel="00C80016" w:rsidRDefault="006415B8" w:rsidP="008C0A81">
            <w:pPr>
              <w:spacing w:line="240" w:lineRule="auto"/>
              <w:jc w:val="left"/>
              <w:rPr>
                <w:del w:id="741" w:author="Rui Paredes" w:date="2018-09-15T22:42:00Z"/>
                <w:moveFrom w:id="742" w:author="Rui Paredes" w:date="2018-09-15T14:40:00Z"/>
                <w:bCs/>
                <w:color w:val="000000"/>
                <w:sz w:val="18"/>
                <w:szCs w:val="18"/>
                <w:lang w:eastAsia="pt-PT"/>
              </w:rPr>
            </w:pPr>
            <w:moveFrom w:id="743" w:author="Rui Paredes" w:date="2018-09-15T14:40:00Z">
              <w:del w:id="744" w:author="Rui Paredes" w:date="2018-09-15T22:42:00Z">
                <w:r w:rsidRPr="007B3A76" w:rsidDel="00C80016">
                  <w:rPr>
                    <w:bCs/>
                    <w:color w:val="000000"/>
                    <w:sz w:val="18"/>
                    <w:szCs w:val="18"/>
                    <w:lang w:eastAsia="pt-PT"/>
                  </w:rPr>
                  <w:delText>Hacking-Lab</w:delText>
                </w:r>
              </w:del>
            </w:moveFrom>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6D445" w14:textId="326712ED" w:rsidR="006415B8" w:rsidRPr="007B3A76" w:rsidDel="00C80016" w:rsidRDefault="006415B8" w:rsidP="008C0A81">
            <w:pPr>
              <w:spacing w:line="240" w:lineRule="auto"/>
              <w:jc w:val="left"/>
              <w:rPr>
                <w:del w:id="745" w:author="Rui Paredes" w:date="2018-09-15T22:42:00Z"/>
                <w:moveFrom w:id="746" w:author="Rui Paredes" w:date="2018-09-15T14:40:00Z"/>
                <w:bCs/>
                <w:color w:val="000000"/>
                <w:sz w:val="18"/>
                <w:szCs w:val="18"/>
                <w:lang w:eastAsia="pt-PT"/>
              </w:rPr>
            </w:pPr>
            <w:moveFrom w:id="747" w:author="Rui Paredes" w:date="2018-09-15T14:40:00Z">
              <w:del w:id="748" w:author="Rui Paredes" w:date="2018-09-15T22:42:00Z">
                <w:r w:rsidRPr="007B3A76" w:rsidDel="00C80016">
                  <w:rPr>
                    <w:bCs/>
                    <w:color w:val="000000"/>
                    <w:sz w:val="18"/>
                    <w:szCs w:val="18"/>
                    <w:lang w:eastAsia="pt-PT"/>
                  </w:rPr>
                  <w:delText>Sim</w:delText>
                </w:r>
              </w:del>
            </w:moveFrom>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A3907" w14:textId="374DEB02" w:rsidR="006415B8" w:rsidRPr="007B3A76" w:rsidDel="00C80016" w:rsidRDefault="006415B8" w:rsidP="008C0A81">
            <w:pPr>
              <w:spacing w:line="240" w:lineRule="auto"/>
              <w:jc w:val="left"/>
              <w:rPr>
                <w:del w:id="749" w:author="Rui Paredes" w:date="2018-09-15T22:42:00Z"/>
                <w:moveFrom w:id="750" w:author="Rui Paredes" w:date="2018-09-15T14:40:00Z"/>
                <w:bCs/>
                <w:color w:val="000000"/>
                <w:sz w:val="18"/>
                <w:szCs w:val="18"/>
                <w:lang w:eastAsia="pt-PT"/>
              </w:rPr>
            </w:pPr>
            <w:moveFrom w:id="751" w:author="Rui Paredes" w:date="2018-09-15T14:40:00Z">
              <w:del w:id="752" w:author="Rui Paredes" w:date="2018-09-15T22:42:00Z">
                <w:r w:rsidRPr="007B3A76" w:rsidDel="00C80016">
                  <w:rPr>
                    <w:bCs/>
                    <w:color w:val="000000"/>
                    <w:sz w:val="18"/>
                    <w:szCs w:val="18"/>
                    <w:lang w:eastAsia="pt-PT"/>
                  </w:rPr>
                  <w:delText>Não</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A92D8" w14:textId="433D8E8F" w:rsidR="006415B8" w:rsidRPr="007B3A76" w:rsidDel="00C80016" w:rsidRDefault="006415B8" w:rsidP="008C0A81">
            <w:pPr>
              <w:spacing w:line="240" w:lineRule="auto"/>
              <w:jc w:val="left"/>
              <w:rPr>
                <w:del w:id="753" w:author="Rui Paredes" w:date="2018-09-15T22:42:00Z"/>
                <w:moveFrom w:id="754" w:author="Rui Paredes" w:date="2018-09-15T14:40:00Z"/>
                <w:sz w:val="18"/>
                <w:szCs w:val="18"/>
                <w:lang w:eastAsia="pt-PT"/>
              </w:rPr>
            </w:pPr>
            <w:moveFrom w:id="755" w:author="Rui Paredes" w:date="2018-09-15T14:40:00Z">
              <w:del w:id="756" w:author="Rui Paredes" w:date="2018-09-15T22:42:00Z">
                <w:r w:rsidRPr="007B3A76" w:rsidDel="00C80016">
                  <w:rPr>
                    <w:sz w:val="18"/>
                    <w:szCs w:val="18"/>
                    <w:lang w:eastAsia="pt-PT"/>
                  </w:rPr>
                  <w:delText>Não</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01F05" w14:textId="2B92CDD5" w:rsidR="006415B8" w:rsidRPr="007B3A76" w:rsidDel="00C80016" w:rsidRDefault="006415B8" w:rsidP="008C0A81">
            <w:pPr>
              <w:spacing w:line="240" w:lineRule="auto"/>
              <w:jc w:val="left"/>
              <w:rPr>
                <w:del w:id="757" w:author="Rui Paredes" w:date="2018-09-15T22:42:00Z"/>
                <w:moveFrom w:id="758" w:author="Rui Paredes" w:date="2018-09-15T14:40:00Z"/>
                <w:bCs/>
                <w:color w:val="000000"/>
                <w:sz w:val="18"/>
                <w:szCs w:val="18"/>
                <w:lang w:eastAsia="pt-PT"/>
              </w:rPr>
            </w:pPr>
            <w:moveFrom w:id="759" w:author="Rui Paredes" w:date="2018-09-15T14:40:00Z">
              <w:del w:id="760" w:author="Rui Paredes" w:date="2018-09-15T22:42:00Z">
                <w:r w:rsidRPr="007B3A76" w:rsidDel="00C80016">
                  <w:rPr>
                    <w:bCs/>
                    <w:color w:val="000000"/>
                    <w:sz w:val="18"/>
                    <w:szCs w:val="18"/>
                    <w:lang w:eastAsia="pt-PT"/>
                  </w:rPr>
                  <w:delText>Não</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2BF48" w14:textId="39EF1B9A" w:rsidR="006415B8" w:rsidRPr="007B3A76" w:rsidDel="00C80016" w:rsidRDefault="006415B8" w:rsidP="008C0A81">
            <w:pPr>
              <w:spacing w:line="240" w:lineRule="auto"/>
              <w:jc w:val="left"/>
              <w:rPr>
                <w:del w:id="761" w:author="Rui Paredes" w:date="2018-09-15T22:42:00Z"/>
                <w:moveFrom w:id="762" w:author="Rui Paredes" w:date="2018-09-15T14:40:00Z"/>
                <w:bCs/>
                <w:color w:val="000000"/>
                <w:sz w:val="18"/>
                <w:szCs w:val="18"/>
                <w:lang w:eastAsia="pt-PT"/>
              </w:rPr>
            </w:pPr>
            <w:moveFrom w:id="763" w:author="Rui Paredes" w:date="2018-09-15T14:40:00Z">
              <w:del w:id="764" w:author="Rui Paredes" w:date="2018-09-15T22:42:00Z">
                <w:r w:rsidRPr="007B3A76" w:rsidDel="00C80016">
                  <w:rPr>
                    <w:bCs/>
                    <w:color w:val="000000"/>
                    <w:sz w:val="18"/>
                    <w:szCs w:val="18"/>
                    <w:lang w:eastAsia="pt-PT"/>
                  </w:rPr>
                  <w:delText>Não</w:delText>
                </w:r>
              </w:del>
            </w:moveFrom>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11D67" w14:textId="2502B7C4" w:rsidR="006415B8" w:rsidRPr="007B3A76" w:rsidDel="00C80016" w:rsidRDefault="006415B8" w:rsidP="008C0A81">
            <w:pPr>
              <w:spacing w:line="240" w:lineRule="auto"/>
              <w:jc w:val="left"/>
              <w:rPr>
                <w:del w:id="765" w:author="Rui Paredes" w:date="2018-09-15T22:42:00Z"/>
                <w:moveFrom w:id="766" w:author="Rui Paredes" w:date="2018-09-15T14:40:00Z"/>
                <w:bCs/>
                <w:color w:val="000000"/>
                <w:sz w:val="18"/>
                <w:szCs w:val="18"/>
                <w:lang w:eastAsia="pt-PT"/>
              </w:rPr>
            </w:pPr>
            <w:moveFrom w:id="767" w:author="Rui Paredes" w:date="2018-09-15T14:40:00Z">
              <w:del w:id="768" w:author="Rui Paredes" w:date="2018-09-15T22:42:00Z">
                <w:r w:rsidRPr="007B3A76" w:rsidDel="00C80016">
                  <w:rPr>
                    <w:bCs/>
                    <w:color w:val="000000"/>
                    <w:sz w:val="18"/>
                    <w:szCs w:val="18"/>
                    <w:lang w:eastAsia="pt-PT"/>
                  </w:rPr>
                  <w:delText>Não</w:delText>
                </w:r>
              </w:del>
            </w:moveFrom>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1AFA4" w14:textId="7450A55A" w:rsidR="006415B8" w:rsidRPr="007B3A76" w:rsidDel="00C80016" w:rsidRDefault="006415B8" w:rsidP="008C0A81">
            <w:pPr>
              <w:spacing w:line="240" w:lineRule="auto"/>
              <w:jc w:val="left"/>
              <w:rPr>
                <w:del w:id="769" w:author="Rui Paredes" w:date="2018-09-15T22:42:00Z"/>
                <w:moveFrom w:id="770" w:author="Rui Paredes" w:date="2018-09-15T14:40:00Z"/>
                <w:bCs/>
                <w:color w:val="000000"/>
                <w:sz w:val="18"/>
                <w:szCs w:val="18"/>
                <w:lang w:eastAsia="pt-PT"/>
              </w:rPr>
            </w:pPr>
            <w:moveFrom w:id="771" w:author="Rui Paredes" w:date="2018-09-15T14:40:00Z">
              <w:del w:id="772" w:author="Rui Paredes" w:date="2018-09-15T22:42:00Z">
                <w:r w:rsidRPr="007B3A76" w:rsidDel="00C80016">
                  <w:rPr>
                    <w:bCs/>
                    <w:color w:val="000000"/>
                    <w:sz w:val="18"/>
                    <w:szCs w:val="18"/>
                    <w:lang w:eastAsia="pt-PT"/>
                  </w:rPr>
                  <w:delText>Não</w:delText>
                </w:r>
              </w:del>
            </w:moveFrom>
          </w:p>
        </w:tc>
      </w:tr>
      <w:tr w:rsidR="006415B8" w:rsidRPr="007B3A76" w:rsidDel="00C80016" w14:paraId="1FC25D95" w14:textId="1D953ABE" w:rsidTr="006415B8">
        <w:trPr>
          <w:trHeight w:val="132"/>
          <w:del w:id="773" w:author="Rui Paredes" w:date="2018-09-15T22:42:00Z"/>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84334" w14:textId="5B69F617" w:rsidR="006415B8" w:rsidRPr="007B3A76" w:rsidDel="00C80016" w:rsidRDefault="006415B8" w:rsidP="008C0A81">
            <w:pPr>
              <w:spacing w:line="240" w:lineRule="auto"/>
              <w:jc w:val="left"/>
              <w:rPr>
                <w:del w:id="774" w:author="Rui Paredes" w:date="2018-09-15T22:42:00Z"/>
                <w:moveFrom w:id="775" w:author="Rui Paredes" w:date="2018-09-15T14:40:00Z"/>
                <w:bCs/>
                <w:color w:val="000000"/>
                <w:sz w:val="18"/>
                <w:szCs w:val="18"/>
                <w:lang w:eastAsia="pt-PT"/>
              </w:rPr>
            </w:pPr>
            <w:moveFrom w:id="776" w:author="Rui Paredes" w:date="2018-09-15T14:40:00Z">
              <w:del w:id="777" w:author="Rui Paredes" w:date="2018-09-15T22:42:00Z">
                <w:r w:rsidRPr="007B3A76" w:rsidDel="00C80016">
                  <w:rPr>
                    <w:bCs/>
                    <w:color w:val="000000"/>
                    <w:sz w:val="18"/>
                    <w:szCs w:val="18"/>
                    <w:lang w:eastAsia="pt-PT"/>
                  </w:rPr>
                  <w:delText>CTF365</w:delText>
                </w:r>
              </w:del>
            </w:moveFrom>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72936" w14:textId="0B12AFD1" w:rsidR="006415B8" w:rsidRPr="007B3A76" w:rsidDel="00C80016" w:rsidRDefault="006415B8" w:rsidP="008C0A81">
            <w:pPr>
              <w:spacing w:line="240" w:lineRule="auto"/>
              <w:jc w:val="left"/>
              <w:rPr>
                <w:del w:id="778" w:author="Rui Paredes" w:date="2018-09-15T22:42:00Z"/>
                <w:moveFrom w:id="779" w:author="Rui Paredes" w:date="2018-09-15T14:40:00Z"/>
                <w:bCs/>
                <w:color w:val="000000"/>
                <w:sz w:val="18"/>
                <w:szCs w:val="18"/>
                <w:lang w:eastAsia="pt-PT"/>
              </w:rPr>
            </w:pPr>
            <w:moveFrom w:id="780" w:author="Rui Paredes" w:date="2018-09-15T14:40:00Z">
              <w:del w:id="781" w:author="Rui Paredes" w:date="2018-09-15T22:42:00Z">
                <w:r w:rsidRPr="007B3A76" w:rsidDel="00C80016">
                  <w:rPr>
                    <w:bCs/>
                    <w:color w:val="000000"/>
                    <w:sz w:val="18"/>
                    <w:szCs w:val="18"/>
                    <w:lang w:eastAsia="pt-PT"/>
                  </w:rPr>
                  <w:delText>Sim</w:delText>
                </w:r>
              </w:del>
            </w:moveFrom>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4D841" w14:textId="66EFA822" w:rsidR="006415B8" w:rsidRPr="007B3A76" w:rsidDel="00C80016" w:rsidRDefault="006415B8" w:rsidP="008C0A81">
            <w:pPr>
              <w:spacing w:line="240" w:lineRule="auto"/>
              <w:jc w:val="left"/>
              <w:rPr>
                <w:del w:id="782" w:author="Rui Paredes" w:date="2018-09-15T22:42:00Z"/>
                <w:moveFrom w:id="783" w:author="Rui Paredes" w:date="2018-09-15T14:40:00Z"/>
                <w:bCs/>
                <w:color w:val="000000"/>
                <w:sz w:val="18"/>
                <w:szCs w:val="18"/>
                <w:lang w:eastAsia="pt-PT"/>
              </w:rPr>
            </w:pPr>
            <w:moveFrom w:id="784" w:author="Rui Paredes" w:date="2018-09-15T14:40:00Z">
              <w:del w:id="785" w:author="Rui Paredes" w:date="2018-09-15T22:42:00Z">
                <w:r w:rsidRPr="007B3A76" w:rsidDel="00C80016">
                  <w:rPr>
                    <w:bCs/>
                    <w:color w:val="000000"/>
                    <w:sz w:val="18"/>
                    <w:szCs w:val="18"/>
                    <w:lang w:eastAsia="pt-PT"/>
                  </w:rPr>
                  <w:delText>Não</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91512" w14:textId="13121DEF" w:rsidR="006415B8" w:rsidRPr="007B3A76" w:rsidDel="00C80016" w:rsidRDefault="006415B8" w:rsidP="008C0A81">
            <w:pPr>
              <w:spacing w:line="240" w:lineRule="auto"/>
              <w:jc w:val="left"/>
              <w:rPr>
                <w:del w:id="786" w:author="Rui Paredes" w:date="2018-09-15T22:42:00Z"/>
                <w:moveFrom w:id="787" w:author="Rui Paredes" w:date="2018-09-15T14:40:00Z"/>
                <w:sz w:val="18"/>
                <w:szCs w:val="18"/>
                <w:lang w:eastAsia="pt-PT"/>
              </w:rPr>
            </w:pPr>
            <w:moveFrom w:id="788" w:author="Rui Paredes" w:date="2018-09-15T14:40:00Z">
              <w:del w:id="789" w:author="Rui Paredes" w:date="2018-09-15T22:42:00Z">
                <w:r w:rsidRPr="007B3A76" w:rsidDel="00C80016">
                  <w:rPr>
                    <w:sz w:val="18"/>
                    <w:szCs w:val="18"/>
                    <w:lang w:eastAsia="pt-PT"/>
                  </w:rPr>
                  <w:delText>Não</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A3D1D" w14:textId="39131DC9" w:rsidR="006415B8" w:rsidRPr="007B3A76" w:rsidDel="00C80016" w:rsidRDefault="006415B8" w:rsidP="008C0A81">
            <w:pPr>
              <w:spacing w:line="240" w:lineRule="auto"/>
              <w:jc w:val="left"/>
              <w:rPr>
                <w:del w:id="790" w:author="Rui Paredes" w:date="2018-09-15T22:42:00Z"/>
                <w:moveFrom w:id="791" w:author="Rui Paredes" w:date="2018-09-15T14:40:00Z"/>
                <w:bCs/>
                <w:color w:val="000000"/>
                <w:sz w:val="18"/>
                <w:szCs w:val="18"/>
                <w:lang w:eastAsia="pt-PT"/>
              </w:rPr>
            </w:pPr>
            <w:moveFrom w:id="792" w:author="Rui Paredes" w:date="2018-09-15T14:40:00Z">
              <w:del w:id="793" w:author="Rui Paredes" w:date="2018-09-15T22:42:00Z">
                <w:r w:rsidRPr="007B3A76" w:rsidDel="00C80016">
                  <w:rPr>
                    <w:bCs/>
                    <w:color w:val="000000"/>
                    <w:sz w:val="18"/>
                    <w:szCs w:val="18"/>
                    <w:lang w:eastAsia="pt-PT"/>
                  </w:rPr>
                  <w:delText>Sim</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758D3" w14:textId="2D6A7832" w:rsidR="006415B8" w:rsidRPr="007B3A76" w:rsidDel="00C80016" w:rsidRDefault="006415B8" w:rsidP="008C0A81">
            <w:pPr>
              <w:spacing w:line="240" w:lineRule="auto"/>
              <w:jc w:val="left"/>
              <w:rPr>
                <w:del w:id="794" w:author="Rui Paredes" w:date="2018-09-15T22:42:00Z"/>
                <w:moveFrom w:id="795" w:author="Rui Paredes" w:date="2018-09-15T14:40:00Z"/>
                <w:bCs/>
                <w:color w:val="000000"/>
                <w:sz w:val="18"/>
                <w:szCs w:val="18"/>
                <w:lang w:eastAsia="pt-PT"/>
              </w:rPr>
            </w:pPr>
            <w:moveFrom w:id="796" w:author="Rui Paredes" w:date="2018-09-15T14:40:00Z">
              <w:del w:id="797" w:author="Rui Paredes" w:date="2018-09-15T22:42:00Z">
                <w:r w:rsidRPr="007B3A76" w:rsidDel="00C80016">
                  <w:rPr>
                    <w:bCs/>
                    <w:color w:val="000000"/>
                    <w:sz w:val="18"/>
                    <w:szCs w:val="18"/>
                    <w:lang w:eastAsia="pt-PT"/>
                  </w:rPr>
                  <w:delText>Não</w:delText>
                </w:r>
              </w:del>
            </w:moveFrom>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787F1" w14:textId="6891D746" w:rsidR="006415B8" w:rsidRPr="007B3A76" w:rsidDel="00C80016" w:rsidRDefault="006415B8" w:rsidP="008C0A81">
            <w:pPr>
              <w:spacing w:line="240" w:lineRule="auto"/>
              <w:jc w:val="left"/>
              <w:rPr>
                <w:del w:id="798" w:author="Rui Paredes" w:date="2018-09-15T22:42:00Z"/>
                <w:moveFrom w:id="799" w:author="Rui Paredes" w:date="2018-09-15T14:40:00Z"/>
                <w:bCs/>
                <w:color w:val="000000"/>
                <w:sz w:val="18"/>
                <w:szCs w:val="18"/>
                <w:lang w:eastAsia="pt-PT"/>
              </w:rPr>
            </w:pPr>
            <w:moveFrom w:id="800" w:author="Rui Paredes" w:date="2018-09-15T14:40:00Z">
              <w:del w:id="801" w:author="Rui Paredes" w:date="2018-09-15T22:42:00Z">
                <w:r w:rsidRPr="007B3A76" w:rsidDel="00C80016">
                  <w:rPr>
                    <w:bCs/>
                    <w:color w:val="000000"/>
                    <w:sz w:val="18"/>
                    <w:szCs w:val="18"/>
                    <w:lang w:eastAsia="pt-PT"/>
                  </w:rPr>
                  <w:delText>Não</w:delText>
                </w:r>
              </w:del>
            </w:moveFrom>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71AF7" w14:textId="3DFC92B7" w:rsidR="006415B8" w:rsidRPr="007B3A76" w:rsidDel="00C80016" w:rsidRDefault="006415B8" w:rsidP="008C0A81">
            <w:pPr>
              <w:spacing w:line="240" w:lineRule="auto"/>
              <w:jc w:val="left"/>
              <w:rPr>
                <w:del w:id="802" w:author="Rui Paredes" w:date="2018-09-15T22:42:00Z"/>
                <w:moveFrom w:id="803" w:author="Rui Paredes" w:date="2018-09-15T14:40:00Z"/>
                <w:bCs/>
                <w:color w:val="000000"/>
                <w:sz w:val="18"/>
                <w:szCs w:val="18"/>
                <w:lang w:eastAsia="pt-PT"/>
              </w:rPr>
            </w:pPr>
            <w:moveFrom w:id="804" w:author="Rui Paredes" w:date="2018-09-15T14:40:00Z">
              <w:del w:id="805" w:author="Rui Paredes" w:date="2018-09-15T22:42:00Z">
                <w:r w:rsidRPr="007B3A76" w:rsidDel="00C80016">
                  <w:rPr>
                    <w:bCs/>
                    <w:color w:val="000000"/>
                    <w:sz w:val="18"/>
                    <w:szCs w:val="18"/>
                    <w:lang w:eastAsia="pt-PT"/>
                  </w:rPr>
                  <w:delText>Não</w:delText>
                </w:r>
              </w:del>
            </w:moveFrom>
          </w:p>
        </w:tc>
      </w:tr>
      <w:tr w:rsidR="006415B8" w:rsidRPr="007B3A76" w:rsidDel="00C80016" w14:paraId="2C4A5B71" w14:textId="2895307C" w:rsidTr="00C80016">
        <w:trPr>
          <w:del w:id="806" w:author="Rui Paredes" w:date="2018-09-15T22:42:00Z"/>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07" w:author="Rui Paredes" w:date="2018-09-15T22:42: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E8CED86" w14:textId="00FB50B6" w:rsidR="006415B8" w:rsidRPr="007B3A76" w:rsidDel="00C80016" w:rsidRDefault="006415B8" w:rsidP="008C0A81">
            <w:pPr>
              <w:spacing w:line="240" w:lineRule="auto"/>
              <w:jc w:val="left"/>
              <w:rPr>
                <w:del w:id="808" w:author="Rui Paredes" w:date="2018-09-15T22:42:00Z"/>
                <w:moveFrom w:id="809" w:author="Rui Paredes" w:date="2018-09-15T14:40:00Z"/>
                <w:sz w:val="18"/>
                <w:szCs w:val="18"/>
                <w:lang w:eastAsia="pt-PT"/>
              </w:rPr>
            </w:pPr>
            <w:moveFrom w:id="810" w:author="Rui Paredes" w:date="2018-09-15T14:40:00Z">
              <w:del w:id="811" w:author="Rui Paredes" w:date="2018-09-15T22:42:00Z">
                <w:r w:rsidRPr="007B3A76" w:rsidDel="00C80016">
                  <w:rPr>
                    <w:color w:val="000000"/>
                    <w:sz w:val="18"/>
                    <w:szCs w:val="18"/>
                    <w:lang w:eastAsia="pt-PT"/>
                  </w:rPr>
                  <w:delText>Reversing.kr</w:delText>
                </w:r>
              </w:del>
            </w:moveFrom>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12" w:author="Rui Paredes" w:date="2018-09-15T22:42:00Z">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F812A0F" w14:textId="445406BF" w:rsidR="006415B8" w:rsidRPr="007B3A76" w:rsidDel="00C80016" w:rsidRDefault="006415B8" w:rsidP="008C0A81">
            <w:pPr>
              <w:spacing w:line="240" w:lineRule="auto"/>
              <w:jc w:val="left"/>
              <w:rPr>
                <w:del w:id="813" w:author="Rui Paredes" w:date="2018-09-15T22:42:00Z"/>
                <w:moveFrom w:id="814" w:author="Rui Paredes" w:date="2018-09-15T14:40:00Z"/>
                <w:sz w:val="18"/>
                <w:szCs w:val="18"/>
                <w:lang w:eastAsia="pt-PT"/>
              </w:rPr>
            </w:pPr>
            <w:moveFrom w:id="815" w:author="Rui Paredes" w:date="2018-09-15T14:40:00Z">
              <w:del w:id="816" w:author="Rui Paredes" w:date="2018-09-15T22:42:00Z">
                <w:r w:rsidRPr="007B3A76" w:rsidDel="00C80016">
                  <w:rPr>
                    <w:color w:val="000000"/>
                    <w:sz w:val="18"/>
                    <w:szCs w:val="18"/>
                    <w:lang w:eastAsia="pt-PT"/>
                  </w:rPr>
                  <w:delText>Sim</w:delText>
                </w:r>
              </w:del>
            </w:moveFrom>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17" w:author="Rui Paredes" w:date="2018-09-15T22:42:00Z">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9376F5F" w14:textId="6693A2CE" w:rsidR="006415B8" w:rsidRPr="007B3A76" w:rsidDel="00C80016" w:rsidRDefault="006415B8" w:rsidP="008C0A81">
            <w:pPr>
              <w:spacing w:line="240" w:lineRule="auto"/>
              <w:jc w:val="left"/>
              <w:rPr>
                <w:del w:id="818" w:author="Rui Paredes" w:date="2018-09-15T22:42:00Z"/>
                <w:moveFrom w:id="819" w:author="Rui Paredes" w:date="2018-09-15T14:40:00Z"/>
                <w:sz w:val="18"/>
                <w:szCs w:val="18"/>
                <w:lang w:eastAsia="pt-PT"/>
              </w:rPr>
            </w:pPr>
            <w:moveFrom w:id="820" w:author="Rui Paredes" w:date="2018-09-15T14:40:00Z">
              <w:del w:id="821" w:author="Rui Paredes" w:date="2018-09-15T22:42:00Z">
                <w:r w:rsidRPr="007B3A76" w:rsidDel="00C80016">
                  <w:rPr>
                    <w:color w:val="000000"/>
                    <w:sz w:val="18"/>
                    <w:szCs w:val="18"/>
                    <w:lang w:eastAsia="pt-PT"/>
                  </w:rPr>
                  <w:delText>Sim</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22"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EB854F7" w14:textId="48D9A0D6" w:rsidR="006415B8" w:rsidRPr="007B3A76" w:rsidDel="00C80016" w:rsidRDefault="006415B8" w:rsidP="008C0A81">
            <w:pPr>
              <w:spacing w:line="240" w:lineRule="auto"/>
              <w:jc w:val="left"/>
              <w:rPr>
                <w:del w:id="823" w:author="Rui Paredes" w:date="2018-09-15T22:42:00Z"/>
                <w:moveFrom w:id="824" w:author="Rui Paredes" w:date="2018-09-15T14:40:00Z"/>
                <w:sz w:val="18"/>
                <w:szCs w:val="18"/>
                <w:lang w:eastAsia="pt-PT"/>
              </w:rPr>
            </w:pPr>
            <w:moveFrom w:id="825" w:author="Rui Paredes" w:date="2018-09-15T14:40:00Z">
              <w:del w:id="826" w:author="Rui Paredes" w:date="2018-09-15T22:42:00Z">
                <w:r w:rsidRPr="007B3A76" w:rsidDel="00C80016">
                  <w:rPr>
                    <w:color w:val="000000"/>
                    <w:sz w:val="18"/>
                    <w:szCs w:val="18"/>
                    <w:lang w:eastAsia="pt-PT"/>
                  </w:rPr>
                  <w:delText>Sim</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27"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00A0968C" w14:textId="5FFC1013" w:rsidR="006415B8" w:rsidRPr="007B3A76" w:rsidDel="00C80016" w:rsidRDefault="006415B8" w:rsidP="008C0A81">
            <w:pPr>
              <w:spacing w:line="240" w:lineRule="auto"/>
              <w:jc w:val="left"/>
              <w:rPr>
                <w:del w:id="828" w:author="Rui Paredes" w:date="2018-09-15T22:42:00Z"/>
                <w:moveFrom w:id="829" w:author="Rui Paredes" w:date="2018-09-15T14:40:00Z"/>
                <w:sz w:val="18"/>
                <w:szCs w:val="18"/>
                <w:lang w:eastAsia="pt-PT"/>
              </w:rPr>
            </w:pPr>
            <w:moveFrom w:id="830" w:author="Rui Paredes" w:date="2018-09-15T14:40:00Z">
              <w:del w:id="831" w:author="Rui Paredes" w:date="2018-09-15T22:42:00Z">
                <w:r w:rsidRPr="007B3A76" w:rsidDel="00C80016">
                  <w:rPr>
                    <w:color w:val="000000"/>
                    <w:sz w:val="18"/>
                    <w:szCs w:val="18"/>
                    <w:lang w:eastAsia="pt-PT"/>
                  </w:rPr>
                  <w:delText>Não</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32"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2BBC346E" w14:textId="64019D0A" w:rsidR="006415B8" w:rsidRPr="007B3A76" w:rsidDel="00C80016" w:rsidRDefault="006415B8" w:rsidP="008C0A81">
            <w:pPr>
              <w:spacing w:line="240" w:lineRule="auto"/>
              <w:jc w:val="left"/>
              <w:rPr>
                <w:del w:id="833" w:author="Rui Paredes" w:date="2018-09-15T22:42:00Z"/>
                <w:moveFrom w:id="834" w:author="Rui Paredes" w:date="2018-09-15T14:40:00Z"/>
                <w:sz w:val="18"/>
                <w:szCs w:val="18"/>
                <w:lang w:eastAsia="pt-PT"/>
              </w:rPr>
            </w:pPr>
            <w:moveFrom w:id="835" w:author="Rui Paredes" w:date="2018-09-15T14:40:00Z">
              <w:del w:id="836" w:author="Rui Paredes" w:date="2018-09-15T22:42:00Z">
                <w:r w:rsidRPr="007B3A76" w:rsidDel="00C80016">
                  <w:rPr>
                    <w:color w:val="000000"/>
                    <w:sz w:val="18"/>
                    <w:szCs w:val="18"/>
                    <w:lang w:eastAsia="pt-PT"/>
                  </w:rPr>
                  <w:delText>Não</w:delText>
                </w:r>
              </w:del>
            </w:moveFrom>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37" w:author="Rui Paredes" w:date="2018-09-15T22:42:00Z">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6E3422F2" w14:textId="2CF2774E" w:rsidR="006415B8" w:rsidRPr="007B3A76" w:rsidDel="00C80016" w:rsidRDefault="006415B8" w:rsidP="008C0A81">
            <w:pPr>
              <w:spacing w:line="240" w:lineRule="auto"/>
              <w:jc w:val="left"/>
              <w:rPr>
                <w:del w:id="838" w:author="Rui Paredes" w:date="2018-09-15T22:42:00Z"/>
                <w:moveFrom w:id="839" w:author="Rui Paredes" w:date="2018-09-15T14:40:00Z"/>
                <w:sz w:val="18"/>
                <w:szCs w:val="18"/>
                <w:lang w:eastAsia="pt-PT"/>
              </w:rPr>
            </w:pPr>
            <w:moveFrom w:id="840" w:author="Rui Paredes" w:date="2018-09-15T14:40:00Z">
              <w:del w:id="841" w:author="Rui Paredes" w:date="2018-09-15T22:42:00Z">
                <w:r w:rsidRPr="007B3A76" w:rsidDel="00C80016">
                  <w:rPr>
                    <w:color w:val="000000"/>
                    <w:sz w:val="18"/>
                    <w:szCs w:val="18"/>
                    <w:lang w:eastAsia="pt-PT"/>
                  </w:rPr>
                  <w:delText>Não</w:delText>
                </w:r>
              </w:del>
            </w:moveFrom>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42" w:author="Rui Paredes" w:date="2018-09-15T22:42:00Z">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612D9217" w14:textId="6CD7A9AD" w:rsidR="006415B8" w:rsidRPr="007B3A76" w:rsidDel="00C80016" w:rsidRDefault="006415B8" w:rsidP="008C0A81">
            <w:pPr>
              <w:spacing w:line="240" w:lineRule="auto"/>
              <w:jc w:val="left"/>
              <w:rPr>
                <w:del w:id="843" w:author="Rui Paredes" w:date="2018-09-15T22:42:00Z"/>
                <w:moveFrom w:id="844" w:author="Rui Paredes" w:date="2018-09-15T14:40:00Z"/>
                <w:sz w:val="18"/>
                <w:szCs w:val="18"/>
                <w:lang w:eastAsia="pt-PT"/>
              </w:rPr>
            </w:pPr>
            <w:moveFrom w:id="845" w:author="Rui Paredes" w:date="2018-09-15T14:40:00Z">
              <w:del w:id="846" w:author="Rui Paredes" w:date="2018-09-15T22:42:00Z">
                <w:r w:rsidRPr="007B3A76" w:rsidDel="00C80016">
                  <w:rPr>
                    <w:color w:val="000000"/>
                    <w:sz w:val="18"/>
                    <w:szCs w:val="18"/>
                    <w:lang w:eastAsia="pt-PT"/>
                  </w:rPr>
                  <w:delText>Não</w:delText>
                </w:r>
              </w:del>
            </w:moveFrom>
          </w:p>
        </w:tc>
      </w:tr>
      <w:tr w:rsidR="006415B8" w:rsidRPr="007B3A76" w:rsidDel="00C80016" w14:paraId="4C248A2E" w14:textId="3354F10E" w:rsidTr="00C80016">
        <w:trPr>
          <w:del w:id="847" w:author="Rui Paredes" w:date="2018-09-15T22:42:00Z"/>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48" w:author="Rui Paredes" w:date="2018-09-15T22:42: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BA2C4C9" w14:textId="7E71C867" w:rsidR="006415B8" w:rsidRPr="007B3A76" w:rsidDel="00C80016" w:rsidRDefault="006415B8" w:rsidP="008C0A81">
            <w:pPr>
              <w:spacing w:line="240" w:lineRule="auto"/>
              <w:jc w:val="left"/>
              <w:rPr>
                <w:del w:id="849" w:author="Rui Paredes" w:date="2018-09-15T22:42:00Z"/>
                <w:moveFrom w:id="850" w:author="Rui Paredes" w:date="2018-09-15T14:40:00Z"/>
                <w:sz w:val="18"/>
                <w:szCs w:val="18"/>
                <w:lang w:eastAsia="pt-PT"/>
              </w:rPr>
            </w:pPr>
            <w:moveFrom w:id="851" w:author="Rui Paredes" w:date="2018-09-15T14:40:00Z">
              <w:del w:id="852" w:author="Rui Paredes" w:date="2018-09-15T22:42:00Z">
                <w:r w:rsidRPr="007B3A76" w:rsidDel="00C80016">
                  <w:rPr>
                    <w:color w:val="000000"/>
                    <w:sz w:val="18"/>
                    <w:szCs w:val="18"/>
                    <w:lang w:eastAsia="pt-PT"/>
                  </w:rPr>
                  <w:delText>RingZeroTeam</w:delText>
                </w:r>
              </w:del>
            </w:moveFrom>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53" w:author="Rui Paredes" w:date="2018-09-15T22:42:00Z">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6E64187A" w14:textId="6E2222EF" w:rsidR="006415B8" w:rsidRPr="007B3A76" w:rsidDel="00C80016" w:rsidRDefault="006415B8" w:rsidP="008C0A81">
            <w:pPr>
              <w:spacing w:line="240" w:lineRule="auto"/>
              <w:jc w:val="left"/>
              <w:rPr>
                <w:del w:id="854" w:author="Rui Paredes" w:date="2018-09-15T22:42:00Z"/>
                <w:moveFrom w:id="855" w:author="Rui Paredes" w:date="2018-09-15T14:40:00Z"/>
                <w:sz w:val="18"/>
                <w:szCs w:val="18"/>
                <w:lang w:eastAsia="pt-PT"/>
              </w:rPr>
            </w:pPr>
            <w:moveFrom w:id="856" w:author="Rui Paredes" w:date="2018-09-15T14:40:00Z">
              <w:del w:id="857" w:author="Rui Paredes" w:date="2018-09-15T22:42:00Z">
                <w:r w:rsidRPr="007B3A76" w:rsidDel="00C80016">
                  <w:rPr>
                    <w:color w:val="000000"/>
                    <w:sz w:val="18"/>
                    <w:szCs w:val="18"/>
                    <w:lang w:eastAsia="pt-PT"/>
                  </w:rPr>
                  <w:delText>Sim</w:delText>
                </w:r>
              </w:del>
            </w:moveFrom>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58" w:author="Rui Paredes" w:date="2018-09-15T22:42:00Z">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10BE8C6" w14:textId="2EA30D0E" w:rsidR="006415B8" w:rsidRPr="007B3A76" w:rsidDel="00C80016" w:rsidRDefault="006415B8" w:rsidP="008C0A81">
            <w:pPr>
              <w:spacing w:line="240" w:lineRule="auto"/>
              <w:jc w:val="left"/>
              <w:rPr>
                <w:del w:id="859" w:author="Rui Paredes" w:date="2018-09-15T22:42:00Z"/>
                <w:moveFrom w:id="860" w:author="Rui Paredes" w:date="2018-09-15T14:40:00Z"/>
                <w:sz w:val="18"/>
                <w:szCs w:val="18"/>
                <w:lang w:eastAsia="pt-PT"/>
              </w:rPr>
            </w:pPr>
            <w:moveFrom w:id="861" w:author="Rui Paredes" w:date="2018-09-15T14:40:00Z">
              <w:del w:id="862" w:author="Rui Paredes" w:date="2018-09-15T22:42:00Z">
                <w:r w:rsidRPr="007B3A76" w:rsidDel="00C80016">
                  <w:rPr>
                    <w:color w:val="000000"/>
                    <w:sz w:val="18"/>
                    <w:szCs w:val="18"/>
                    <w:lang w:eastAsia="pt-PT"/>
                  </w:rPr>
                  <w:delText>Sim</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63"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0EDAF80" w14:textId="4038B105" w:rsidR="006415B8" w:rsidRPr="007B3A76" w:rsidDel="00C80016" w:rsidRDefault="006415B8" w:rsidP="008C0A81">
            <w:pPr>
              <w:spacing w:line="240" w:lineRule="auto"/>
              <w:jc w:val="left"/>
              <w:rPr>
                <w:del w:id="864" w:author="Rui Paredes" w:date="2018-09-15T22:42:00Z"/>
                <w:moveFrom w:id="865" w:author="Rui Paredes" w:date="2018-09-15T14:40:00Z"/>
                <w:sz w:val="18"/>
                <w:szCs w:val="18"/>
                <w:lang w:eastAsia="pt-PT"/>
              </w:rPr>
            </w:pPr>
            <w:moveFrom w:id="866" w:author="Rui Paredes" w:date="2018-09-15T14:40:00Z">
              <w:del w:id="867" w:author="Rui Paredes" w:date="2018-09-15T22:42:00Z">
                <w:r w:rsidRPr="007B3A76" w:rsidDel="00C80016">
                  <w:rPr>
                    <w:color w:val="000000"/>
                    <w:sz w:val="18"/>
                    <w:szCs w:val="18"/>
                    <w:lang w:eastAsia="pt-PT"/>
                  </w:rPr>
                  <w:delText>Sim</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68"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0972847D" w14:textId="59EBEBF9" w:rsidR="006415B8" w:rsidRPr="007B3A76" w:rsidDel="00C80016" w:rsidRDefault="006415B8" w:rsidP="008C0A81">
            <w:pPr>
              <w:spacing w:line="240" w:lineRule="auto"/>
              <w:jc w:val="left"/>
              <w:rPr>
                <w:del w:id="869" w:author="Rui Paredes" w:date="2018-09-15T22:42:00Z"/>
                <w:moveFrom w:id="870" w:author="Rui Paredes" w:date="2018-09-15T14:40:00Z"/>
                <w:sz w:val="18"/>
                <w:szCs w:val="18"/>
                <w:lang w:eastAsia="pt-PT"/>
              </w:rPr>
            </w:pPr>
            <w:moveFrom w:id="871" w:author="Rui Paredes" w:date="2018-09-15T14:40:00Z">
              <w:del w:id="872" w:author="Rui Paredes" w:date="2018-09-15T22:42:00Z">
                <w:r w:rsidRPr="007B3A76" w:rsidDel="00C80016">
                  <w:rPr>
                    <w:color w:val="000000"/>
                    <w:sz w:val="18"/>
                    <w:szCs w:val="18"/>
                    <w:lang w:eastAsia="pt-PT"/>
                  </w:rPr>
                  <w:delText>Sim</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73"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095171BA" w14:textId="4AC8A385" w:rsidR="006415B8" w:rsidRPr="007B3A76" w:rsidDel="00C80016" w:rsidRDefault="006415B8" w:rsidP="008C0A81">
            <w:pPr>
              <w:spacing w:line="240" w:lineRule="auto"/>
              <w:jc w:val="left"/>
              <w:rPr>
                <w:del w:id="874" w:author="Rui Paredes" w:date="2018-09-15T22:42:00Z"/>
                <w:moveFrom w:id="875" w:author="Rui Paredes" w:date="2018-09-15T14:40:00Z"/>
                <w:sz w:val="18"/>
                <w:szCs w:val="18"/>
                <w:lang w:eastAsia="pt-PT"/>
              </w:rPr>
            </w:pPr>
            <w:moveFrom w:id="876" w:author="Rui Paredes" w:date="2018-09-15T14:40:00Z">
              <w:del w:id="877" w:author="Rui Paredes" w:date="2018-09-15T22:42:00Z">
                <w:r w:rsidRPr="007B3A76" w:rsidDel="00C80016">
                  <w:rPr>
                    <w:color w:val="000000"/>
                    <w:sz w:val="18"/>
                    <w:szCs w:val="18"/>
                    <w:lang w:eastAsia="pt-PT"/>
                  </w:rPr>
                  <w:delText>Não</w:delText>
                </w:r>
              </w:del>
            </w:moveFrom>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78" w:author="Rui Paredes" w:date="2018-09-15T22:42:00Z">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4849688" w14:textId="0E360D05" w:rsidR="006415B8" w:rsidRPr="007B3A76" w:rsidDel="00C80016" w:rsidRDefault="006415B8" w:rsidP="008C0A81">
            <w:pPr>
              <w:spacing w:line="240" w:lineRule="auto"/>
              <w:jc w:val="left"/>
              <w:rPr>
                <w:del w:id="879" w:author="Rui Paredes" w:date="2018-09-15T22:42:00Z"/>
                <w:moveFrom w:id="880" w:author="Rui Paredes" w:date="2018-09-15T14:40:00Z"/>
                <w:sz w:val="18"/>
                <w:szCs w:val="18"/>
                <w:lang w:eastAsia="pt-PT"/>
              </w:rPr>
            </w:pPr>
            <w:moveFrom w:id="881" w:author="Rui Paredes" w:date="2018-09-15T14:40:00Z">
              <w:del w:id="882" w:author="Rui Paredes" w:date="2018-09-15T22:42:00Z">
                <w:r w:rsidRPr="007B3A76" w:rsidDel="00C80016">
                  <w:rPr>
                    <w:color w:val="000000"/>
                    <w:sz w:val="18"/>
                    <w:szCs w:val="18"/>
                    <w:lang w:eastAsia="pt-PT"/>
                  </w:rPr>
                  <w:delText>Não</w:delText>
                </w:r>
              </w:del>
            </w:moveFrom>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83" w:author="Rui Paredes" w:date="2018-09-15T22:42:00Z">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D8FAE75" w14:textId="4A9E3B47" w:rsidR="006415B8" w:rsidRPr="007B3A76" w:rsidDel="00C80016" w:rsidRDefault="006415B8" w:rsidP="008C0A81">
            <w:pPr>
              <w:spacing w:line="240" w:lineRule="auto"/>
              <w:jc w:val="left"/>
              <w:rPr>
                <w:del w:id="884" w:author="Rui Paredes" w:date="2018-09-15T22:42:00Z"/>
                <w:moveFrom w:id="885" w:author="Rui Paredes" w:date="2018-09-15T14:40:00Z"/>
                <w:sz w:val="18"/>
                <w:szCs w:val="18"/>
                <w:lang w:eastAsia="pt-PT"/>
              </w:rPr>
            </w:pPr>
            <w:moveFrom w:id="886" w:author="Rui Paredes" w:date="2018-09-15T14:40:00Z">
              <w:del w:id="887" w:author="Rui Paredes" w:date="2018-09-15T22:42:00Z">
                <w:r w:rsidRPr="007B3A76" w:rsidDel="00C80016">
                  <w:rPr>
                    <w:color w:val="000000"/>
                    <w:sz w:val="18"/>
                    <w:szCs w:val="18"/>
                    <w:lang w:eastAsia="pt-PT"/>
                  </w:rPr>
                  <w:delText>Não</w:delText>
                </w:r>
              </w:del>
            </w:moveFrom>
          </w:p>
        </w:tc>
      </w:tr>
      <w:tr w:rsidR="006415B8" w:rsidRPr="007B3A76" w:rsidDel="00C80016" w14:paraId="02F301CC" w14:textId="6D9A72BB" w:rsidTr="00C80016">
        <w:trPr>
          <w:del w:id="888" w:author="Rui Paredes" w:date="2018-09-15T22:42:00Z"/>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89" w:author="Rui Paredes" w:date="2018-09-15T22:42: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0D5F216" w14:textId="5CB06CE4" w:rsidR="006415B8" w:rsidRPr="007B3A76" w:rsidDel="00C80016" w:rsidRDefault="006415B8" w:rsidP="008C0A81">
            <w:pPr>
              <w:spacing w:line="240" w:lineRule="auto"/>
              <w:jc w:val="left"/>
              <w:rPr>
                <w:del w:id="890" w:author="Rui Paredes" w:date="2018-09-15T22:42:00Z"/>
                <w:moveFrom w:id="891" w:author="Rui Paredes" w:date="2018-09-15T14:40:00Z"/>
                <w:sz w:val="18"/>
                <w:szCs w:val="18"/>
                <w:lang w:eastAsia="pt-PT"/>
              </w:rPr>
            </w:pPr>
            <w:moveFrom w:id="892" w:author="Rui Paredes" w:date="2018-09-15T14:40:00Z">
              <w:del w:id="893" w:author="Rui Paredes" w:date="2018-09-15T22:42:00Z">
                <w:r w:rsidRPr="007B3A76" w:rsidDel="00C80016">
                  <w:rPr>
                    <w:color w:val="000000"/>
                    <w:sz w:val="18"/>
                    <w:szCs w:val="18"/>
                    <w:lang w:eastAsia="pt-PT"/>
                  </w:rPr>
                  <w:delText>WebGoat</w:delText>
                </w:r>
              </w:del>
            </w:moveFrom>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94" w:author="Rui Paredes" w:date="2018-09-15T22:42:00Z">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AB4F4A3" w14:textId="774E599D" w:rsidR="006415B8" w:rsidRPr="007B3A76" w:rsidDel="00C80016" w:rsidRDefault="006415B8" w:rsidP="008C0A81">
            <w:pPr>
              <w:spacing w:line="240" w:lineRule="auto"/>
              <w:jc w:val="left"/>
              <w:rPr>
                <w:del w:id="895" w:author="Rui Paredes" w:date="2018-09-15T22:42:00Z"/>
                <w:moveFrom w:id="896" w:author="Rui Paredes" w:date="2018-09-15T14:40:00Z"/>
                <w:sz w:val="18"/>
                <w:szCs w:val="18"/>
                <w:lang w:eastAsia="pt-PT"/>
              </w:rPr>
            </w:pPr>
            <w:moveFrom w:id="897" w:author="Rui Paredes" w:date="2018-09-15T14:40:00Z">
              <w:del w:id="898" w:author="Rui Paredes" w:date="2018-09-15T22:42:00Z">
                <w:r w:rsidRPr="007B3A76" w:rsidDel="00C80016">
                  <w:rPr>
                    <w:color w:val="000000"/>
                    <w:sz w:val="18"/>
                    <w:szCs w:val="18"/>
                    <w:lang w:eastAsia="pt-PT"/>
                  </w:rPr>
                  <w:delText>Sim</w:delText>
                </w:r>
              </w:del>
            </w:moveFrom>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899" w:author="Rui Paredes" w:date="2018-09-15T22:42:00Z">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2B19BEFF" w14:textId="13D0E6BB" w:rsidR="006415B8" w:rsidRPr="007B3A76" w:rsidDel="00C80016" w:rsidRDefault="006415B8" w:rsidP="008C0A81">
            <w:pPr>
              <w:spacing w:line="240" w:lineRule="auto"/>
              <w:jc w:val="left"/>
              <w:rPr>
                <w:del w:id="900" w:author="Rui Paredes" w:date="2018-09-15T22:42:00Z"/>
                <w:moveFrom w:id="901" w:author="Rui Paredes" w:date="2018-09-15T14:40:00Z"/>
                <w:sz w:val="18"/>
                <w:szCs w:val="18"/>
                <w:lang w:eastAsia="pt-PT"/>
              </w:rPr>
            </w:pPr>
            <w:moveFrom w:id="902" w:author="Rui Paredes" w:date="2018-09-15T14:40:00Z">
              <w:del w:id="903" w:author="Rui Paredes" w:date="2018-09-15T22:42:00Z">
                <w:r w:rsidRPr="007B3A76" w:rsidDel="00C80016">
                  <w:rPr>
                    <w:color w:val="000000"/>
                    <w:sz w:val="18"/>
                    <w:szCs w:val="18"/>
                    <w:lang w:eastAsia="pt-PT"/>
                  </w:rPr>
                  <w:delText>Sim</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04"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5C115CE" w14:textId="50304FCD" w:rsidR="006415B8" w:rsidRPr="007B3A76" w:rsidDel="00C80016" w:rsidRDefault="006415B8" w:rsidP="008C0A81">
            <w:pPr>
              <w:spacing w:line="240" w:lineRule="auto"/>
              <w:jc w:val="left"/>
              <w:rPr>
                <w:del w:id="905" w:author="Rui Paredes" w:date="2018-09-15T22:42:00Z"/>
                <w:moveFrom w:id="906" w:author="Rui Paredes" w:date="2018-09-15T14:40:00Z"/>
                <w:sz w:val="18"/>
                <w:szCs w:val="18"/>
                <w:lang w:eastAsia="pt-PT"/>
              </w:rPr>
            </w:pPr>
            <w:moveFrom w:id="907" w:author="Rui Paredes" w:date="2018-09-15T14:40:00Z">
              <w:del w:id="908" w:author="Rui Paredes" w:date="2018-09-15T22:42:00Z">
                <w:r w:rsidRPr="007B3A76" w:rsidDel="00C80016">
                  <w:rPr>
                    <w:color w:val="000000"/>
                    <w:sz w:val="18"/>
                    <w:szCs w:val="18"/>
                    <w:lang w:eastAsia="pt-PT"/>
                  </w:rPr>
                  <w:delText>Sim</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09"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2B6E3928" w14:textId="68724A54" w:rsidR="006415B8" w:rsidRPr="007B3A76" w:rsidDel="00C80016" w:rsidRDefault="006415B8" w:rsidP="008C0A81">
            <w:pPr>
              <w:spacing w:line="240" w:lineRule="auto"/>
              <w:jc w:val="left"/>
              <w:rPr>
                <w:del w:id="910" w:author="Rui Paredes" w:date="2018-09-15T22:42:00Z"/>
                <w:moveFrom w:id="911" w:author="Rui Paredes" w:date="2018-09-15T14:40:00Z"/>
                <w:sz w:val="18"/>
                <w:szCs w:val="18"/>
                <w:lang w:eastAsia="pt-PT"/>
              </w:rPr>
            </w:pPr>
            <w:moveFrom w:id="912" w:author="Rui Paredes" w:date="2018-09-15T14:40:00Z">
              <w:del w:id="913" w:author="Rui Paredes" w:date="2018-09-15T22:42:00Z">
                <w:r w:rsidRPr="007B3A76" w:rsidDel="00C80016">
                  <w:rPr>
                    <w:color w:val="000000"/>
                    <w:sz w:val="18"/>
                    <w:szCs w:val="18"/>
                    <w:lang w:eastAsia="pt-PT"/>
                  </w:rPr>
                  <w:delText>Sim</w:delText>
                </w:r>
              </w:del>
            </w:moveFrom>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14" w:author="Rui Paredes" w:date="2018-09-15T22:42:00Z">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E938BA6" w14:textId="039A7713" w:rsidR="006415B8" w:rsidRPr="007B3A76" w:rsidDel="00C80016" w:rsidRDefault="006415B8" w:rsidP="008C0A81">
            <w:pPr>
              <w:spacing w:line="240" w:lineRule="auto"/>
              <w:jc w:val="left"/>
              <w:rPr>
                <w:del w:id="915" w:author="Rui Paredes" w:date="2018-09-15T22:42:00Z"/>
                <w:moveFrom w:id="916" w:author="Rui Paredes" w:date="2018-09-15T14:40:00Z"/>
                <w:sz w:val="18"/>
                <w:szCs w:val="18"/>
                <w:lang w:eastAsia="pt-PT"/>
              </w:rPr>
            </w:pPr>
            <w:moveFrom w:id="917" w:author="Rui Paredes" w:date="2018-09-15T14:40:00Z">
              <w:del w:id="918" w:author="Rui Paredes" w:date="2018-09-15T22:42:00Z">
                <w:r w:rsidRPr="007B3A76" w:rsidDel="00C80016">
                  <w:rPr>
                    <w:color w:val="000000"/>
                    <w:sz w:val="18"/>
                    <w:szCs w:val="18"/>
                    <w:lang w:eastAsia="pt-PT"/>
                  </w:rPr>
                  <w:delText>Não</w:delText>
                </w:r>
              </w:del>
            </w:moveFrom>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19" w:author="Rui Paredes" w:date="2018-09-15T22:42:00Z">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D612A29" w14:textId="57D6BF5C" w:rsidR="006415B8" w:rsidRPr="007B3A76" w:rsidDel="00C80016" w:rsidRDefault="006415B8" w:rsidP="008C0A81">
            <w:pPr>
              <w:spacing w:line="240" w:lineRule="auto"/>
              <w:jc w:val="left"/>
              <w:rPr>
                <w:del w:id="920" w:author="Rui Paredes" w:date="2018-09-15T22:42:00Z"/>
                <w:moveFrom w:id="921" w:author="Rui Paredes" w:date="2018-09-15T14:40:00Z"/>
                <w:sz w:val="18"/>
                <w:szCs w:val="18"/>
                <w:lang w:eastAsia="pt-PT"/>
              </w:rPr>
            </w:pPr>
            <w:moveFrom w:id="922" w:author="Rui Paredes" w:date="2018-09-15T14:40:00Z">
              <w:del w:id="923" w:author="Rui Paredes" w:date="2018-09-15T22:42:00Z">
                <w:r w:rsidRPr="007B3A76" w:rsidDel="00C80016">
                  <w:rPr>
                    <w:color w:val="000000"/>
                    <w:sz w:val="18"/>
                    <w:szCs w:val="18"/>
                    <w:lang w:eastAsia="pt-PT"/>
                  </w:rPr>
                  <w:delText>Sim</w:delText>
                </w:r>
              </w:del>
            </w:moveFrom>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24" w:author="Rui Paredes" w:date="2018-09-15T22:42:00Z">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539B2BFA" w14:textId="647813BF" w:rsidR="006415B8" w:rsidRPr="007B3A76" w:rsidDel="00C80016" w:rsidRDefault="006415B8" w:rsidP="008C0A81">
            <w:pPr>
              <w:spacing w:line="240" w:lineRule="auto"/>
              <w:jc w:val="left"/>
              <w:rPr>
                <w:del w:id="925" w:author="Rui Paredes" w:date="2018-09-15T22:42:00Z"/>
                <w:moveFrom w:id="926" w:author="Rui Paredes" w:date="2018-09-15T14:40:00Z"/>
                <w:sz w:val="18"/>
                <w:szCs w:val="18"/>
                <w:lang w:eastAsia="pt-PT"/>
              </w:rPr>
            </w:pPr>
            <w:moveFrom w:id="927" w:author="Rui Paredes" w:date="2018-09-15T14:40:00Z">
              <w:del w:id="928" w:author="Rui Paredes" w:date="2018-09-15T22:42:00Z">
                <w:r w:rsidRPr="007B3A76" w:rsidDel="00C80016">
                  <w:rPr>
                    <w:color w:val="000000"/>
                    <w:sz w:val="18"/>
                    <w:szCs w:val="18"/>
                    <w:lang w:eastAsia="pt-PT"/>
                  </w:rPr>
                  <w:delText>Não</w:delText>
                </w:r>
              </w:del>
            </w:moveFrom>
          </w:p>
        </w:tc>
      </w:tr>
    </w:tbl>
    <w:moveFromRangeEnd w:id="691"/>
    <w:commentRangeEnd w:id="684"/>
    <w:p w14:paraId="3F9898C5" w14:textId="1C108F45" w:rsidR="008C0A81" w:rsidRPr="003D741E" w:rsidDel="00B664BB" w:rsidRDefault="003D741E" w:rsidP="00BF01AB">
      <w:pPr>
        <w:rPr>
          <w:del w:id="929" w:author="Rui Paredes" w:date="2018-09-15T14:34:00Z"/>
        </w:rPr>
      </w:pPr>
      <w:del w:id="930" w:author="Rui Paredes" w:date="2018-09-15T14:34:00Z">
        <w:r w:rsidDel="00B664BB">
          <w:rPr>
            <w:rStyle w:val="Refdecomentrio"/>
          </w:rPr>
          <w:commentReference w:id="684"/>
        </w:r>
      </w:del>
    </w:p>
    <w:p w14:paraId="5C29971B" w14:textId="593062CC" w:rsidR="00A80817" w:rsidRPr="001134F2" w:rsidDel="00C80016" w:rsidRDefault="00A80817" w:rsidP="00D2761D">
      <w:pPr>
        <w:rPr>
          <w:del w:id="931" w:author="Rui Paredes" w:date="2018-09-15T22:42:00Z"/>
        </w:rPr>
      </w:pPr>
    </w:p>
    <w:p w14:paraId="4296D9F9" w14:textId="77777777" w:rsidR="0076079C" w:rsidRPr="007B3A76" w:rsidRDefault="003A63DC" w:rsidP="006A52FD">
      <w:pPr>
        <w:pStyle w:val="Cabealho3"/>
      </w:pPr>
      <w:bookmarkStart w:id="932" w:name="_Toc524814394"/>
      <w:r w:rsidRPr="007B3A76">
        <w:t xml:space="preserve">Hacking </w:t>
      </w:r>
      <w:r w:rsidR="006A52FD" w:rsidRPr="007B3A76">
        <w:t>Lab</w:t>
      </w:r>
      <w:bookmarkEnd w:id="932"/>
    </w:p>
    <w:p w14:paraId="30350644" w14:textId="77777777" w:rsidR="006A52FD" w:rsidRPr="007B3A76" w:rsidRDefault="006A52FD" w:rsidP="006A52FD"/>
    <w:p w14:paraId="7D3E2C40" w14:textId="0DEF86D5" w:rsidR="003A63DC" w:rsidRPr="00373568" w:rsidRDefault="003A63DC">
      <w:pPr>
        <w:ind w:firstLine="708"/>
        <w:pPrChange w:id="933" w:author="Rui Paredes" w:date="2018-09-15T19:10:00Z">
          <w:pPr/>
        </w:pPrChange>
      </w:pPr>
      <w:r w:rsidRPr="007B3A76">
        <w:t>O Hacking</w:t>
      </w:r>
      <w:r w:rsidR="00C36647" w:rsidRPr="007B3A76">
        <w:t>-</w:t>
      </w:r>
      <w:r w:rsidRPr="007B3A76">
        <w:t>Lab</w:t>
      </w:r>
      <w:sdt>
        <w:sdtPr>
          <w:id w:val="2016493125"/>
          <w:citation/>
        </w:sdtPr>
        <w:sdtEndPr/>
        <w:sdtContent>
          <w:r w:rsidR="008E15F8" w:rsidRPr="00373568">
            <w:fldChar w:fldCharType="begin"/>
          </w:r>
          <w:r w:rsidR="00AA6543" w:rsidRPr="007B3A76">
            <w:instrText xml:space="preserve">CITATION Hom18 \l 2070 </w:instrText>
          </w:r>
          <w:r w:rsidR="008E15F8" w:rsidRPr="00373568">
            <w:rPr>
              <w:rPrChange w:id="934" w:author="Microsoft Office User" w:date="2018-09-14T15:51:00Z">
                <w:rPr/>
              </w:rPrChange>
            </w:rPr>
            <w:fldChar w:fldCharType="separate"/>
          </w:r>
          <w:ins w:id="935" w:author="Rui Paredes" w:date="2018-09-15T22:37:00Z">
            <w:r w:rsidR="00943741">
              <w:rPr>
                <w:noProof/>
              </w:rPr>
              <w:t xml:space="preserve"> [1]</w:t>
            </w:r>
          </w:ins>
          <w:del w:id="936" w:author="Rui Paredes" w:date="2018-09-15T22:04:00Z">
            <w:r w:rsidR="00444A82" w:rsidDel="006C699F">
              <w:rPr>
                <w:noProof/>
              </w:rPr>
              <w:delText xml:space="preserve"> [1]</w:delText>
            </w:r>
          </w:del>
          <w:r w:rsidR="008E15F8" w:rsidRPr="00373568">
            <w:fldChar w:fldCharType="end"/>
          </w:r>
        </w:sdtContent>
      </w:sdt>
      <w:r w:rsidRPr="007B3A76">
        <w:t xml:space="preserve"> consiste num</w:t>
      </w:r>
      <w:r w:rsidR="00B25916" w:rsidRPr="00373568">
        <w:t>a</w:t>
      </w:r>
      <w:r w:rsidRPr="00373568">
        <w:t xml:space="preserve"> </w:t>
      </w:r>
      <w:r w:rsidR="00B25916" w:rsidRPr="00373568">
        <w:t xml:space="preserve">plataforma </w:t>
      </w:r>
      <w:r w:rsidRPr="003D741E">
        <w:t xml:space="preserve">de </w:t>
      </w:r>
      <w:r w:rsidR="003C03A2" w:rsidRPr="003D741E">
        <w:rPr>
          <w:i/>
        </w:rPr>
        <w:t>hacking</w:t>
      </w:r>
      <w:r w:rsidR="003C03A2" w:rsidRPr="003D741E">
        <w:t xml:space="preserve"> ético onde podem ser realizados</w:t>
      </w:r>
      <w:r w:rsidRPr="003D741E">
        <w:t xml:space="preserve"> desafios de segurança</w:t>
      </w:r>
      <w:ins w:id="937" w:author="Microsoft Office User" w:date="2018-09-14T16:49:00Z">
        <w:r w:rsidR="003D741E">
          <w:t xml:space="preserve"> e</w:t>
        </w:r>
      </w:ins>
      <w:r w:rsidRPr="003D741E">
        <w:t xml:space="preserve"> </w:t>
      </w:r>
      <w:r w:rsidR="00215AFF" w:rsidRPr="003D741E">
        <w:t>que contem</w:t>
      </w:r>
      <w:r w:rsidRPr="003D741E">
        <w:t xml:space="preserve"> várias competições que vão desde crip</w:t>
      </w:r>
      <w:r w:rsidR="00E152DE" w:rsidRPr="003D741E">
        <w:t>tografia, a engenharia-reversa</w:t>
      </w:r>
      <w:r w:rsidRPr="003D741E">
        <w:t>, entre outras</w:t>
      </w:r>
      <w:r w:rsidR="00215AFF" w:rsidRPr="003D741E">
        <w:t>, e que variam ainda dentro de cada categoria em dificuldade</w:t>
      </w:r>
      <w:ins w:id="938" w:author="Microsoft Office User" w:date="2018-09-14T16:49:00Z">
        <w:r w:rsidR="003D741E">
          <w:t>. P</w:t>
        </w:r>
      </w:ins>
      <w:del w:id="939" w:author="Microsoft Office User" w:date="2018-09-14T16:49:00Z">
        <w:r w:rsidR="003C03A2" w:rsidRPr="003D741E" w:rsidDel="003D741E">
          <w:delText>, p</w:delText>
        </w:r>
      </w:del>
      <w:r w:rsidR="003C03A2" w:rsidRPr="003D741E">
        <w:t>ode</w:t>
      </w:r>
      <w:del w:id="940" w:author="Microsoft Office User" w:date="2018-09-14T16:49:00Z">
        <w:r w:rsidR="003C03A2" w:rsidRPr="003D741E" w:rsidDel="003D741E">
          <w:delText xml:space="preserve">ndo </w:delText>
        </w:r>
      </w:del>
      <w:ins w:id="941" w:author="Microsoft Office User" w:date="2018-09-14T16:49:00Z">
        <w:r w:rsidR="003D741E">
          <w:t>-</w:t>
        </w:r>
      </w:ins>
      <w:r w:rsidR="003C03A2" w:rsidRPr="003D741E">
        <w:t xml:space="preserve">se observar na </w:t>
      </w:r>
      <w:ins w:id="942" w:author="Rui Paredes" w:date="2018-09-15T22:28:00Z">
        <w:r w:rsidR="00420240">
          <w:fldChar w:fldCharType="begin"/>
        </w:r>
        <w:r w:rsidR="00420240">
          <w:instrText xml:space="preserve"> REF _Ref524813864 \h </w:instrText>
        </w:r>
      </w:ins>
      <w:r w:rsidR="00420240">
        <w:fldChar w:fldCharType="separate"/>
      </w:r>
      <w:ins w:id="943" w:author="Rui Paredes" w:date="2018-09-15T19:12:00Z">
        <w:r w:rsidR="00943741" w:rsidRPr="001134F2">
          <w:t xml:space="preserve">Figura </w:t>
        </w:r>
      </w:ins>
      <w:ins w:id="944" w:author="Rui Paredes" w:date="2018-09-15T22:37:00Z">
        <w:r w:rsidR="00943741">
          <w:rPr>
            <w:noProof/>
          </w:rPr>
          <w:t>1</w:t>
        </w:r>
      </w:ins>
      <w:ins w:id="945" w:author="Rui Paredes" w:date="2018-09-15T22:28:00Z">
        <w:r w:rsidR="00420240">
          <w:fldChar w:fldCharType="end"/>
        </w:r>
      </w:ins>
      <w:r w:rsidR="008E60B6" w:rsidRPr="00373568">
        <w:fldChar w:fldCharType="begin"/>
      </w:r>
      <w:r w:rsidR="008E60B6" w:rsidRPr="007B3A76">
        <w:instrText xml:space="preserve"> REF _Ref516739601 \h </w:instrText>
      </w:r>
      <w:del w:id="946" w:author="Rui Paredes" w:date="2018-09-15T22:04:00Z">
        <w:r w:rsidR="008E60B6" w:rsidRPr="00373568">
          <w:rPr>
            <w:rPrChange w:id="947" w:author="Microsoft Office User" w:date="2018-09-14T15:51:00Z">
              <w:rPr/>
            </w:rPrChange>
          </w:rPr>
          <w:fldChar w:fldCharType="separate"/>
        </w:r>
      </w:del>
      <w:del w:id="948" w:author="Rui Paredes" w:date="2018-09-15T18:23:00Z">
        <w:r w:rsidR="009574D0" w:rsidRPr="00373568" w:rsidDel="000B0251">
          <w:delText xml:space="preserve">Figura </w:delText>
        </w:r>
        <w:r w:rsidR="009574D0" w:rsidRPr="007B3A76" w:rsidDel="000B0251">
          <w:rPr>
            <w:rPrChange w:id="949" w:author="Microsoft Office User" w:date="2018-09-14T15:51:00Z">
              <w:rPr>
                <w:noProof/>
              </w:rPr>
            </w:rPrChange>
          </w:rPr>
          <w:delText>1</w:delText>
        </w:r>
      </w:del>
      <w:r w:rsidR="008E60B6" w:rsidRPr="00373568">
        <w:fldChar w:fldCharType="end"/>
      </w:r>
      <w:r w:rsidR="003C03A2" w:rsidRPr="007B3A76">
        <w:t xml:space="preserve"> como estes </w:t>
      </w:r>
      <w:ins w:id="950" w:author="Microsoft Office User" w:date="2018-09-14T16:50:00Z">
        <w:r w:rsidR="003D741E">
          <w:t xml:space="preserve">desafios </w:t>
        </w:r>
      </w:ins>
      <w:r w:rsidR="003C03A2" w:rsidRPr="007B3A76">
        <w:t>se encontram apresentados</w:t>
      </w:r>
      <w:r w:rsidRPr="00373568">
        <w:t>.</w:t>
      </w:r>
    </w:p>
    <w:p w14:paraId="55349360" w14:textId="6DDABE69" w:rsidR="003A63DC" w:rsidDel="00027312" w:rsidRDefault="00E05FE0">
      <w:pPr>
        <w:ind w:firstLine="708"/>
        <w:rPr>
          <w:del w:id="951" w:author="Rui Paredes" w:date="2018-09-15T19:11:00Z"/>
        </w:rPr>
        <w:pPrChange w:id="952" w:author="Rui Paredes" w:date="2018-09-15T19:11:00Z">
          <w:pPr/>
        </w:pPrChange>
      </w:pPr>
      <w:del w:id="953" w:author="Microsoft Office User" w:date="2018-09-14T16:50:00Z">
        <w:r w:rsidRPr="00373568" w:rsidDel="003D741E">
          <w:delText>Ao nível dos desafios</w:delText>
        </w:r>
        <w:r w:rsidR="003A63DC" w:rsidRPr="00373568" w:rsidDel="003D741E">
          <w:delText>, o</w:delText>
        </w:r>
      </w:del>
      <w:ins w:id="954" w:author="Microsoft Office User" w:date="2018-09-14T16:50:00Z">
        <w:r w:rsidR="003D741E">
          <w:t>O</w:t>
        </w:r>
      </w:ins>
      <w:r w:rsidR="003A63DC" w:rsidRPr="00373568">
        <w:t xml:space="preserve"> Hacking-Lab </w:t>
      </w:r>
      <w:r w:rsidR="00DD7E4A" w:rsidRPr="003D741E">
        <w:t xml:space="preserve">apresenta </w:t>
      </w:r>
      <w:r w:rsidR="00E766ED" w:rsidRPr="003D741E">
        <w:t xml:space="preserve">uma </w:t>
      </w:r>
      <w:commentRangeStart w:id="955"/>
      <w:r w:rsidR="00E766ED" w:rsidRPr="003D741E">
        <w:t xml:space="preserve">variedade de </w:t>
      </w:r>
      <w:r w:rsidRPr="003D741E">
        <w:t>desafios</w:t>
      </w:r>
      <w:commentRangeEnd w:id="955"/>
      <w:r w:rsidR="003D741E">
        <w:rPr>
          <w:rStyle w:val="Refdecomentrio"/>
        </w:rPr>
        <w:commentReference w:id="955"/>
      </w:r>
      <w:ins w:id="956" w:author="Rui Paredes" w:date="2018-09-15T15:08:00Z">
        <w:r w:rsidR="00162492">
          <w:t>, aproximadamente 23 gratuitos sendo que ainda possui desafios pagos aos quais s</w:t>
        </w:r>
      </w:ins>
      <w:ins w:id="957" w:author="Rui Paredes" w:date="2018-09-15T15:09:00Z">
        <w:r w:rsidR="00162492">
          <w:t>ó se tem acesso após feito o pagamento, pelo qual não se sabe o número exato</w:t>
        </w:r>
      </w:ins>
      <w:r w:rsidR="00C36647" w:rsidRPr="003D741E">
        <w:t>. Algu</w:t>
      </w:r>
      <w:ins w:id="958" w:author="Rui Paredes" w:date="2018-09-15T15:10:00Z">
        <w:r w:rsidR="00162492">
          <w:t xml:space="preserve">ns destes desafios </w:t>
        </w:r>
      </w:ins>
      <w:del w:id="959" w:author="Rui Paredes" w:date="2018-09-15T15:10:00Z">
        <w:r w:rsidR="00C36647" w:rsidRPr="003D741E" w:rsidDel="00162492">
          <w:delText xml:space="preserve">mas destas </w:delText>
        </w:r>
        <w:commentRangeStart w:id="960"/>
        <w:r w:rsidR="00C36647" w:rsidRPr="003D741E" w:rsidDel="00162492">
          <w:delText xml:space="preserve">competições </w:delText>
        </w:r>
        <w:commentRangeEnd w:id="960"/>
        <w:r w:rsidR="003D741E" w:rsidDel="00162492">
          <w:rPr>
            <w:rStyle w:val="Refdecomentrio"/>
          </w:rPr>
          <w:commentReference w:id="960"/>
        </w:r>
      </w:del>
      <w:r w:rsidR="00C36647" w:rsidRPr="003D741E">
        <w:t>requerem que o utilizador use software adicional para resolver determinados desafios.</w:t>
      </w:r>
      <w:ins w:id="961" w:author="Rui Paredes" w:date="2018-09-15T19:11:00Z">
        <w:r w:rsidR="00027312">
          <w:t xml:space="preserve"> </w:t>
        </w:r>
      </w:ins>
    </w:p>
    <w:p w14:paraId="7BC7A50C" w14:textId="77777777" w:rsidR="00027312" w:rsidRPr="003D741E" w:rsidRDefault="00027312">
      <w:pPr>
        <w:ind w:firstLine="708"/>
        <w:rPr>
          <w:ins w:id="962" w:author="Rui Paredes" w:date="2018-09-15T19:11:00Z"/>
        </w:rPr>
        <w:pPrChange w:id="963" w:author="Rui Paredes" w:date="2018-09-15T19:11:00Z">
          <w:pPr/>
        </w:pPrChange>
      </w:pPr>
    </w:p>
    <w:p w14:paraId="5D06BB17" w14:textId="3513B492" w:rsidR="00072C63" w:rsidRPr="003D741E" w:rsidDel="00027312" w:rsidRDefault="00072C63">
      <w:pPr>
        <w:ind w:firstLine="708"/>
        <w:rPr>
          <w:del w:id="964" w:author="Rui Paredes" w:date="2018-09-15T19:11:00Z"/>
        </w:rPr>
        <w:pPrChange w:id="965" w:author="Rui Paredes" w:date="2018-09-15T19:11:00Z">
          <w:pPr/>
        </w:pPrChange>
      </w:pPr>
      <w:r w:rsidRPr="003D741E">
        <w:lastRenderedPageBreak/>
        <w:t>O Hacking-Lab dispõe ainda de uma secção de divulgação de conferências de cibersegurança.</w:t>
      </w:r>
      <w:ins w:id="966" w:author="Rui Paredes" w:date="2018-09-15T19:11:00Z">
        <w:r w:rsidR="00027312">
          <w:t xml:space="preserve"> </w:t>
        </w:r>
      </w:ins>
    </w:p>
    <w:p w14:paraId="66444CCD" w14:textId="19629169" w:rsidR="00072C63" w:rsidRPr="003D741E" w:rsidRDefault="00072C63">
      <w:pPr>
        <w:ind w:firstLine="708"/>
        <w:pPrChange w:id="967" w:author="Rui Paredes" w:date="2018-09-15T19:11:00Z">
          <w:pPr/>
        </w:pPrChange>
      </w:pPr>
      <w:r w:rsidRPr="003D741E">
        <w:t xml:space="preserve">De forma a ser possível aos utilizadores resolver os desafios é necessário que estes instalem uma máquina virtual com um sistema fornecido pela plataforma </w:t>
      </w:r>
      <w:r w:rsidR="00B91897" w:rsidRPr="003D741E">
        <w:t xml:space="preserve">e se conectem </w:t>
      </w:r>
      <w:ins w:id="968" w:author="Microsoft Office User" w:date="2018-09-14T16:51:00Z">
        <w:r w:rsidR="003D741E">
          <w:t xml:space="preserve">a ela </w:t>
        </w:r>
      </w:ins>
      <w:r w:rsidR="00B91897" w:rsidRPr="003D741E">
        <w:t>através de VPN</w:t>
      </w:r>
      <w:del w:id="969" w:author="Microsoft Office User" w:date="2018-09-14T16:51:00Z">
        <w:r w:rsidR="00B91897" w:rsidRPr="003D741E" w:rsidDel="003D741E">
          <w:delText xml:space="preserve"> a esta</w:delText>
        </w:r>
      </w:del>
      <w:r w:rsidR="00B91897" w:rsidRPr="003D741E">
        <w:t>.</w:t>
      </w:r>
    </w:p>
    <w:p w14:paraId="65434071" w14:textId="19CCFE1A" w:rsidR="008E60B6" w:rsidRPr="003D741E" w:rsidRDefault="00B91897">
      <w:pPr>
        <w:ind w:firstLine="708"/>
        <w:pPrChange w:id="970" w:author="Rui Paredes" w:date="2018-09-15T19:11:00Z">
          <w:pPr/>
        </w:pPrChange>
      </w:pPr>
      <w:r w:rsidRPr="003D741E">
        <w:t xml:space="preserve">Após resolvido </w:t>
      </w:r>
      <w:ins w:id="971" w:author="Microsoft Office User" w:date="2018-09-14T16:51:00Z">
        <w:r w:rsidR="003D741E" w:rsidRPr="00535EC3">
          <w:t>e submetido</w:t>
        </w:r>
        <w:r w:rsidR="003D741E" w:rsidRPr="003D741E">
          <w:t xml:space="preserve"> </w:t>
        </w:r>
      </w:ins>
      <w:r w:rsidRPr="003D741E">
        <w:t>um desafio</w:t>
      </w:r>
      <w:del w:id="972" w:author="Microsoft Office User" w:date="2018-09-14T16:51:00Z">
        <w:r w:rsidRPr="003D741E" w:rsidDel="003D741E">
          <w:delText xml:space="preserve"> e submetido</w:delText>
        </w:r>
      </w:del>
      <w:r w:rsidRPr="003D741E">
        <w:t xml:space="preserve">, a solução apresentada pelo utilizador é enviada para ser analisada por uma equipa, e caso esta se encontre correta, o mesmo obtém pontos, sendo estes adicionados </w:t>
      </w:r>
      <w:ins w:id="973" w:author="Rui Paredes" w:date="2018-09-15T15:10:00Z">
        <w:r w:rsidR="00162492">
          <w:t xml:space="preserve">à classificação </w:t>
        </w:r>
      </w:ins>
      <w:del w:id="974" w:author="Rui Paredes" w:date="2018-09-15T15:10:00Z">
        <w:r w:rsidRPr="003D741E" w:rsidDel="00162492">
          <w:delText xml:space="preserve">ao </w:delText>
        </w:r>
        <w:r w:rsidR="00B25916" w:rsidRPr="003D741E" w:rsidDel="00162492">
          <w:rPr>
            <w:i/>
          </w:rPr>
          <w:delText>rank</w:delText>
        </w:r>
        <w:r w:rsidR="001D4B48" w:rsidRPr="003D741E" w:rsidDel="00162492">
          <w:delText xml:space="preserve"> </w:delText>
        </w:r>
      </w:del>
      <w:r w:rsidR="001D4B48" w:rsidRPr="003D741E">
        <w:t>do utilizador</w:t>
      </w:r>
      <w:r w:rsidRPr="003D741E">
        <w:t xml:space="preserve">. </w:t>
      </w:r>
    </w:p>
    <w:p w14:paraId="600C2570" w14:textId="77777777" w:rsidR="008E60B6" w:rsidRPr="001134F2" w:rsidRDefault="008E60B6" w:rsidP="00D2761D"/>
    <w:p w14:paraId="4D05133A" w14:textId="1ADC626D" w:rsidR="008E60B6" w:rsidRPr="007B3A76" w:rsidDel="00027312" w:rsidRDefault="008E60B6" w:rsidP="008E60B6">
      <w:pPr>
        <w:pStyle w:val="Legenda"/>
        <w:keepNext/>
        <w:rPr>
          <w:moveFrom w:id="975" w:author="Rui Paredes" w:date="2018-09-15T19:12:00Z"/>
        </w:rPr>
      </w:pPr>
      <w:bookmarkStart w:id="976" w:name="_Ref516739601"/>
      <w:bookmarkStart w:id="977" w:name="_Toc524679899"/>
      <w:moveFromRangeStart w:id="978" w:author="Rui Paredes" w:date="2018-09-15T19:12:00Z" w:name="move524802061"/>
      <w:moveFrom w:id="979" w:author="Rui Paredes" w:date="2018-09-15T19:12:00Z">
        <w:r w:rsidRPr="001134F2" w:rsidDel="00027312">
          <w:t xml:space="preserve">Figura </w:t>
        </w:r>
        <w:r w:rsidR="005836C7" w:rsidRPr="00373568" w:rsidDel="00027312">
          <w:rPr>
            <w:i w:val="0"/>
            <w:iCs w:val="0"/>
          </w:rPr>
          <w:fldChar w:fldCharType="begin"/>
        </w:r>
        <w:r w:rsidR="005836C7" w:rsidRPr="007B3A76" w:rsidDel="00027312">
          <w:instrText xml:space="preserve"> SEQ Figura \* ARABIC </w:instrText>
        </w:r>
        <w:r w:rsidR="005836C7" w:rsidRPr="00373568" w:rsidDel="00027312">
          <w:rPr>
            <w:i w:val="0"/>
            <w:iCs w:val="0"/>
            <w:rPrChange w:id="980" w:author="Microsoft Office User" w:date="2018-09-14T15:51:00Z">
              <w:rPr>
                <w:i w:val="0"/>
                <w:iCs w:val="0"/>
              </w:rPr>
            </w:rPrChange>
          </w:rPr>
          <w:fldChar w:fldCharType="separate"/>
        </w:r>
        <w:r w:rsidR="009574D0" w:rsidRPr="007B3A76" w:rsidDel="000B0251">
          <w:rPr>
            <w:i w:val="0"/>
            <w:iCs w:val="0"/>
            <w:noProof/>
          </w:rPr>
          <w:t>1</w:t>
        </w:r>
        <w:r w:rsidR="005836C7" w:rsidRPr="00373568" w:rsidDel="00027312">
          <w:rPr>
            <w:i w:val="0"/>
            <w:iCs w:val="0"/>
          </w:rPr>
          <w:fldChar w:fldCharType="end"/>
        </w:r>
        <w:bookmarkEnd w:id="976"/>
        <w:r w:rsidRPr="007B3A76" w:rsidDel="00027312">
          <w:t>- Desafios Hacking- Lab</w:t>
        </w:r>
        <w:bookmarkEnd w:id="977"/>
      </w:moveFrom>
    </w:p>
    <w:moveFromRangeEnd w:id="978"/>
    <w:p w14:paraId="56BF743B" w14:textId="77777777" w:rsidR="00B91897" w:rsidRPr="007B3A76" w:rsidRDefault="008E60B6" w:rsidP="00D2761D">
      <w:r w:rsidRPr="007B3A76">
        <w:rPr>
          <w:noProof/>
          <w:rPrChange w:id="981" w:author="Microsoft Office User" w:date="2018-09-14T15:51:00Z">
            <w:rPr>
              <w:noProof/>
            </w:rPr>
          </w:rPrChange>
        </w:rPr>
        <w:drawing>
          <wp:inline distT="0" distB="0" distL="0" distR="0" wp14:anchorId="60DDBCF2" wp14:editId="35A670B9">
            <wp:extent cx="5980430" cy="1438275"/>
            <wp:effectExtent l="0" t="0" r="127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0430" cy="1438275"/>
                    </a:xfrm>
                    <a:prstGeom prst="rect">
                      <a:avLst/>
                    </a:prstGeom>
                  </pic:spPr>
                </pic:pic>
              </a:graphicData>
            </a:graphic>
          </wp:inline>
        </w:drawing>
      </w:r>
    </w:p>
    <w:p w14:paraId="13B8B92E" w14:textId="58F61A3A" w:rsidR="00027312" w:rsidRPr="007B3A76" w:rsidRDefault="00027312" w:rsidP="00027312">
      <w:pPr>
        <w:pStyle w:val="Legenda"/>
        <w:keepNext/>
        <w:rPr>
          <w:moveTo w:id="982" w:author="Rui Paredes" w:date="2018-09-15T19:12:00Z"/>
        </w:rPr>
      </w:pPr>
      <w:bookmarkStart w:id="983" w:name="_Ref524813864"/>
      <w:bookmarkStart w:id="984" w:name="_Toc524814444"/>
      <w:moveToRangeStart w:id="985" w:author="Rui Paredes" w:date="2018-09-15T19:12:00Z" w:name="move524802061"/>
      <w:moveTo w:id="986" w:author="Rui Paredes" w:date="2018-09-15T19:12:00Z">
        <w:r w:rsidRPr="001134F2">
          <w:t xml:space="preserve">Figura </w:t>
        </w:r>
        <w:r w:rsidRPr="00373568">
          <w:fldChar w:fldCharType="begin"/>
        </w:r>
        <w:r w:rsidRPr="007B3A76">
          <w:instrText xml:space="preserve"> SEQ Figura \* ARABIC </w:instrText>
        </w:r>
        <w:r w:rsidRPr="00373568">
          <w:fldChar w:fldCharType="separate"/>
        </w:r>
      </w:moveTo>
      <w:ins w:id="987" w:author="Rui Paredes" w:date="2018-09-15T22:37:00Z">
        <w:r w:rsidR="00943741">
          <w:rPr>
            <w:noProof/>
          </w:rPr>
          <w:t>1</w:t>
        </w:r>
      </w:ins>
      <w:moveTo w:id="988" w:author="Rui Paredes" w:date="2018-09-15T19:12:00Z">
        <w:r w:rsidRPr="00373568">
          <w:fldChar w:fldCharType="end"/>
        </w:r>
        <w:bookmarkEnd w:id="983"/>
        <w:r w:rsidRPr="007B3A76">
          <w:t>- Desafios Hacking- Lab</w:t>
        </w:r>
        <w:bookmarkEnd w:id="984"/>
      </w:moveTo>
    </w:p>
    <w:moveToRangeEnd w:id="985"/>
    <w:p w14:paraId="09DAE550" w14:textId="77777777" w:rsidR="008E60B6" w:rsidRPr="00373568" w:rsidRDefault="008E60B6" w:rsidP="00D2761D"/>
    <w:p w14:paraId="2D9BD46D" w14:textId="77777777" w:rsidR="00E766ED" w:rsidRPr="003D741E" w:rsidRDefault="008E60B6" w:rsidP="008E60B6">
      <w:pPr>
        <w:pStyle w:val="Cabealho3"/>
      </w:pPr>
      <w:bookmarkStart w:id="989" w:name="_Toc524814395"/>
      <w:r w:rsidRPr="003D741E">
        <w:t>CTF365</w:t>
      </w:r>
      <w:bookmarkEnd w:id="989"/>
    </w:p>
    <w:p w14:paraId="4E313370" w14:textId="77777777" w:rsidR="008E60B6" w:rsidRPr="003D741E" w:rsidRDefault="008E60B6" w:rsidP="008E60B6"/>
    <w:p w14:paraId="3F82A38A" w14:textId="482964D7" w:rsidR="00027312" w:rsidRDefault="00895DAC">
      <w:pPr>
        <w:ind w:firstLine="708"/>
        <w:rPr>
          <w:ins w:id="990" w:author="Rui Paredes" w:date="2018-09-15T19:13:00Z"/>
        </w:rPr>
        <w:pPrChange w:id="991" w:author="Rui Paredes" w:date="2018-09-15T19:12:00Z">
          <w:pPr/>
        </w:pPrChange>
      </w:pPr>
      <w:r w:rsidRPr="003D741E">
        <w:t>O CTF365</w:t>
      </w:r>
      <w:sdt>
        <w:sdtPr>
          <w:id w:val="-2056226977"/>
          <w:citation/>
        </w:sdtPr>
        <w:sdtEndPr/>
        <w:sdtContent>
          <w:r w:rsidR="00AA6543" w:rsidRPr="00373568">
            <w:fldChar w:fldCharType="begin"/>
          </w:r>
          <w:r w:rsidR="00AA6543" w:rsidRPr="007B3A76">
            <w:instrText xml:space="preserve"> CITATION CTF18 \l 2070 </w:instrText>
          </w:r>
          <w:r w:rsidR="00AA6543" w:rsidRPr="00373568">
            <w:rPr>
              <w:rPrChange w:id="992" w:author="Microsoft Office User" w:date="2018-09-14T15:51:00Z">
                <w:rPr/>
              </w:rPrChange>
            </w:rPr>
            <w:fldChar w:fldCharType="separate"/>
          </w:r>
          <w:ins w:id="993" w:author="Rui Paredes" w:date="2018-09-15T22:37:00Z">
            <w:r w:rsidR="00943741">
              <w:rPr>
                <w:noProof/>
              </w:rPr>
              <w:t xml:space="preserve"> [2]</w:t>
            </w:r>
          </w:ins>
          <w:del w:id="994" w:author="Rui Paredes" w:date="2018-09-15T22:04:00Z">
            <w:r w:rsidR="00444A82" w:rsidDel="006C699F">
              <w:rPr>
                <w:noProof/>
              </w:rPr>
              <w:delText xml:space="preserve"> [2]</w:delText>
            </w:r>
          </w:del>
          <w:r w:rsidR="00AA6543" w:rsidRPr="00373568">
            <w:fldChar w:fldCharType="end"/>
          </w:r>
        </w:sdtContent>
      </w:sdt>
      <w:r w:rsidRPr="007B3A76">
        <w:t xml:space="preserve"> consiste num</w:t>
      </w:r>
      <w:r w:rsidR="00B25916" w:rsidRPr="00373568">
        <w:t>a</w:t>
      </w:r>
      <w:r w:rsidRPr="00373568">
        <w:t xml:space="preserve"> </w:t>
      </w:r>
      <w:r w:rsidR="00B25916" w:rsidRPr="00373568">
        <w:t>plataforma</w:t>
      </w:r>
      <w:r w:rsidRPr="003D741E">
        <w:t xml:space="preserve"> com jogos CTF (</w:t>
      </w:r>
      <w:r w:rsidRPr="003D741E">
        <w:rPr>
          <w:i/>
        </w:rPr>
        <w:t xml:space="preserve">Capture the </w:t>
      </w:r>
      <w:r w:rsidR="003C03A2" w:rsidRPr="003D741E">
        <w:rPr>
          <w:i/>
        </w:rPr>
        <w:t>f</w:t>
      </w:r>
      <w:r w:rsidRPr="003D741E">
        <w:rPr>
          <w:i/>
        </w:rPr>
        <w:t>lag</w:t>
      </w:r>
      <w:r w:rsidRPr="003D741E">
        <w:t xml:space="preserve">), em que são simulados ataques a vulnerabilidades aos serviços que cada equipa possui, e em que o objetivo principal </w:t>
      </w:r>
      <w:r w:rsidR="003C03A2" w:rsidRPr="003D741E">
        <w:t>consiste</w:t>
      </w:r>
      <w:r w:rsidRPr="003D741E">
        <w:t xml:space="preserve"> </w:t>
      </w:r>
      <w:r w:rsidR="003C03A2" w:rsidRPr="003D741E">
        <w:t>n</w:t>
      </w:r>
      <w:r w:rsidRPr="003D741E">
        <w:t xml:space="preserve">as equipas tornarem os seus </w:t>
      </w:r>
      <w:r w:rsidR="003C03A2" w:rsidRPr="003D741E">
        <w:t>serviços o mais invulneráveis que conseguem</w:t>
      </w:r>
      <w:r w:rsidRPr="003D741E">
        <w:t xml:space="preserve"> enquanto </w:t>
      </w:r>
      <w:ins w:id="995" w:author="Microsoft Office User" w:date="2018-09-14T16:52:00Z">
        <w:r w:rsidR="003D741E">
          <w:t xml:space="preserve">simultaneamente </w:t>
        </w:r>
      </w:ins>
      <w:r w:rsidRPr="003D741E">
        <w:t>atacam os serviços de equipas inimigas.</w:t>
      </w:r>
      <w:r w:rsidR="004A3877" w:rsidRPr="003D741E">
        <w:t xml:space="preserve"> Os serviços de cada equipa enco</w:t>
      </w:r>
      <w:r w:rsidR="001D4B48" w:rsidRPr="003D741E">
        <w:t>ntram -se nos vários “</w:t>
      </w:r>
      <w:r w:rsidR="001D4B48" w:rsidRPr="003D741E">
        <w:rPr>
          <w:i/>
        </w:rPr>
        <w:t>Fortress</w:t>
      </w:r>
      <w:r w:rsidR="004A3877" w:rsidRPr="003D741E">
        <w:t xml:space="preserve">” que </w:t>
      </w:r>
      <w:del w:id="996" w:author="Microsoft Office User" w:date="2018-09-14T16:52:00Z">
        <w:r w:rsidR="004A3877" w:rsidRPr="003D741E" w:rsidDel="003D741E">
          <w:delText xml:space="preserve">estas </w:delText>
        </w:r>
      </w:del>
      <w:r w:rsidR="004A3877" w:rsidRPr="003D741E">
        <w:t xml:space="preserve">possuem, sendo que um </w:t>
      </w:r>
      <w:r w:rsidR="00B25916" w:rsidRPr="003D741E">
        <w:rPr>
          <w:i/>
        </w:rPr>
        <w:t>f</w:t>
      </w:r>
      <w:r w:rsidR="004A3877" w:rsidRPr="003D741E">
        <w:rPr>
          <w:i/>
        </w:rPr>
        <w:t>ortress</w:t>
      </w:r>
      <w:r w:rsidR="004A3877" w:rsidRPr="003D741E">
        <w:t xml:space="preserve"> corresponde a uma máquina virtual </w:t>
      </w:r>
      <w:r w:rsidR="001D4B48" w:rsidRPr="003D741E">
        <w:t>atribuída</w:t>
      </w:r>
      <w:r w:rsidR="004A3877" w:rsidRPr="003D741E">
        <w:t xml:space="preserve"> </w:t>
      </w:r>
      <w:del w:id="997" w:author="Microsoft Office User" w:date="2018-09-14T16:52:00Z">
        <w:r w:rsidR="004A3877" w:rsidRPr="003D741E" w:rsidDel="003D741E">
          <w:delText xml:space="preserve">para a </w:delText>
        </w:r>
      </w:del>
      <w:ins w:id="998" w:author="Microsoft Office User" w:date="2018-09-14T16:52:00Z">
        <w:r w:rsidR="003D741E">
          <w:t xml:space="preserve">à </w:t>
        </w:r>
      </w:ins>
      <w:r w:rsidR="004A3877" w:rsidRPr="003D741E">
        <w:t xml:space="preserve">equipa. </w:t>
      </w:r>
    </w:p>
    <w:p w14:paraId="508F215C" w14:textId="30A4DB6D" w:rsidR="00895DAC" w:rsidRPr="007B3A76" w:rsidRDefault="004A3877">
      <w:pPr>
        <w:ind w:firstLine="708"/>
        <w:pPrChange w:id="999" w:author="Rui Paredes" w:date="2018-09-15T19:12:00Z">
          <w:pPr/>
        </w:pPrChange>
      </w:pPr>
      <w:r w:rsidRPr="003D741E">
        <w:t>Na realização de ataques a</w:t>
      </w:r>
      <w:r w:rsidR="00B25916" w:rsidRPr="003D741E">
        <w:t xml:space="preserve"> um</w:t>
      </w:r>
      <w:r w:rsidRPr="003D741E">
        <w:t xml:space="preserve"> </w:t>
      </w:r>
      <w:r w:rsidR="00B25916" w:rsidRPr="003D741E">
        <w:rPr>
          <w:i/>
        </w:rPr>
        <w:t>f</w:t>
      </w:r>
      <w:r w:rsidRPr="003D741E">
        <w:rPr>
          <w:i/>
        </w:rPr>
        <w:t>ortress</w:t>
      </w:r>
      <w:r w:rsidR="00B25916" w:rsidRPr="003D741E">
        <w:t xml:space="preserve"> de outra</w:t>
      </w:r>
      <w:del w:id="1000" w:author="Microsoft Office User" w:date="2018-09-14T16:52:00Z">
        <w:r w:rsidR="00B25916" w:rsidRPr="003D741E" w:rsidDel="003D741E">
          <w:delText>s</w:delText>
        </w:r>
      </w:del>
      <w:r w:rsidR="00B25916" w:rsidRPr="003D741E">
        <w:t xml:space="preserve"> equipa</w:t>
      </w:r>
      <w:r w:rsidRPr="003D741E">
        <w:t xml:space="preserve">, os </w:t>
      </w:r>
      <w:r w:rsidR="00B25916" w:rsidRPr="003D741E">
        <w:t>utilizadores</w:t>
      </w:r>
      <w:r w:rsidRPr="003D741E">
        <w:t xml:space="preserve"> podem usar uma grande variedade de ferramentas, não havendo </w:t>
      </w:r>
      <w:del w:id="1001" w:author="Microsoft Office User" w:date="2018-09-14T16:53:00Z">
        <w:r w:rsidRPr="003D741E" w:rsidDel="003D741E">
          <w:delText>uma grande quantidade de</w:delText>
        </w:r>
      </w:del>
      <w:ins w:id="1002" w:author="Microsoft Office User" w:date="2018-09-14T16:53:00Z">
        <w:r w:rsidR="003D741E">
          <w:t>muitas</w:t>
        </w:r>
      </w:ins>
      <w:r w:rsidRPr="003D741E">
        <w:t xml:space="preserve"> regras que os </w:t>
      </w:r>
      <w:r w:rsidR="00B25916" w:rsidRPr="003D741E">
        <w:t>utilizadores</w:t>
      </w:r>
      <w:r w:rsidRPr="003D741E">
        <w:t xml:space="preserve"> devem respeitar nos seus ataques. A criação de</w:t>
      </w:r>
      <w:r w:rsidR="00B25916" w:rsidRPr="001134F2">
        <w:t xml:space="preserve"> um </w:t>
      </w:r>
      <w:r w:rsidR="00B25916" w:rsidRPr="001134F2">
        <w:rPr>
          <w:i/>
        </w:rPr>
        <w:t>fortress</w:t>
      </w:r>
      <w:r w:rsidRPr="0069401A">
        <w:t xml:space="preserve"> é </w:t>
      </w:r>
      <w:r w:rsidR="00EF22CB" w:rsidRPr="0069401A">
        <w:t xml:space="preserve">exclusiva a equipas que façam parte de um plano que requer pagamento, porém, qualquer </w:t>
      </w:r>
      <w:r w:rsidR="00B25916" w:rsidRPr="007B3A76">
        <w:t>utilizador</w:t>
      </w:r>
      <w:r w:rsidR="00EF22CB" w:rsidRPr="007B3A76">
        <w:t xml:space="preserve"> que esteja registado na plataforma, com ou sem equipa ou plano, consegue realizar ataques. </w:t>
      </w:r>
    </w:p>
    <w:p w14:paraId="1DFF9FD0" w14:textId="1F29CE21" w:rsidR="004B4423" w:rsidRDefault="00EF22CB">
      <w:pPr>
        <w:ind w:firstLine="708"/>
        <w:rPr>
          <w:ins w:id="1003" w:author="Rui Paredes" w:date="2018-09-15T19:14:00Z"/>
        </w:rPr>
        <w:pPrChange w:id="1004" w:author="Rui Paredes" w:date="2018-09-15T19:13:00Z">
          <w:pPr/>
        </w:pPrChange>
      </w:pPr>
      <w:del w:id="1005" w:author="Microsoft Office User" w:date="2018-09-14T16:53:00Z">
        <w:r w:rsidRPr="007B3A76" w:rsidDel="003D741E">
          <w:delText>De forma às</w:delText>
        </w:r>
      </w:del>
      <w:ins w:id="1006" w:author="Microsoft Office User" w:date="2018-09-14T16:53:00Z">
        <w:r w:rsidR="003D741E">
          <w:t>Para as</w:t>
        </w:r>
      </w:ins>
      <w:r w:rsidRPr="003D741E">
        <w:t xml:space="preserve"> equipas submeterem as vulnerabilidades encontradas durante os ataques e ganharem pontos é necessário </w:t>
      </w:r>
      <w:r w:rsidR="00905769" w:rsidRPr="003D741E">
        <w:t>na secção de submissão da resposta</w:t>
      </w:r>
      <w:r w:rsidRPr="003D741E">
        <w:t xml:space="preserve"> indicar qual o tipo de vulnerabilidade, </w:t>
      </w:r>
      <w:r w:rsidR="009C5D47" w:rsidRPr="003D741E">
        <w:t xml:space="preserve">a </w:t>
      </w:r>
      <w:r w:rsidR="009C5D47" w:rsidRPr="003D741E">
        <w:lastRenderedPageBreak/>
        <w:t xml:space="preserve">quem pertence o </w:t>
      </w:r>
      <w:r w:rsidR="009C5D47" w:rsidRPr="001134F2">
        <w:rPr>
          <w:i/>
        </w:rPr>
        <w:t>fortress</w:t>
      </w:r>
      <w:r w:rsidR="009C5D47" w:rsidRPr="001134F2">
        <w:t xml:space="preserve"> inimigo, e qual o endereço do mesmo</w:t>
      </w:r>
      <w:r w:rsidR="004B4423" w:rsidRPr="0069401A">
        <w:t xml:space="preserve">, podendo este processo ser verificado na </w:t>
      </w:r>
      <w:ins w:id="1007" w:author="Rui Paredes" w:date="2018-09-15T22:29:00Z">
        <w:r w:rsidR="00420240">
          <w:fldChar w:fldCharType="begin"/>
        </w:r>
        <w:r w:rsidR="00420240">
          <w:instrText xml:space="preserve"> REF _Ref524813961 \h </w:instrText>
        </w:r>
      </w:ins>
      <w:r w:rsidR="00420240">
        <w:fldChar w:fldCharType="separate"/>
      </w:r>
      <w:ins w:id="1008" w:author="Rui Paredes" w:date="2018-09-15T19:14:00Z">
        <w:r w:rsidR="00943741" w:rsidRPr="003D741E">
          <w:t xml:space="preserve">Figura </w:t>
        </w:r>
      </w:ins>
      <w:ins w:id="1009" w:author="Rui Paredes" w:date="2018-09-15T22:37:00Z">
        <w:r w:rsidR="00943741">
          <w:rPr>
            <w:noProof/>
          </w:rPr>
          <w:t>2</w:t>
        </w:r>
      </w:ins>
      <w:ins w:id="1010" w:author="Rui Paredes" w:date="2018-09-15T22:29:00Z">
        <w:r w:rsidR="00420240">
          <w:fldChar w:fldCharType="end"/>
        </w:r>
      </w:ins>
      <w:r w:rsidR="004B4423" w:rsidRPr="00373568">
        <w:fldChar w:fldCharType="begin"/>
      </w:r>
      <w:r w:rsidR="004B4423" w:rsidRPr="007B3A76">
        <w:instrText xml:space="preserve"> REF _Ref517211486 \h </w:instrText>
      </w:r>
      <w:del w:id="1011" w:author="Rui Paredes" w:date="2018-09-15T22:04:00Z">
        <w:r w:rsidR="004B4423" w:rsidRPr="00373568">
          <w:rPr>
            <w:rPrChange w:id="1012" w:author="Microsoft Office User" w:date="2018-09-14T15:51:00Z">
              <w:rPr/>
            </w:rPrChange>
          </w:rPr>
          <w:fldChar w:fldCharType="separate"/>
        </w:r>
      </w:del>
      <w:del w:id="1013" w:author="Rui Paredes" w:date="2018-09-15T18:23:00Z">
        <w:r w:rsidR="009574D0" w:rsidRPr="00373568" w:rsidDel="000B0251">
          <w:delText xml:space="preserve">Figura </w:delText>
        </w:r>
        <w:r w:rsidR="009574D0" w:rsidRPr="007B3A76" w:rsidDel="000B0251">
          <w:rPr>
            <w:rPrChange w:id="1014" w:author="Microsoft Office User" w:date="2018-09-14T15:51:00Z">
              <w:rPr>
                <w:noProof/>
              </w:rPr>
            </w:rPrChange>
          </w:rPr>
          <w:delText>2</w:delText>
        </w:r>
      </w:del>
      <w:r w:rsidR="004B4423" w:rsidRPr="00373568">
        <w:fldChar w:fldCharType="end"/>
      </w:r>
      <w:r w:rsidR="004B4423" w:rsidRPr="007B3A76">
        <w:t>. Após a vulnerabilidade</w:t>
      </w:r>
      <w:r w:rsidR="009C5D47" w:rsidRPr="00373568">
        <w:t xml:space="preserve"> ser submetida</w:t>
      </w:r>
      <w:ins w:id="1015" w:author="Microsoft Office User" w:date="2018-09-14T16:53:00Z">
        <w:r w:rsidR="009A7A5E">
          <w:t>,</w:t>
        </w:r>
      </w:ins>
      <w:r w:rsidR="009C5D47" w:rsidRPr="00373568">
        <w:t xml:space="preserve"> é analisada por uma equipa do CTF365 que verificará se a vulnerabilidade realmente existe ou não no </w:t>
      </w:r>
      <w:r w:rsidR="009C5D47" w:rsidRPr="003D741E">
        <w:rPr>
          <w:i/>
        </w:rPr>
        <w:t>fortress</w:t>
      </w:r>
      <w:r w:rsidR="009C5D47" w:rsidRPr="003D741E">
        <w:t xml:space="preserve"> indicado</w:t>
      </w:r>
      <w:r w:rsidR="00B25916" w:rsidRPr="003D741E">
        <w:t xml:space="preserve">, adicionando pontos </w:t>
      </w:r>
      <w:del w:id="1016" w:author="Rui Paredes" w:date="2018-09-15T15:10:00Z">
        <w:r w:rsidR="00B25916" w:rsidRPr="003D741E" w:rsidDel="00162492">
          <w:delText xml:space="preserve">ao </w:delText>
        </w:r>
        <w:r w:rsidR="00B25916" w:rsidRPr="003D741E" w:rsidDel="00162492">
          <w:rPr>
            <w:i/>
          </w:rPr>
          <w:delText>rank</w:delText>
        </w:r>
      </w:del>
      <w:ins w:id="1017" w:author="Rui Paredes" w:date="2018-09-15T15:10:00Z">
        <w:r w:rsidR="00162492">
          <w:t>à classificação</w:t>
        </w:r>
      </w:ins>
      <w:r w:rsidR="00B25916" w:rsidRPr="003D741E">
        <w:t xml:space="preserve"> da equipa</w:t>
      </w:r>
      <w:r w:rsidR="004B4423" w:rsidRPr="003D741E">
        <w:t xml:space="preserve"> que detetou a vulnerabilidade</w:t>
      </w:r>
      <w:r w:rsidR="009C5D47" w:rsidRPr="003D741E">
        <w:t>.</w:t>
      </w:r>
    </w:p>
    <w:p w14:paraId="2D85E592" w14:textId="77777777" w:rsidR="00027312" w:rsidRPr="003D741E" w:rsidRDefault="00027312">
      <w:pPr>
        <w:ind w:firstLine="708"/>
        <w:pPrChange w:id="1018" w:author="Rui Paredes" w:date="2018-09-15T19:13:00Z">
          <w:pPr/>
        </w:pPrChange>
      </w:pPr>
    </w:p>
    <w:p w14:paraId="72A2BCC9" w14:textId="475DBED5" w:rsidR="007A1735" w:rsidRPr="007B3A76" w:rsidDel="00027312" w:rsidRDefault="007A1735" w:rsidP="007A1735">
      <w:pPr>
        <w:pStyle w:val="Legenda"/>
        <w:keepNext/>
        <w:rPr>
          <w:moveFrom w:id="1019" w:author="Rui Paredes" w:date="2018-09-15T19:14:00Z"/>
        </w:rPr>
      </w:pPr>
      <w:bookmarkStart w:id="1020" w:name="_Ref517211486"/>
      <w:bookmarkStart w:id="1021" w:name="_Toc524679900"/>
      <w:moveFromRangeStart w:id="1022" w:author="Rui Paredes" w:date="2018-09-15T19:14:00Z" w:name="move524802205"/>
      <w:moveFrom w:id="1023" w:author="Rui Paredes" w:date="2018-09-15T19:14:00Z">
        <w:r w:rsidRPr="003D741E" w:rsidDel="00027312">
          <w:t xml:space="preserve">Figura </w:t>
        </w:r>
        <w:r w:rsidR="005836C7" w:rsidRPr="00373568" w:rsidDel="00027312">
          <w:rPr>
            <w:i w:val="0"/>
            <w:iCs w:val="0"/>
          </w:rPr>
          <w:fldChar w:fldCharType="begin"/>
        </w:r>
        <w:r w:rsidR="005836C7" w:rsidRPr="007B3A76" w:rsidDel="00027312">
          <w:instrText xml:space="preserve"> SEQ Figura \* ARABIC </w:instrText>
        </w:r>
        <w:r w:rsidR="005836C7" w:rsidRPr="00373568" w:rsidDel="00027312">
          <w:rPr>
            <w:i w:val="0"/>
            <w:iCs w:val="0"/>
            <w:rPrChange w:id="1024" w:author="Microsoft Office User" w:date="2018-09-14T15:51:00Z">
              <w:rPr>
                <w:i w:val="0"/>
                <w:iCs w:val="0"/>
              </w:rPr>
            </w:rPrChange>
          </w:rPr>
          <w:fldChar w:fldCharType="separate"/>
        </w:r>
        <w:r w:rsidR="009574D0" w:rsidRPr="007B3A76" w:rsidDel="000B0251">
          <w:rPr>
            <w:i w:val="0"/>
            <w:iCs w:val="0"/>
            <w:noProof/>
          </w:rPr>
          <w:t>2</w:t>
        </w:r>
        <w:r w:rsidR="005836C7" w:rsidRPr="00373568" w:rsidDel="00027312">
          <w:rPr>
            <w:i w:val="0"/>
            <w:iCs w:val="0"/>
          </w:rPr>
          <w:fldChar w:fldCharType="end"/>
        </w:r>
        <w:bookmarkEnd w:id="1020"/>
        <w:r w:rsidRPr="007B3A76" w:rsidDel="00027312">
          <w:t>- CTF365 Submeter Vulnerabilidade</w:t>
        </w:r>
        <w:bookmarkEnd w:id="1021"/>
      </w:moveFrom>
    </w:p>
    <w:moveFromRangeEnd w:id="1022"/>
    <w:p w14:paraId="68315D22" w14:textId="2E99110F" w:rsidR="0057006F" w:rsidRDefault="009C5D47" w:rsidP="003C03A2">
      <w:pPr>
        <w:jc w:val="center"/>
        <w:rPr>
          <w:ins w:id="1025" w:author="Rui Paredes" w:date="2018-09-15T19:14:00Z"/>
        </w:rPr>
      </w:pPr>
      <w:r w:rsidRPr="007B3A76">
        <w:rPr>
          <w:noProof/>
          <w:rPrChange w:id="1026" w:author="Microsoft Office User" w:date="2018-09-14T15:51:00Z">
            <w:rPr>
              <w:noProof/>
            </w:rPr>
          </w:rPrChange>
        </w:rPr>
        <w:drawing>
          <wp:inline distT="0" distB="0" distL="0" distR="0" wp14:anchorId="4D3F36C2" wp14:editId="0D248A3E">
            <wp:extent cx="2695575" cy="3091256"/>
            <wp:effectExtent l="0" t="0" r="0" b="0"/>
            <wp:docPr id="8" name="Imagem 8" descr="https://community.ctf365.com/uploads/default/optimized/1X/44a837e5778c79b8bbe28876666312e53de7f778_1_436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ctf365.com/uploads/default/optimized/1X/44a837e5778c79b8bbe28876666312e53de7f778_1_436x5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489" cy="3096891"/>
                    </a:xfrm>
                    <a:prstGeom prst="rect">
                      <a:avLst/>
                    </a:prstGeom>
                    <a:noFill/>
                    <a:ln>
                      <a:noFill/>
                    </a:ln>
                  </pic:spPr>
                </pic:pic>
              </a:graphicData>
            </a:graphic>
          </wp:inline>
        </w:drawing>
      </w:r>
    </w:p>
    <w:p w14:paraId="726EDA6D" w14:textId="2FD9E013" w:rsidR="00027312" w:rsidRPr="007B3A76" w:rsidRDefault="00027312" w:rsidP="00027312">
      <w:pPr>
        <w:pStyle w:val="Legenda"/>
        <w:keepNext/>
        <w:rPr>
          <w:moveTo w:id="1027" w:author="Rui Paredes" w:date="2018-09-15T19:14:00Z"/>
        </w:rPr>
      </w:pPr>
      <w:bookmarkStart w:id="1028" w:name="_Ref524813961"/>
      <w:bookmarkStart w:id="1029" w:name="_Toc524814445"/>
      <w:moveToRangeStart w:id="1030" w:author="Rui Paredes" w:date="2018-09-15T19:14:00Z" w:name="move524802205"/>
      <w:moveTo w:id="1031" w:author="Rui Paredes" w:date="2018-09-15T19:14:00Z">
        <w:r w:rsidRPr="003D741E">
          <w:t xml:space="preserve">Figura </w:t>
        </w:r>
        <w:r w:rsidRPr="00373568">
          <w:fldChar w:fldCharType="begin"/>
        </w:r>
        <w:r w:rsidRPr="007B3A76">
          <w:instrText xml:space="preserve"> SEQ Figura \* ARABIC </w:instrText>
        </w:r>
        <w:r w:rsidRPr="00373568">
          <w:fldChar w:fldCharType="separate"/>
        </w:r>
      </w:moveTo>
      <w:ins w:id="1032" w:author="Rui Paredes" w:date="2018-09-15T22:37:00Z">
        <w:r w:rsidR="00943741">
          <w:rPr>
            <w:noProof/>
          </w:rPr>
          <w:t>2</w:t>
        </w:r>
      </w:ins>
      <w:moveTo w:id="1033" w:author="Rui Paredes" w:date="2018-09-15T19:14:00Z">
        <w:r w:rsidRPr="00373568">
          <w:fldChar w:fldCharType="end"/>
        </w:r>
        <w:bookmarkEnd w:id="1028"/>
        <w:r w:rsidRPr="007B3A76">
          <w:t>- CTF365 Submeter Vulnerabilidade</w:t>
        </w:r>
        <w:bookmarkEnd w:id="1029"/>
      </w:moveTo>
    </w:p>
    <w:moveToRangeEnd w:id="1030"/>
    <w:p w14:paraId="0D6C3CC7" w14:textId="001D5101" w:rsidR="00027312" w:rsidRDefault="00027312" w:rsidP="003C03A2">
      <w:pPr>
        <w:jc w:val="center"/>
        <w:rPr>
          <w:ins w:id="1034" w:author="Rui Paredes" w:date="2018-09-15T19:14:00Z"/>
        </w:rPr>
      </w:pPr>
    </w:p>
    <w:p w14:paraId="7FB933A7" w14:textId="77777777" w:rsidR="00027312" w:rsidRPr="007B3A76" w:rsidDel="00027312" w:rsidRDefault="00027312" w:rsidP="003C03A2">
      <w:pPr>
        <w:jc w:val="center"/>
        <w:rPr>
          <w:del w:id="1035" w:author="Rui Paredes" w:date="2018-09-15T19:14:00Z"/>
        </w:rPr>
      </w:pPr>
    </w:p>
    <w:p w14:paraId="48CED3C4" w14:textId="77777777" w:rsidR="00A30736" w:rsidRPr="00373568" w:rsidRDefault="00A30736" w:rsidP="00A30736">
      <w:pPr>
        <w:spacing w:line="240" w:lineRule="auto"/>
        <w:jc w:val="left"/>
      </w:pPr>
      <w:r w:rsidRPr="00373568">
        <w:br w:type="page"/>
      </w:r>
    </w:p>
    <w:p w14:paraId="419EEE0E" w14:textId="77777777" w:rsidR="00FC67EC" w:rsidRPr="003D741E" w:rsidRDefault="0026264E" w:rsidP="0026264E">
      <w:pPr>
        <w:pStyle w:val="Cabealho3"/>
      </w:pPr>
      <w:bookmarkStart w:id="1036" w:name="_Toc524814396"/>
      <w:r w:rsidRPr="00373568">
        <w:lastRenderedPageBreak/>
        <w:t>Reversing.kr</w:t>
      </w:r>
      <w:bookmarkEnd w:id="1036"/>
    </w:p>
    <w:p w14:paraId="091F5F7D" w14:textId="77777777" w:rsidR="002269D4" w:rsidRPr="003D741E" w:rsidRDefault="002269D4" w:rsidP="002269D4"/>
    <w:p w14:paraId="139EEE11" w14:textId="001B667E" w:rsidR="00DD0579" w:rsidRPr="009A7A5E" w:rsidDel="00B170BA" w:rsidRDefault="002269D4">
      <w:pPr>
        <w:ind w:firstLine="708"/>
        <w:rPr>
          <w:del w:id="1037" w:author="Rui Paredes" w:date="2018-09-15T19:16:00Z"/>
        </w:rPr>
        <w:pPrChange w:id="1038" w:author="Rui Paredes" w:date="2018-09-15T19:14:00Z">
          <w:pPr/>
        </w:pPrChange>
      </w:pPr>
      <w:r w:rsidRPr="003D741E">
        <w:t>O Reversing.kr</w:t>
      </w:r>
      <w:sdt>
        <w:sdtPr>
          <w:id w:val="-885490051"/>
          <w:citation/>
        </w:sdtPr>
        <w:sdtEndPr/>
        <w:sdtContent>
          <w:r w:rsidR="00AA6543" w:rsidRPr="003D741E">
            <w:fldChar w:fldCharType="begin"/>
          </w:r>
          <w:r w:rsidR="00AA6543" w:rsidRPr="007B3A76">
            <w:instrText xml:space="preserve"> CITATION Rev18 \l 2070 </w:instrText>
          </w:r>
          <w:r w:rsidR="00AA6543" w:rsidRPr="003D741E">
            <w:rPr>
              <w:rPrChange w:id="1039" w:author="Microsoft Office User" w:date="2018-09-14T15:51:00Z">
                <w:rPr/>
              </w:rPrChange>
            </w:rPr>
            <w:fldChar w:fldCharType="separate"/>
          </w:r>
          <w:ins w:id="1040" w:author="Rui Paredes" w:date="2018-09-15T22:37:00Z">
            <w:r w:rsidR="00943741">
              <w:rPr>
                <w:noProof/>
              </w:rPr>
              <w:t xml:space="preserve"> [3]</w:t>
            </w:r>
          </w:ins>
          <w:del w:id="1041" w:author="Rui Paredes" w:date="2018-09-15T22:04:00Z">
            <w:r w:rsidR="00444A82" w:rsidDel="006C699F">
              <w:rPr>
                <w:noProof/>
              </w:rPr>
              <w:delText xml:space="preserve"> [3]</w:delText>
            </w:r>
          </w:del>
          <w:r w:rsidR="00AA6543" w:rsidRPr="003D741E">
            <w:fldChar w:fldCharType="end"/>
          </w:r>
        </w:sdtContent>
      </w:sdt>
      <w:r w:rsidRPr="007B3A76">
        <w:t xml:space="preserve"> é uma plataforma </w:t>
      </w:r>
      <w:r w:rsidR="00B25916" w:rsidRPr="00373568">
        <w:t xml:space="preserve">de desafios </w:t>
      </w:r>
      <w:r w:rsidR="004B4423" w:rsidRPr="003D741E">
        <w:t xml:space="preserve">de </w:t>
      </w:r>
      <w:r w:rsidR="004B4423" w:rsidRPr="003D741E">
        <w:rPr>
          <w:i/>
        </w:rPr>
        <w:t>cracking</w:t>
      </w:r>
      <w:r w:rsidRPr="003D741E">
        <w:t xml:space="preserve"> e </w:t>
      </w:r>
      <w:r w:rsidR="00DD0579" w:rsidRPr="003D741E">
        <w:t>de</w:t>
      </w:r>
      <w:r w:rsidR="00B25916" w:rsidRPr="009A7A5E">
        <w:t xml:space="preserve"> uso de</w:t>
      </w:r>
      <w:r w:rsidR="00DD0579" w:rsidRPr="009A7A5E">
        <w:t xml:space="preserve"> engenharia reversa.</w:t>
      </w:r>
      <w:ins w:id="1042" w:author="Rui Paredes" w:date="2018-09-15T19:16:00Z">
        <w:r w:rsidR="00B170BA">
          <w:t xml:space="preserve"> </w:t>
        </w:r>
      </w:ins>
    </w:p>
    <w:p w14:paraId="531FC9BB" w14:textId="6302FBC3" w:rsidR="00DD0579" w:rsidRPr="009A7A5E" w:rsidRDefault="004C44C7">
      <w:pPr>
        <w:ind w:firstLine="708"/>
        <w:pPrChange w:id="1043" w:author="Rui Paredes" w:date="2018-09-15T19:16:00Z">
          <w:pPr/>
        </w:pPrChange>
      </w:pPr>
      <w:r w:rsidRPr="001134F2">
        <w:t>Os desafios que esta plataforma possuí consistem em aplicações para diferentes ambientes (Windows, Linux, Windows Phone, …)</w:t>
      </w:r>
      <w:r w:rsidR="007151BC" w:rsidRPr="001134F2">
        <w:t xml:space="preserve">, </w:t>
      </w:r>
      <w:r w:rsidR="004B4423" w:rsidRPr="001134F2">
        <w:t xml:space="preserve">podendo ser alguns destes observados na </w:t>
      </w:r>
      <w:ins w:id="1044" w:author="Rui Paredes" w:date="2018-09-15T22:29:00Z">
        <w:r w:rsidR="00420240">
          <w:fldChar w:fldCharType="begin"/>
        </w:r>
        <w:r w:rsidR="00420240">
          <w:instrText xml:space="preserve"> REF _Ref524813962 \h </w:instrText>
        </w:r>
      </w:ins>
      <w:r w:rsidR="00420240">
        <w:fldChar w:fldCharType="separate"/>
      </w:r>
      <w:ins w:id="1045" w:author="Rui Paredes" w:date="2018-09-15T19:17:00Z">
        <w:r w:rsidR="00943741" w:rsidRPr="009A7A5E">
          <w:t xml:space="preserve">Figura </w:t>
        </w:r>
      </w:ins>
      <w:ins w:id="1046" w:author="Rui Paredes" w:date="2018-09-15T22:37:00Z">
        <w:r w:rsidR="00943741">
          <w:rPr>
            <w:noProof/>
          </w:rPr>
          <w:t>3</w:t>
        </w:r>
      </w:ins>
      <w:ins w:id="1047" w:author="Rui Paredes" w:date="2018-09-15T22:29:00Z">
        <w:r w:rsidR="00420240">
          <w:fldChar w:fldCharType="end"/>
        </w:r>
      </w:ins>
      <w:r w:rsidR="007151BC" w:rsidRPr="00373568">
        <w:fldChar w:fldCharType="begin"/>
      </w:r>
      <w:r w:rsidR="007151BC" w:rsidRPr="007B3A76">
        <w:instrText xml:space="preserve"> REF _Ref516749011 \h </w:instrText>
      </w:r>
      <w:del w:id="1048" w:author="Rui Paredes" w:date="2018-09-15T22:04:00Z">
        <w:r w:rsidR="007151BC" w:rsidRPr="00373568">
          <w:rPr>
            <w:rPrChange w:id="1049" w:author="Microsoft Office User" w:date="2018-09-14T15:51:00Z">
              <w:rPr/>
            </w:rPrChange>
          </w:rPr>
          <w:fldChar w:fldCharType="separate"/>
        </w:r>
      </w:del>
      <w:del w:id="1050" w:author="Rui Paredes" w:date="2018-09-15T18:23:00Z">
        <w:r w:rsidR="009574D0" w:rsidRPr="00373568" w:rsidDel="000B0251">
          <w:delText xml:space="preserve">Figura </w:delText>
        </w:r>
        <w:r w:rsidR="009574D0" w:rsidRPr="007B3A76" w:rsidDel="000B0251">
          <w:rPr>
            <w:rPrChange w:id="1051" w:author="Microsoft Office User" w:date="2018-09-14T15:51:00Z">
              <w:rPr>
                <w:noProof/>
              </w:rPr>
            </w:rPrChange>
          </w:rPr>
          <w:delText>3</w:delText>
        </w:r>
      </w:del>
      <w:r w:rsidR="007151BC" w:rsidRPr="00373568">
        <w:fldChar w:fldCharType="end"/>
      </w:r>
      <w:r w:rsidR="007151BC" w:rsidRPr="007B3A76">
        <w:t>,</w:t>
      </w:r>
      <w:r w:rsidRPr="00373568">
        <w:t xml:space="preserve"> </w:t>
      </w:r>
      <w:r w:rsidR="004B4423" w:rsidRPr="003D741E">
        <w:t xml:space="preserve">e </w:t>
      </w:r>
      <w:r w:rsidRPr="003D741E">
        <w:t>em que o ataque é exe</w:t>
      </w:r>
      <w:r w:rsidR="004B4423" w:rsidRPr="003D741E">
        <w:t xml:space="preserve">cutado nesses mesmos ambientes. Quando um utilizador resolve um desafio e chega a uma </w:t>
      </w:r>
      <w:r w:rsidRPr="009A7A5E">
        <w:t xml:space="preserve">solução correta, de forma a ganhar pontos na plataforma, </w:t>
      </w:r>
      <w:r w:rsidR="004B4423" w:rsidRPr="009A7A5E">
        <w:t xml:space="preserve">necessita submeter </w:t>
      </w:r>
      <w:del w:id="1052" w:author="Microsoft Office User" w:date="2018-09-14T16:54:00Z">
        <w:r w:rsidR="004B4423" w:rsidRPr="009A7A5E" w:rsidDel="009A7A5E">
          <w:delText>a mesma</w:delText>
        </w:r>
      </w:del>
      <w:ins w:id="1053" w:author="Microsoft Office User" w:date="2018-09-14T16:55:00Z">
        <w:r w:rsidR="009A7A5E">
          <w:t>a solução</w:t>
        </w:r>
      </w:ins>
      <w:r w:rsidR="004B4423" w:rsidRPr="009A7A5E">
        <w:t xml:space="preserve"> </w:t>
      </w:r>
      <w:r w:rsidRPr="009A7A5E">
        <w:t xml:space="preserve">numa secção própria na plataforma do Reversing.kr. Após </w:t>
      </w:r>
      <w:r w:rsidR="00852ACA" w:rsidRPr="009A7A5E">
        <w:t xml:space="preserve">obtenção dos pontos, estes passam a ser visíveis na tabela de </w:t>
      </w:r>
      <w:del w:id="1054" w:author="Rui Paredes" w:date="2018-09-15T15:11:00Z">
        <w:r w:rsidR="00852ACA" w:rsidRPr="009A7A5E" w:rsidDel="00162492">
          <w:rPr>
            <w:i/>
          </w:rPr>
          <w:delText>Rank</w:delText>
        </w:r>
        <w:r w:rsidR="00D203CA" w:rsidRPr="009A7A5E" w:rsidDel="00162492">
          <w:rPr>
            <w:i/>
          </w:rPr>
          <w:delText>ing</w:delText>
        </w:r>
        <w:r w:rsidR="00852ACA" w:rsidRPr="009A7A5E" w:rsidDel="00162492">
          <w:delText xml:space="preserve"> </w:delText>
        </w:r>
      </w:del>
      <w:ins w:id="1055" w:author="Rui Paredes" w:date="2018-09-15T15:11:00Z">
        <w:r w:rsidR="00162492">
          <w:t>Classificações</w:t>
        </w:r>
        <w:r w:rsidR="00162492" w:rsidRPr="009A7A5E">
          <w:t xml:space="preserve"> </w:t>
        </w:r>
      </w:ins>
      <w:r w:rsidR="00852ACA" w:rsidRPr="009A7A5E">
        <w:t>da plataforma.</w:t>
      </w:r>
    </w:p>
    <w:p w14:paraId="058AF6AF" w14:textId="6A653DB3" w:rsidR="00FC67EC" w:rsidRPr="009A7A5E" w:rsidDel="009A7A5E" w:rsidRDefault="00852ACA" w:rsidP="00D2761D">
      <w:pPr>
        <w:rPr>
          <w:del w:id="1056" w:author="Microsoft Office User" w:date="2018-09-14T16:55:00Z"/>
        </w:rPr>
      </w:pPr>
      <w:del w:id="1057" w:author="Microsoft Office User" w:date="2018-09-14T16:55:00Z">
        <w:r w:rsidRPr="009A7A5E" w:rsidDel="009A7A5E">
          <w:delText>Possuí ainda uma secção onde se</w:delText>
        </w:r>
        <w:r w:rsidR="00B25916" w:rsidRPr="009A7A5E" w:rsidDel="009A7A5E">
          <w:delText xml:space="preserve"> podem encontrar</w:delText>
        </w:r>
        <w:r w:rsidRPr="009A7A5E" w:rsidDel="009A7A5E">
          <w:delText xml:space="preserve"> plataformas semelhantes a esta.</w:delText>
        </w:r>
      </w:del>
    </w:p>
    <w:p w14:paraId="3F2652B1" w14:textId="77777777" w:rsidR="00771EC8" w:rsidRPr="009A7A5E" w:rsidRDefault="00771EC8" w:rsidP="00D2761D"/>
    <w:p w14:paraId="3C3F3634" w14:textId="2221B31B" w:rsidR="00852ACA" w:rsidRPr="007B3A76" w:rsidDel="00B170BA" w:rsidRDefault="00852ACA" w:rsidP="00852ACA">
      <w:pPr>
        <w:pStyle w:val="Legenda"/>
        <w:keepNext/>
        <w:rPr>
          <w:moveFrom w:id="1058" w:author="Rui Paredes" w:date="2018-09-15T19:17:00Z"/>
        </w:rPr>
      </w:pPr>
      <w:bookmarkStart w:id="1059" w:name="_Ref516749011"/>
      <w:bookmarkStart w:id="1060" w:name="_Toc524679901"/>
      <w:moveFromRangeStart w:id="1061" w:author="Rui Paredes" w:date="2018-09-15T19:17:00Z" w:name="move524802359"/>
      <w:moveFrom w:id="1062" w:author="Rui Paredes" w:date="2018-09-15T19:17:00Z">
        <w:r w:rsidRPr="009A7A5E" w:rsidDel="00B170BA">
          <w:t xml:space="preserve">Figura </w:t>
        </w:r>
        <w:r w:rsidR="005836C7" w:rsidRPr="00373568" w:rsidDel="00B170BA">
          <w:rPr>
            <w:i w:val="0"/>
            <w:iCs w:val="0"/>
          </w:rPr>
          <w:fldChar w:fldCharType="begin"/>
        </w:r>
        <w:r w:rsidR="005836C7" w:rsidRPr="007B3A76" w:rsidDel="00B170BA">
          <w:instrText xml:space="preserve"> SEQ Figura \* ARABIC </w:instrText>
        </w:r>
        <w:r w:rsidR="005836C7" w:rsidRPr="00373568" w:rsidDel="00B170BA">
          <w:rPr>
            <w:i w:val="0"/>
            <w:iCs w:val="0"/>
            <w:rPrChange w:id="1063" w:author="Microsoft Office User" w:date="2018-09-14T15:51:00Z">
              <w:rPr>
                <w:i w:val="0"/>
                <w:iCs w:val="0"/>
              </w:rPr>
            </w:rPrChange>
          </w:rPr>
          <w:fldChar w:fldCharType="separate"/>
        </w:r>
        <w:r w:rsidR="009574D0" w:rsidRPr="007B3A76" w:rsidDel="000B0251">
          <w:rPr>
            <w:i w:val="0"/>
            <w:iCs w:val="0"/>
            <w:noProof/>
          </w:rPr>
          <w:t>3</w:t>
        </w:r>
        <w:r w:rsidR="005836C7" w:rsidRPr="00373568" w:rsidDel="00B170BA">
          <w:rPr>
            <w:i w:val="0"/>
            <w:iCs w:val="0"/>
          </w:rPr>
          <w:fldChar w:fldCharType="end"/>
        </w:r>
        <w:bookmarkEnd w:id="1059"/>
        <w:r w:rsidRPr="007B3A76" w:rsidDel="00B170BA">
          <w:t>- Reversing.kr - Challenges</w:t>
        </w:r>
        <w:bookmarkEnd w:id="1060"/>
      </w:moveFrom>
    </w:p>
    <w:moveFromRangeEnd w:id="1061"/>
    <w:p w14:paraId="600F43ED" w14:textId="77777777" w:rsidR="00771EC8" w:rsidRPr="007B3A76" w:rsidRDefault="00852ACA" w:rsidP="00D2761D">
      <w:r w:rsidRPr="007B3A76">
        <w:rPr>
          <w:noProof/>
          <w:rPrChange w:id="1064" w:author="Microsoft Office User" w:date="2018-09-14T15:51:00Z">
            <w:rPr>
              <w:noProof/>
            </w:rPr>
          </w:rPrChange>
        </w:rPr>
        <w:drawing>
          <wp:inline distT="0" distB="0" distL="0" distR="0" wp14:anchorId="4DD8373A" wp14:editId="7ACB8994">
            <wp:extent cx="5980430" cy="1525905"/>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430" cy="1525905"/>
                    </a:xfrm>
                    <a:prstGeom prst="rect">
                      <a:avLst/>
                    </a:prstGeom>
                  </pic:spPr>
                </pic:pic>
              </a:graphicData>
            </a:graphic>
          </wp:inline>
        </w:drawing>
      </w:r>
    </w:p>
    <w:p w14:paraId="01E0E203" w14:textId="716D4BB3" w:rsidR="00B170BA" w:rsidRPr="007B3A76" w:rsidRDefault="00B170BA" w:rsidP="00B170BA">
      <w:pPr>
        <w:pStyle w:val="Legenda"/>
        <w:keepNext/>
        <w:rPr>
          <w:moveTo w:id="1065" w:author="Rui Paredes" w:date="2018-09-15T19:17:00Z"/>
        </w:rPr>
      </w:pPr>
      <w:bookmarkStart w:id="1066" w:name="_Ref524813962"/>
      <w:bookmarkStart w:id="1067" w:name="_Toc524814446"/>
      <w:moveToRangeStart w:id="1068" w:author="Rui Paredes" w:date="2018-09-15T19:17:00Z" w:name="move524802359"/>
      <w:moveTo w:id="1069" w:author="Rui Paredes" w:date="2018-09-15T19:17:00Z">
        <w:r w:rsidRPr="009A7A5E">
          <w:t xml:space="preserve">Figura </w:t>
        </w:r>
        <w:r w:rsidRPr="00373568">
          <w:fldChar w:fldCharType="begin"/>
        </w:r>
        <w:r w:rsidRPr="007B3A76">
          <w:instrText xml:space="preserve"> SEQ Figura \* ARABIC </w:instrText>
        </w:r>
        <w:r w:rsidRPr="00373568">
          <w:fldChar w:fldCharType="separate"/>
        </w:r>
      </w:moveTo>
      <w:ins w:id="1070" w:author="Rui Paredes" w:date="2018-09-15T22:37:00Z">
        <w:r w:rsidR="00943741">
          <w:rPr>
            <w:noProof/>
          </w:rPr>
          <w:t>3</w:t>
        </w:r>
      </w:ins>
      <w:moveTo w:id="1071" w:author="Rui Paredes" w:date="2018-09-15T19:17:00Z">
        <w:r w:rsidRPr="00373568">
          <w:fldChar w:fldCharType="end"/>
        </w:r>
        <w:bookmarkEnd w:id="1066"/>
        <w:r w:rsidRPr="007B3A76">
          <w:t>- Reversing.kr - Challenges</w:t>
        </w:r>
        <w:bookmarkEnd w:id="1067"/>
      </w:moveTo>
    </w:p>
    <w:moveToRangeEnd w:id="1068"/>
    <w:p w14:paraId="44ADCF89" w14:textId="77777777" w:rsidR="00852ACA" w:rsidRPr="00373568" w:rsidRDefault="00852ACA" w:rsidP="00D2761D"/>
    <w:p w14:paraId="5AFF9EF3" w14:textId="77777777" w:rsidR="00852ACA" w:rsidRPr="003D741E" w:rsidRDefault="00852ACA" w:rsidP="00D2761D"/>
    <w:p w14:paraId="1B81A480" w14:textId="77777777" w:rsidR="00852ACA" w:rsidRPr="003D741E" w:rsidRDefault="007151BC" w:rsidP="007151BC">
      <w:pPr>
        <w:pStyle w:val="Cabealho3"/>
      </w:pPr>
      <w:bookmarkStart w:id="1072" w:name="_Toc524814397"/>
      <w:r w:rsidRPr="003D741E">
        <w:t>RingZer0 Team Online CTF</w:t>
      </w:r>
      <w:bookmarkEnd w:id="1072"/>
    </w:p>
    <w:p w14:paraId="57907C45" w14:textId="77777777" w:rsidR="00D203CA" w:rsidRPr="009A7A5E" w:rsidRDefault="00D203CA" w:rsidP="007151BC"/>
    <w:p w14:paraId="5CFC3EA1" w14:textId="5FE70222" w:rsidR="00C4525B" w:rsidRPr="009A7A5E" w:rsidDel="00B170BA" w:rsidRDefault="007151BC" w:rsidP="006C699F">
      <w:pPr>
        <w:ind w:firstLine="708"/>
        <w:rPr>
          <w:del w:id="1073" w:author="Rui Paredes" w:date="2018-09-15T19:16:00Z"/>
        </w:rPr>
      </w:pPr>
      <w:r w:rsidRPr="009A7A5E">
        <w:t>O RingZer0 Team Online CTF</w:t>
      </w:r>
      <w:r w:rsidR="00AA6543" w:rsidRPr="009A7A5E">
        <w:t xml:space="preserve"> </w:t>
      </w:r>
      <w:sdt>
        <w:sdtPr>
          <w:id w:val="328182605"/>
          <w:citation/>
        </w:sdtPr>
        <w:sdtEndPr/>
        <w:sdtContent>
          <w:r w:rsidR="00AA6543" w:rsidRPr="003D741E">
            <w:fldChar w:fldCharType="begin"/>
          </w:r>
          <w:r w:rsidR="00AA6543" w:rsidRPr="007B3A76">
            <w:instrText xml:space="preserve"> CITATION Rin18 \l 2070 </w:instrText>
          </w:r>
          <w:r w:rsidR="00AA6543" w:rsidRPr="003D741E">
            <w:rPr>
              <w:rPrChange w:id="1074" w:author="Microsoft Office User" w:date="2018-09-14T15:51:00Z">
                <w:rPr/>
              </w:rPrChange>
            </w:rPr>
            <w:fldChar w:fldCharType="separate"/>
          </w:r>
          <w:r w:rsidR="00943741">
            <w:rPr>
              <w:noProof/>
            </w:rPr>
            <w:t>[4]</w:t>
          </w:r>
          <w:r w:rsidR="00AA6543" w:rsidRPr="003D741E">
            <w:fldChar w:fldCharType="end"/>
          </w:r>
        </w:sdtContent>
      </w:sdt>
      <w:r w:rsidRPr="007B3A76">
        <w:t xml:space="preserve"> co</w:t>
      </w:r>
      <w:r w:rsidRPr="00373568">
        <w:t xml:space="preserve">nsiste numa plataforma onde se encontram disponíveis uma grande variedade de </w:t>
      </w:r>
      <w:r w:rsidR="00D203CA" w:rsidRPr="003D741E">
        <w:t xml:space="preserve">desafios de cibersegurança em </w:t>
      </w:r>
      <w:r w:rsidR="004B4423" w:rsidRPr="003D741E">
        <w:t xml:space="preserve">jogos </w:t>
      </w:r>
      <w:r w:rsidR="004B4423" w:rsidRPr="003D741E">
        <w:rPr>
          <w:i/>
        </w:rPr>
        <w:t>capture</w:t>
      </w:r>
      <w:r w:rsidR="00D203CA" w:rsidRPr="003D741E">
        <w:rPr>
          <w:i/>
        </w:rPr>
        <w:t xml:space="preserve"> the </w:t>
      </w:r>
      <w:r w:rsidR="004B4423" w:rsidRPr="009A7A5E">
        <w:rPr>
          <w:i/>
        </w:rPr>
        <w:t>f</w:t>
      </w:r>
      <w:r w:rsidR="00D203CA" w:rsidRPr="009A7A5E">
        <w:rPr>
          <w:i/>
        </w:rPr>
        <w:t>lag</w:t>
      </w:r>
      <w:r w:rsidR="00D203CA" w:rsidRPr="009A7A5E">
        <w:t>.</w:t>
      </w:r>
      <w:ins w:id="1075" w:author="Rui Paredes" w:date="2018-09-15T19:16:00Z">
        <w:r w:rsidR="00B170BA">
          <w:t xml:space="preserve"> </w:t>
        </w:r>
      </w:ins>
    </w:p>
    <w:p w14:paraId="7200C09C" w14:textId="25D6E6EC" w:rsidR="00B170BA" w:rsidRDefault="00C4525B">
      <w:pPr>
        <w:ind w:firstLine="708"/>
        <w:rPr>
          <w:ins w:id="1076" w:author="Rui Paredes" w:date="2018-09-15T19:16:00Z"/>
        </w:rPr>
        <w:pPrChange w:id="1077" w:author="Rui Paredes" w:date="2018-09-15T19:16:00Z">
          <w:pPr/>
        </w:pPrChange>
      </w:pPr>
      <w:r w:rsidRPr="009A7A5E">
        <w:t xml:space="preserve">Estes desafios vão desde criptografia, análise de </w:t>
      </w:r>
      <w:r w:rsidRPr="009A7A5E">
        <w:rPr>
          <w:i/>
        </w:rPr>
        <w:t>malwares</w:t>
      </w:r>
      <w:r w:rsidRPr="009A7A5E">
        <w:t>, S</w:t>
      </w:r>
      <w:r w:rsidR="00E152DE" w:rsidRPr="009A7A5E">
        <w:t>QLi</w:t>
      </w:r>
      <w:r w:rsidRPr="009A7A5E">
        <w:t>, entre outros</w:t>
      </w:r>
      <w:ins w:id="1078" w:author="Microsoft Office User" w:date="2018-09-14T16:56:00Z">
        <w:r w:rsidR="009A7A5E">
          <w:t>. A</w:t>
        </w:r>
      </w:ins>
      <w:del w:id="1079" w:author="Microsoft Office User" w:date="2018-09-14T16:56:00Z">
        <w:r w:rsidRPr="009A7A5E" w:rsidDel="009A7A5E">
          <w:delText xml:space="preserve">, </w:delText>
        </w:r>
        <w:r w:rsidR="00091F0A" w:rsidRPr="009A7A5E" w:rsidDel="009A7A5E">
          <w:delText>onde a</w:delText>
        </w:r>
      </w:del>
      <w:r w:rsidR="00091F0A" w:rsidRPr="009A7A5E">
        <w:t xml:space="preserve">lguns deles podem ser resolvidos diretamente na plataforma, enquanto que </w:t>
      </w:r>
      <w:ins w:id="1080" w:author="Microsoft Office User" w:date="2018-09-14T16:56:00Z">
        <w:r w:rsidR="009A7A5E">
          <w:t>n</w:t>
        </w:r>
      </w:ins>
      <w:r w:rsidR="00091F0A" w:rsidRPr="009A7A5E">
        <w:t xml:space="preserve">outros a resolução é feita no sistema do utilizador, por exemplo, uma aplicação com vulnerabilidade, ou então através de SSH para uma máquina onde a vulnerabilidade estará presente. Independentemente do tipo de vulnerabilidade, após realizado o ataque com sucesso, é devolvida uma </w:t>
      </w:r>
      <w:r w:rsidR="00091F0A" w:rsidRPr="001134F2">
        <w:rPr>
          <w:i/>
        </w:rPr>
        <w:t>flag</w:t>
      </w:r>
      <w:r w:rsidR="00091F0A" w:rsidRPr="001134F2">
        <w:t xml:space="preserve"> que pode ser usada seguidamente na página onde o desafio realizado se encontra, obtendo pontos de acordo com o desafio realizado</w:t>
      </w:r>
      <w:ins w:id="1081" w:author="Rui Paredes" w:date="2018-09-15T22:31:00Z">
        <w:r w:rsidR="00420240">
          <w:t xml:space="preserve">, ilustrado na </w:t>
        </w:r>
        <w:r w:rsidR="00420240">
          <w:fldChar w:fldCharType="begin"/>
        </w:r>
        <w:r w:rsidR="00420240">
          <w:instrText xml:space="preserve"> REF _Ref524814004 \h </w:instrText>
        </w:r>
      </w:ins>
      <w:r w:rsidR="00420240">
        <w:fldChar w:fldCharType="separate"/>
      </w:r>
      <w:ins w:id="1082" w:author="Rui Paredes" w:date="2018-09-15T19:17:00Z">
        <w:r w:rsidR="00943741" w:rsidRPr="007B3A76">
          <w:t xml:space="preserve">Figura </w:t>
        </w:r>
      </w:ins>
      <w:ins w:id="1083" w:author="Rui Paredes" w:date="2018-09-15T22:37:00Z">
        <w:r w:rsidR="00943741">
          <w:rPr>
            <w:noProof/>
          </w:rPr>
          <w:t>4</w:t>
        </w:r>
      </w:ins>
      <w:ins w:id="1084" w:author="Rui Paredes" w:date="2018-09-15T22:31:00Z">
        <w:r w:rsidR="00420240">
          <w:fldChar w:fldCharType="end"/>
        </w:r>
      </w:ins>
      <w:r w:rsidR="00091F0A" w:rsidRPr="001134F2">
        <w:t xml:space="preserve">. </w:t>
      </w:r>
    </w:p>
    <w:p w14:paraId="53FB7EFA" w14:textId="71B96FBE" w:rsidR="00C4525B" w:rsidRPr="007B3A76" w:rsidRDefault="00091F0A">
      <w:pPr>
        <w:ind w:firstLine="708"/>
        <w:pPrChange w:id="1085" w:author="Rui Paredes" w:date="2018-09-15T19:16:00Z">
          <w:pPr/>
        </w:pPrChange>
      </w:pPr>
      <w:r w:rsidRPr="001134F2">
        <w:lastRenderedPageBreak/>
        <w:t>A plataforma disponibiliza ainda algumas ferramentas que poderão ser usadas de fo</w:t>
      </w:r>
      <w:r w:rsidRPr="007B3A76">
        <w:t xml:space="preserve">rma a resolver certos desafios. Possuí ainda um </w:t>
      </w:r>
      <w:del w:id="1086" w:author="Rui Paredes" w:date="2018-09-15T15:13:00Z">
        <w:r w:rsidRPr="007B3A76" w:rsidDel="00C96B54">
          <w:rPr>
            <w:i/>
          </w:rPr>
          <w:delText>Scoreboard</w:delText>
        </w:r>
        <w:r w:rsidRPr="007B3A76" w:rsidDel="00C96B54">
          <w:delText xml:space="preserve"> </w:delText>
        </w:r>
      </w:del>
      <w:ins w:id="1087" w:author="Rui Paredes" w:date="2018-09-15T15:13:00Z">
        <w:r w:rsidR="00C96B54">
          <w:t>sistema de classificações</w:t>
        </w:r>
        <w:r w:rsidR="00C96B54" w:rsidRPr="007B3A76">
          <w:t xml:space="preserve"> </w:t>
        </w:r>
      </w:ins>
      <w:r w:rsidRPr="007B3A76">
        <w:t>onde são apresentados os 50 utilizadores com mais pontos na plataforma.</w:t>
      </w:r>
    </w:p>
    <w:p w14:paraId="72432A83" w14:textId="77777777" w:rsidR="00D203CA" w:rsidRPr="007B3A76" w:rsidRDefault="00D203CA" w:rsidP="007151BC"/>
    <w:p w14:paraId="15C2E0CC" w14:textId="5713B485" w:rsidR="00330AF2" w:rsidRPr="003D741E" w:rsidDel="00B170BA" w:rsidRDefault="00330AF2" w:rsidP="00330AF2">
      <w:pPr>
        <w:pStyle w:val="Legenda"/>
        <w:keepNext/>
        <w:rPr>
          <w:moveFrom w:id="1088" w:author="Rui Paredes" w:date="2018-09-15T19:17:00Z"/>
        </w:rPr>
      </w:pPr>
      <w:bookmarkStart w:id="1089" w:name="_Toc524679902"/>
      <w:moveFromRangeStart w:id="1090" w:author="Rui Paredes" w:date="2018-09-15T19:17:00Z" w:name="move524802354"/>
      <w:moveFrom w:id="1091" w:author="Rui Paredes" w:date="2018-09-15T19:17:00Z">
        <w:r w:rsidRPr="007B3A76" w:rsidDel="00B170BA">
          <w:t xml:space="preserve">Figura </w:t>
        </w:r>
        <w:r w:rsidR="005836C7" w:rsidRPr="00373568" w:rsidDel="00B170BA">
          <w:rPr>
            <w:i w:val="0"/>
            <w:iCs w:val="0"/>
          </w:rPr>
          <w:fldChar w:fldCharType="begin"/>
        </w:r>
        <w:r w:rsidR="005836C7" w:rsidRPr="007B3A76" w:rsidDel="00B170BA">
          <w:instrText xml:space="preserve"> SEQ Figura \* ARABIC </w:instrText>
        </w:r>
        <w:r w:rsidR="005836C7" w:rsidRPr="00373568" w:rsidDel="00B170BA">
          <w:rPr>
            <w:i w:val="0"/>
            <w:iCs w:val="0"/>
            <w:rPrChange w:id="1092" w:author="Microsoft Office User" w:date="2018-09-14T15:51:00Z">
              <w:rPr>
                <w:i w:val="0"/>
                <w:iCs w:val="0"/>
              </w:rPr>
            </w:rPrChange>
          </w:rPr>
          <w:fldChar w:fldCharType="separate"/>
        </w:r>
        <w:r w:rsidR="009574D0" w:rsidRPr="007B3A76" w:rsidDel="000B0251">
          <w:rPr>
            <w:i w:val="0"/>
            <w:iCs w:val="0"/>
            <w:noProof/>
          </w:rPr>
          <w:t>4</w:t>
        </w:r>
        <w:r w:rsidR="005836C7" w:rsidRPr="00373568" w:rsidDel="00B170BA">
          <w:rPr>
            <w:i w:val="0"/>
            <w:iCs w:val="0"/>
          </w:rPr>
          <w:fldChar w:fldCharType="end"/>
        </w:r>
        <w:r w:rsidRPr="007B3A76" w:rsidDel="00B170BA">
          <w:t>- RingZer0Team - Desafio SQLi</w:t>
        </w:r>
        <w:r w:rsidR="00FA2689" w:rsidRPr="00373568" w:rsidDel="00B170BA">
          <w:t xml:space="preserve"> após ataque</w:t>
        </w:r>
        <w:bookmarkEnd w:id="1089"/>
      </w:moveFrom>
    </w:p>
    <w:moveFromRangeEnd w:id="1090"/>
    <w:p w14:paraId="7036B9AA" w14:textId="77777777" w:rsidR="00091F0A" w:rsidRPr="007B3A76" w:rsidRDefault="00D1375F" w:rsidP="007151BC">
      <w:r w:rsidRPr="007B3A76">
        <w:rPr>
          <w:noProof/>
          <w:rPrChange w:id="1093" w:author="Microsoft Office User" w:date="2018-09-14T15:51:00Z">
            <w:rPr>
              <w:noProof/>
            </w:rPr>
          </w:rPrChange>
        </w:rPr>
        <w:drawing>
          <wp:inline distT="0" distB="0" distL="0" distR="0" wp14:anchorId="6D69E6FA" wp14:editId="12CEFA89">
            <wp:extent cx="5980430" cy="1851025"/>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0430" cy="1851025"/>
                    </a:xfrm>
                    <a:prstGeom prst="rect">
                      <a:avLst/>
                    </a:prstGeom>
                  </pic:spPr>
                </pic:pic>
              </a:graphicData>
            </a:graphic>
          </wp:inline>
        </w:drawing>
      </w:r>
      <w:r w:rsidRPr="007B3A76">
        <w:rPr>
          <w:rPrChange w:id="1094" w:author="Microsoft Office User" w:date="2018-09-14T15:51:00Z">
            <w:rPr>
              <w:noProof/>
            </w:rPr>
          </w:rPrChange>
        </w:rPr>
        <w:t xml:space="preserve"> </w:t>
      </w:r>
    </w:p>
    <w:p w14:paraId="2A0138E5" w14:textId="2F58EE5D" w:rsidR="00B170BA" w:rsidRPr="003D741E" w:rsidRDefault="00B170BA" w:rsidP="00B170BA">
      <w:pPr>
        <w:pStyle w:val="Legenda"/>
        <w:keepNext/>
        <w:rPr>
          <w:moveTo w:id="1095" w:author="Rui Paredes" w:date="2018-09-15T19:17:00Z"/>
        </w:rPr>
      </w:pPr>
      <w:bookmarkStart w:id="1096" w:name="_Ref524814004"/>
      <w:bookmarkStart w:id="1097" w:name="_Toc524814447"/>
      <w:moveToRangeStart w:id="1098" w:author="Rui Paredes" w:date="2018-09-15T19:17:00Z" w:name="move524802354"/>
      <w:moveTo w:id="1099" w:author="Rui Paredes" w:date="2018-09-15T19:17:00Z">
        <w:r w:rsidRPr="007B3A76">
          <w:t xml:space="preserve">Figura </w:t>
        </w:r>
        <w:r w:rsidRPr="00373568">
          <w:fldChar w:fldCharType="begin"/>
        </w:r>
        <w:r w:rsidRPr="007B3A76">
          <w:instrText xml:space="preserve"> SEQ Figura \* ARABIC </w:instrText>
        </w:r>
        <w:r w:rsidRPr="00373568">
          <w:fldChar w:fldCharType="separate"/>
        </w:r>
      </w:moveTo>
      <w:ins w:id="1100" w:author="Rui Paredes" w:date="2018-09-15T22:37:00Z">
        <w:r w:rsidR="00943741">
          <w:rPr>
            <w:noProof/>
          </w:rPr>
          <w:t>4</w:t>
        </w:r>
      </w:ins>
      <w:moveTo w:id="1101" w:author="Rui Paredes" w:date="2018-09-15T19:17:00Z">
        <w:r w:rsidRPr="00373568">
          <w:fldChar w:fldCharType="end"/>
        </w:r>
        <w:bookmarkEnd w:id="1096"/>
        <w:r w:rsidRPr="007B3A76">
          <w:t>- RingZer0Team - Desafio SQLi</w:t>
        </w:r>
        <w:r w:rsidRPr="00373568">
          <w:t xml:space="preserve"> após ataque</w:t>
        </w:r>
        <w:bookmarkEnd w:id="1097"/>
      </w:moveTo>
    </w:p>
    <w:moveToRangeEnd w:id="1098"/>
    <w:p w14:paraId="7E7D9A80" w14:textId="77777777" w:rsidR="00C4525B" w:rsidRPr="007B3A76" w:rsidRDefault="00C4525B" w:rsidP="007151BC"/>
    <w:p w14:paraId="339D287F" w14:textId="77777777" w:rsidR="007151BC" w:rsidRPr="007B3A76" w:rsidRDefault="00FA2689" w:rsidP="00FA2689">
      <w:pPr>
        <w:pStyle w:val="Cabealho3"/>
      </w:pPr>
      <w:bookmarkStart w:id="1102" w:name="_Toc524814398"/>
      <w:r w:rsidRPr="007B3A76">
        <w:t>WebGoat</w:t>
      </w:r>
      <w:bookmarkEnd w:id="1102"/>
    </w:p>
    <w:p w14:paraId="2F275DB0" w14:textId="77777777" w:rsidR="00FA2689" w:rsidRPr="007B3A76" w:rsidRDefault="00FA2689" w:rsidP="00FA2689"/>
    <w:p w14:paraId="2BDF9B70" w14:textId="63C39347" w:rsidR="00B170BA" w:rsidRDefault="000B5A8E" w:rsidP="006C699F">
      <w:pPr>
        <w:ind w:firstLine="708"/>
        <w:rPr>
          <w:ins w:id="1103" w:author="Rui Paredes" w:date="2018-09-15T19:16:00Z"/>
        </w:rPr>
      </w:pPr>
      <w:r w:rsidRPr="007B3A76">
        <w:t>A WebGoat</w:t>
      </w:r>
      <w:r w:rsidR="00AA6543" w:rsidRPr="007B3A76">
        <w:t xml:space="preserve"> </w:t>
      </w:r>
      <w:sdt>
        <w:sdtPr>
          <w:id w:val="-1993945174"/>
          <w:citation/>
        </w:sdtPr>
        <w:sdtEndPr/>
        <w:sdtContent>
          <w:r w:rsidR="00AA6543" w:rsidRPr="003D741E">
            <w:fldChar w:fldCharType="begin"/>
          </w:r>
          <w:r w:rsidR="00AA6543" w:rsidRPr="007B3A76">
            <w:instrText xml:space="preserve"> CITATION OWA18 \l 2070 </w:instrText>
          </w:r>
          <w:r w:rsidR="00AA6543" w:rsidRPr="003D741E">
            <w:rPr>
              <w:rPrChange w:id="1104" w:author="Microsoft Office User" w:date="2018-09-14T15:51:00Z">
                <w:rPr/>
              </w:rPrChange>
            </w:rPr>
            <w:fldChar w:fldCharType="separate"/>
          </w:r>
          <w:r w:rsidR="00943741">
            <w:rPr>
              <w:noProof/>
            </w:rPr>
            <w:t>[5]</w:t>
          </w:r>
          <w:r w:rsidR="00AA6543" w:rsidRPr="003D741E">
            <w:fldChar w:fldCharType="end"/>
          </w:r>
        </w:sdtContent>
      </w:sdt>
      <w:r w:rsidRPr="007B3A76">
        <w:t xml:space="preserve"> consiste numa aplicação onde se pode encontrar uma variedade de vulnerabilidades comuns em aplicações desenvolvidas em Java e </w:t>
      </w:r>
      <w:r w:rsidR="00821EF6" w:rsidRPr="00373568">
        <w:t xml:space="preserve">componentes </w:t>
      </w:r>
      <w:r w:rsidR="00821EF6" w:rsidRPr="003D741E">
        <w:rPr>
          <w:i/>
        </w:rPr>
        <w:t>open source</w:t>
      </w:r>
      <w:r w:rsidR="00821EF6" w:rsidRPr="003D741E">
        <w:t xml:space="preserve">. Esta plataforma, para </w:t>
      </w:r>
      <w:del w:id="1105" w:author="Microsoft Office User" w:date="2018-09-14T16:57:00Z">
        <w:r w:rsidR="00821EF6" w:rsidRPr="003D741E" w:rsidDel="009A7A5E">
          <w:delText xml:space="preserve">lá </w:delText>
        </w:r>
      </w:del>
      <w:ins w:id="1106" w:author="Microsoft Office User" w:date="2018-09-14T16:57:00Z">
        <w:r w:rsidR="009A7A5E">
          <w:t>além</w:t>
        </w:r>
        <w:r w:rsidR="009A7A5E" w:rsidRPr="003D741E">
          <w:t xml:space="preserve"> </w:t>
        </w:r>
      </w:ins>
      <w:r w:rsidR="00821EF6" w:rsidRPr="003D741E">
        <w:t xml:space="preserve">de ter vários desafios sobre diversas vulnerabilidades, que vão desde falhas que podem ser exploradas através de injeção de </w:t>
      </w:r>
      <w:r w:rsidR="00D203CA" w:rsidRPr="009A7A5E">
        <w:t>código</w:t>
      </w:r>
      <w:r w:rsidR="00821EF6" w:rsidRPr="009A7A5E">
        <w:t xml:space="preserve"> malic</w:t>
      </w:r>
      <w:r w:rsidR="00D203CA" w:rsidRPr="009A7A5E">
        <w:t>ioso</w:t>
      </w:r>
      <w:r w:rsidR="00821EF6" w:rsidRPr="009A7A5E">
        <w:t>, ataques de SQLi</w:t>
      </w:r>
      <w:ins w:id="1107" w:author="Microsoft Office User" w:date="2018-09-14T16:58:00Z">
        <w:r w:rsidR="009A7A5E">
          <w:t xml:space="preserve"> ou</w:t>
        </w:r>
      </w:ins>
      <w:del w:id="1108" w:author="Microsoft Office User" w:date="2018-09-14T16:58:00Z">
        <w:r w:rsidR="00821EF6" w:rsidRPr="009A7A5E" w:rsidDel="009A7A5E">
          <w:delText xml:space="preserve"> por exemplo, a ataques</w:delText>
        </w:r>
      </w:del>
      <w:r w:rsidR="00821EF6" w:rsidRPr="009A7A5E">
        <w:t xml:space="preserve"> de </w:t>
      </w:r>
      <w:r w:rsidR="00F96F7A" w:rsidRPr="009A7A5E">
        <w:t>CSRF</w:t>
      </w:r>
      <w:r w:rsidR="00D203CA" w:rsidRPr="009A7A5E">
        <w:t>,</w:t>
      </w:r>
      <w:r w:rsidR="00F96F7A" w:rsidRPr="009A7A5E">
        <w:t xml:space="preserve"> entre outros</w:t>
      </w:r>
      <w:ins w:id="1109" w:author="Microsoft Office User" w:date="2018-09-14T16:58:00Z">
        <w:r w:rsidR="009A7A5E">
          <w:t>,</w:t>
        </w:r>
      </w:ins>
      <w:r w:rsidR="00C512E7" w:rsidRPr="009A7A5E">
        <w:t xml:space="preserve"> que podem ser observados na </w:t>
      </w:r>
      <w:r w:rsidR="00C512E7" w:rsidRPr="00373568">
        <w:fldChar w:fldCharType="begin"/>
      </w:r>
      <w:r w:rsidR="00C512E7" w:rsidRPr="007B3A76">
        <w:instrText xml:space="preserve"> REF _Ref517212257 \h </w:instrText>
      </w:r>
      <w:del w:id="1110" w:author="Rui Paredes" w:date="2018-09-15T22:04:00Z">
        <w:r w:rsidR="00C512E7" w:rsidRPr="00373568">
          <w:rPr>
            <w:rPrChange w:id="1111" w:author="Microsoft Office User" w:date="2018-09-14T15:51:00Z">
              <w:rPr/>
            </w:rPrChange>
          </w:rPr>
          <w:fldChar w:fldCharType="separate"/>
        </w:r>
      </w:del>
      <w:del w:id="1112" w:author="Rui Paredes" w:date="2018-09-15T18:23:00Z">
        <w:r w:rsidR="009574D0" w:rsidRPr="00373568" w:rsidDel="000B0251">
          <w:delText xml:space="preserve">Figura </w:delText>
        </w:r>
        <w:r w:rsidR="009574D0" w:rsidRPr="007B3A76" w:rsidDel="000B0251">
          <w:rPr>
            <w:rPrChange w:id="1113" w:author="Microsoft Office User" w:date="2018-09-14T15:51:00Z">
              <w:rPr>
                <w:noProof/>
              </w:rPr>
            </w:rPrChange>
          </w:rPr>
          <w:delText>5</w:delText>
        </w:r>
      </w:del>
      <w:r w:rsidR="00C512E7" w:rsidRPr="00373568">
        <w:fldChar w:fldCharType="end"/>
      </w:r>
      <w:r w:rsidR="00F96F7A" w:rsidRPr="007B3A76">
        <w:t>, tem ainda lições teóricas acerca dos vários</w:t>
      </w:r>
      <w:r w:rsidR="00F96F7A" w:rsidRPr="00373568">
        <w:t xml:space="preserve"> ataques que podem ser testados na plataforma</w:t>
      </w:r>
      <w:ins w:id="1114" w:author="Rui Paredes" w:date="2018-09-15T22:32:00Z">
        <w:r w:rsidR="00420240">
          <w:t xml:space="preserve">, ilustrados na </w:t>
        </w:r>
        <w:r w:rsidR="00420240">
          <w:fldChar w:fldCharType="begin"/>
        </w:r>
        <w:r w:rsidR="00420240">
          <w:instrText xml:space="preserve"> REF _Ref524814076 \h </w:instrText>
        </w:r>
      </w:ins>
      <w:r w:rsidR="00420240">
        <w:fldChar w:fldCharType="separate"/>
      </w:r>
      <w:ins w:id="1115" w:author="Rui Paredes" w:date="2018-09-15T19:17:00Z">
        <w:r w:rsidR="00943741" w:rsidRPr="001134F2">
          <w:t xml:space="preserve">Figura </w:t>
        </w:r>
      </w:ins>
      <w:ins w:id="1116" w:author="Rui Paredes" w:date="2018-09-15T22:37:00Z">
        <w:r w:rsidR="00943741">
          <w:rPr>
            <w:noProof/>
          </w:rPr>
          <w:t>5</w:t>
        </w:r>
      </w:ins>
      <w:ins w:id="1117" w:author="Rui Paredes" w:date="2018-09-15T22:32:00Z">
        <w:r w:rsidR="00420240">
          <w:fldChar w:fldCharType="end"/>
        </w:r>
      </w:ins>
      <w:r w:rsidR="00F96F7A" w:rsidRPr="00373568">
        <w:t xml:space="preserve">. </w:t>
      </w:r>
      <w:del w:id="1118" w:author="Microsoft Office User" w:date="2018-09-14T16:58:00Z">
        <w:r w:rsidR="00F96F7A" w:rsidRPr="00373568" w:rsidDel="009A7A5E">
          <w:delText>Todos os</w:delText>
        </w:r>
      </w:del>
      <w:ins w:id="1119" w:author="Microsoft Office User" w:date="2018-09-14T16:58:00Z">
        <w:r w:rsidR="009A7A5E">
          <w:t>Nenhum dos</w:t>
        </w:r>
      </w:ins>
      <w:r w:rsidR="00F96F7A" w:rsidRPr="00373568">
        <w:t xml:space="preserve"> desafios presentes na WebGoat </w:t>
      </w:r>
      <w:del w:id="1120" w:author="Microsoft Office User" w:date="2018-09-14T16:58:00Z">
        <w:r w:rsidR="00F96F7A" w:rsidRPr="00373568" w:rsidDel="009A7A5E">
          <w:delText xml:space="preserve">não </w:delText>
        </w:r>
      </w:del>
      <w:r w:rsidR="00F96F7A" w:rsidRPr="00373568">
        <w:t>necessita</w:t>
      </w:r>
      <w:del w:id="1121" w:author="Microsoft Office User" w:date="2018-09-14T16:58:00Z">
        <w:r w:rsidR="00F96F7A" w:rsidRPr="00373568" w:rsidDel="009A7A5E">
          <w:delText>m</w:delText>
        </w:r>
      </w:del>
      <w:r w:rsidR="00F96F7A" w:rsidRPr="00373568">
        <w:t xml:space="preserve"> de ferramentas adicionais para </w:t>
      </w:r>
      <w:r w:rsidR="009608B0" w:rsidRPr="003D741E">
        <w:t>a sua resolução</w:t>
      </w:r>
      <w:ins w:id="1122" w:author="Microsoft Office User" w:date="2018-09-14T16:59:00Z">
        <w:r w:rsidR="009A7A5E">
          <w:t xml:space="preserve">. </w:t>
        </w:r>
      </w:ins>
    </w:p>
    <w:p w14:paraId="144202B4" w14:textId="21EA12CA" w:rsidR="006E0933" w:rsidRPr="009A7A5E" w:rsidRDefault="009608B0">
      <w:pPr>
        <w:ind w:firstLine="708"/>
        <w:pPrChange w:id="1123" w:author="Rui Paredes" w:date="2018-09-15T19:16:00Z">
          <w:pPr/>
        </w:pPrChange>
      </w:pPr>
      <w:del w:id="1124" w:author="Microsoft Office User" w:date="2018-09-14T16:59:00Z">
        <w:r w:rsidRPr="003D741E" w:rsidDel="009A7A5E">
          <w:delText xml:space="preserve">, e </w:delText>
        </w:r>
      </w:del>
      <w:ins w:id="1125" w:author="Microsoft Office User" w:date="2018-09-14T16:59:00Z">
        <w:r w:rsidR="009A7A5E">
          <w:t>Os desafios</w:t>
        </w:r>
      </w:ins>
      <w:ins w:id="1126" w:author="Microsoft Office User" w:date="2018-09-14T16:58:00Z">
        <w:r w:rsidR="009A7A5E">
          <w:t xml:space="preserve"> </w:t>
        </w:r>
      </w:ins>
      <w:r w:rsidRPr="003D741E">
        <w:t>encontram</w:t>
      </w:r>
      <w:del w:id="1127" w:author="Microsoft Office User" w:date="2018-09-14T16:58:00Z">
        <w:r w:rsidRPr="003D741E" w:rsidDel="009A7A5E">
          <w:delText xml:space="preserve"> </w:delText>
        </w:r>
      </w:del>
      <w:r w:rsidRPr="003D741E">
        <w:t>-se dividid</w:t>
      </w:r>
      <w:ins w:id="1128" w:author="Microsoft Office User" w:date="2018-09-14T16:58:00Z">
        <w:r w:rsidR="009A7A5E">
          <w:t>o</w:t>
        </w:r>
      </w:ins>
      <w:del w:id="1129" w:author="Microsoft Office User" w:date="2018-09-14T16:58:00Z">
        <w:r w:rsidRPr="003D741E" w:rsidDel="009A7A5E">
          <w:delText>a</w:delText>
        </w:r>
      </w:del>
      <w:r w:rsidRPr="003D741E">
        <w:t>s em dois tipos</w:t>
      </w:r>
      <w:ins w:id="1130" w:author="Microsoft Office User" w:date="2018-09-14T16:59:00Z">
        <w:r w:rsidR="009A7A5E">
          <w:t>:</w:t>
        </w:r>
      </w:ins>
      <w:del w:id="1131" w:author="Microsoft Office User" w:date="2018-09-14T16:59:00Z">
        <w:r w:rsidRPr="003D741E" w:rsidDel="009A7A5E">
          <w:delText>,</w:delText>
        </w:r>
      </w:del>
      <w:r w:rsidRPr="003D741E">
        <w:t xml:space="preserve"> desafios para testes das vulnerabilidades</w:t>
      </w:r>
      <w:del w:id="1132" w:author="Microsoft Office User" w:date="2018-09-14T16:59:00Z">
        <w:r w:rsidRPr="003D741E" w:rsidDel="009A7A5E">
          <w:delText>,</w:delText>
        </w:r>
      </w:del>
      <w:r w:rsidRPr="003D741E">
        <w:t xml:space="preserve"> nos quais</w:t>
      </w:r>
      <w:r w:rsidR="004B4423" w:rsidRPr="003D741E">
        <w:t>, durante a sua resolução, os utilizadores p</w:t>
      </w:r>
      <w:r w:rsidRPr="009A7A5E">
        <w:t>odem obter dic</w:t>
      </w:r>
      <w:r w:rsidR="004B4423" w:rsidRPr="009A7A5E">
        <w:t>as de como realizar o ataque</w:t>
      </w:r>
      <w:r w:rsidR="00C512E7" w:rsidRPr="009A7A5E">
        <w:t>,</w:t>
      </w:r>
      <w:r w:rsidR="006E0933" w:rsidRPr="009A7A5E">
        <w:t xml:space="preserve"> sendo que </w:t>
      </w:r>
      <w:r w:rsidR="00C512E7" w:rsidRPr="009A7A5E">
        <w:t>d</w:t>
      </w:r>
      <w:r w:rsidR="006E0933" w:rsidRPr="009A7A5E">
        <w:t xml:space="preserve">a sua resolução não </w:t>
      </w:r>
      <w:r w:rsidR="00C512E7" w:rsidRPr="009A7A5E">
        <w:t xml:space="preserve">resulta pontuação adicional ao </w:t>
      </w:r>
      <w:r w:rsidR="006E0933" w:rsidRPr="009A7A5E">
        <w:t>utilizador</w:t>
      </w:r>
      <w:r w:rsidRPr="009A7A5E">
        <w:t>, e desafios competitivos,</w:t>
      </w:r>
      <w:r w:rsidR="006E0933" w:rsidRPr="009A7A5E">
        <w:t xml:space="preserve"> nos quais não há qualquer tipo de dicas para chegar à resposta </w:t>
      </w:r>
      <w:r w:rsidR="00C512E7" w:rsidRPr="009A7A5E">
        <w:t>e de onde resulta uma</w:t>
      </w:r>
      <w:r w:rsidR="006E0933" w:rsidRPr="009A7A5E">
        <w:t xml:space="preserve"> </w:t>
      </w:r>
      <w:del w:id="1133" w:author="Microsoft Office User" w:date="2018-09-14T17:04:00Z">
        <w:r w:rsidR="006E0933" w:rsidRPr="009A7A5E" w:rsidDel="001134F2">
          <w:rPr>
            <w:i/>
          </w:rPr>
          <w:delText>F</w:delText>
        </w:r>
      </w:del>
      <w:ins w:id="1134" w:author="Microsoft Office User" w:date="2018-09-14T17:04:00Z">
        <w:r w:rsidR="001134F2">
          <w:rPr>
            <w:i/>
          </w:rPr>
          <w:t>f</w:t>
        </w:r>
      </w:ins>
      <w:r w:rsidR="006E0933" w:rsidRPr="009A7A5E">
        <w:rPr>
          <w:i/>
        </w:rPr>
        <w:t>lag</w:t>
      </w:r>
      <w:r w:rsidR="006E0933" w:rsidRPr="009A7A5E">
        <w:t xml:space="preserve"> </w:t>
      </w:r>
      <w:r w:rsidR="00C512E7" w:rsidRPr="009A7A5E">
        <w:t>usada para obter pontos pelo desafio realizado</w:t>
      </w:r>
      <w:r w:rsidR="006E0933" w:rsidRPr="009A7A5E">
        <w:t>.</w:t>
      </w:r>
    </w:p>
    <w:p w14:paraId="436E7E18" w14:textId="77777777" w:rsidR="006E0933" w:rsidRPr="001134F2" w:rsidRDefault="006E0933">
      <w:pPr>
        <w:ind w:firstLine="708"/>
        <w:pPrChange w:id="1135" w:author="Rui Paredes" w:date="2018-09-15T19:16:00Z">
          <w:pPr/>
        </w:pPrChange>
      </w:pPr>
      <w:r w:rsidRPr="001134F2">
        <w:t>O servidor para a plataforma WebGoat corre como servidor local, pelo qual se encontra disponível para download na internet.</w:t>
      </w:r>
    </w:p>
    <w:p w14:paraId="00E83C3C" w14:textId="77777777" w:rsidR="00596ECC" w:rsidRPr="001134F2" w:rsidDel="00B170BA" w:rsidRDefault="00596ECC" w:rsidP="00596ECC">
      <w:pPr>
        <w:spacing w:line="240" w:lineRule="auto"/>
        <w:jc w:val="left"/>
        <w:rPr>
          <w:del w:id="1136" w:author="Rui Paredes" w:date="2018-09-15T19:17:00Z"/>
        </w:rPr>
      </w:pPr>
      <w:del w:id="1137" w:author="Rui Paredes" w:date="2018-09-15T19:17:00Z">
        <w:r w:rsidRPr="001134F2" w:rsidDel="00B170BA">
          <w:br w:type="page"/>
        </w:r>
      </w:del>
    </w:p>
    <w:p w14:paraId="685B7148" w14:textId="293F568A" w:rsidR="006E0933" w:rsidRPr="003D741E" w:rsidDel="00B170BA" w:rsidRDefault="006E0933">
      <w:pPr>
        <w:pStyle w:val="Legenda"/>
        <w:keepNext/>
        <w:jc w:val="both"/>
        <w:rPr>
          <w:moveFrom w:id="1138" w:author="Rui Paredes" w:date="2018-09-15T19:17:00Z"/>
        </w:rPr>
        <w:pPrChange w:id="1139" w:author="Rui Paredes" w:date="2018-09-15T19:17:00Z">
          <w:pPr>
            <w:pStyle w:val="Legenda"/>
            <w:keepNext/>
          </w:pPr>
        </w:pPrChange>
      </w:pPr>
      <w:bookmarkStart w:id="1140" w:name="_Ref517212257"/>
      <w:bookmarkStart w:id="1141" w:name="_Toc524679903"/>
      <w:moveFromRangeStart w:id="1142" w:author="Rui Paredes" w:date="2018-09-15T19:17:00Z" w:name="move524802367"/>
      <w:commentRangeStart w:id="1143"/>
      <w:moveFrom w:id="1144" w:author="Rui Paredes" w:date="2018-09-15T19:17:00Z">
        <w:r w:rsidRPr="001134F2" w:rsidDel="00B170BA">
          <w:t xml:space="preserve">Figura </w:t>
        </w:r>
        <w:r w:rsidR="005836C7" w:rsidRPr="00373568" w:rsidDel="00B170BA">
          <w:rPr>
            <w:i w:val="0"/>
            <w:iCs w:val="0"/>
          </w:rPr>
          <w:fldChar w:fldCharType="begin"/>
        </w:r>
        <w:r w:rsidR="005836C7" w:rsidRPr="007B3A76" w:rsidDel="00B170BA">
          <w:instrText xml:space="preserve"> SEQ Figura \* ARABIC </w:instrText>
        </w:r>
        <w:r w:rsidR="005836C7" w:rsidRPr="00373568" w:rsidDel="00B170BA">
          <w:rPr>
            <w:i w:val="0"/>
            <w:iCs w:val="0"/>
            <w:rPrChange w:id="1145" w:author="Microsoft Office User" w:date="2018-09-14T15:51:00Z">
              <w:rPr>
                <w:i w:val="0"/>
                <w:iCs w:val="0"/>
              </w:rPr>
            </w:rPrChange>
          </w:rPr>
          <w:fldChar w:fldCharType="separate"/>
        </w:r>
        <w:r w:rsidR="009574D0" w:rsidRPr="007B3A76" w:rsidDel="000B0251">
          <w:rPr>
            <w:i w:val="0"/>
            <w:iCs w:val="0"/>
            <w:noProof/>
          </w:rPr>
          <w:t>5</w:t>
        </w:r>
        <w:r w:rsidR="005836C7" w:rsidRPr="00373568" w:rsidDel="00B170BA">
          <w:rPr>
            <w:i w:val="0"/>
            <w:iCs w:val="0"/>
          </w:rPr>
          <w:fldChar w:fldCharType="end"/>
        </w:r>
        <w:bookmarkEnd w:id="1140"/>
        <w:r w:rsidRPr="007B3A76" w:rsidDel="00B170BA">
          <w:t>- WebGoat - Menu Principal</w:t>
        </w:r>
        <w:bookmarkEnd w:id="1141"/>
        <w:r w:rsidR="00F90B87" w:rsidRPr="00373568" w:rsidDel="00B170BA">
          <w:t xml:space="preserve"> </w:t>
        </w:r>
        <w:commentRangeEnd w:id="1143"/>
        <w:r w:rsidR="009A7A5E" w:rsidDel="00B170BA">
          <w:rPr>
            <w:rStyle w:val="Refdecomentrio"/>
            <w:i w:val="0"/>
            <w:iCs w:val="0"/>
          </w:rPr>
          <w:commentReference w:id="1143"/>
        </w:r>
      </w:moveFrom>
    </w:p>
    <w:moveFromRangeEnd w:id="1142"/>
    <w:p w14:paraId="1715CCCC" w14:textId="77777777" w:rsidR="0057006F" w:rsidRPr="003D741E" w:rsidRDefault="0057006F">
      <w:pPr>
        <w:spacing w:line="240" w:lineRule="auto"/>
        <w:jc w:val="left"/>
        <w:pPrChange w:id="1146" w:author="Rui Paredes" w:date="2018-09-15T19:17:00Z">
          <w:pPr>
            <w:jc w:val="center"/>
          </w:pPr>
        </w:pPrChange>
      </w:pPr>
    </w:p>
    <w:p w14:paraId="3A5E73CB" w14:textId="77777777" w:rsidR="0057006F" w:rsidRPr="003D741E" w:rsidRDefault="0057006F" w:rsidP="006E0933">
      <w:pPr>
        <w:jc w:val="center"/>
      </w:pPr>
    </w:p>
    <w:p w14:paraId="548D09BD" w14:textId="77777777" w:rsidR="00F96F7A" w:rsidRPr="007B3A76" w:rsidRDefault="006E0933" w:rsidP="006E0933">
      <w:pPr>
        <w:jc w:val="center"/>
      </w:pPr>
      <w:r w:rsidRPr="007B3A76">
        <w:rPr>
          <w:noProof/>
          <w:rPrChange w:id="1147" w:author="Microsoft Office User" w:date="2018-09-14T15:51:00Z">
            <w:rPr>
              <w:noProof/>
            </w:rPr>
          </w:rPrChange>
        </w:rPr>
        <w:lastRenderedPageBreak/>
        <w:drawing>
          <wp:inline distT="0" distB="0" distL="0" distR="0" wp14:anchorId="296E1B09" wp14:editId="000FE3C4">
            <wp:extent cx="2009775" cy="355060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3225" cy="3556697"/>
                    </a:xfrm>
                    <a:prstGeom prst="rect">
                      <a:avLst/>
                    </a:prstGeom>
                  </pic:spPr>
                </pic:pic>
              </a:graphicData>
            </a:graphic>
          </wp:inline>
        </w:drawing>
      </w:r>
    </w:p>
    <w:p w14:paraId="7DE7AC58" w14:textId="5F720D83" w:rsidR="00B170BA" w:rsidRPr="003D741E" w:rsidRDefault="00B170BA" w:rsidP="00B170BA">
      <w:pPr>
        <w:pStyle w:val="Legenda"/>
        <w:keepNext/>
        <w:rPr>
          <w:moveTo w:id="1148" w:author="Rui Paredes" w:date="2018-09-15T19:17:00Z"/>
        </w:rPr>
      </w:pPr>
      <w:bookmarkStart w:id="1149" w:name="_Ref524814076"/>
      <w:bookmarkStart w:id="1150" w:name="_Toc524814448"/>
      <w:moveToRangeStart w:id="1151" w:author="Rui Paredes" w:date="2018-09-15T19:17:00Z" w:name="move524802367"/>
      <w:commentRangeStart w:id="1152"/>
      <w:moveTo w:id="1153" w:author="Rui Paredes" w:date="2018-09-15T19:17:00Z">
        <w:r w:rsidRPr="001134F2">
          <w:t xml:space="preserve">Figura </w:t>
        </w:r>
        <w:r w:rsidRPr="00373568">
          <w:fldChar w:fldCharType="begin"/>
        </w:r>
        <w:r w:rsidRPr="007B3A76">
          <w:instrText xml:space="preserve"> SEQ Figura \* ARABIC </w:instrText>
        </w:r>
        <w:r w:rsidRPr="00373568">
          <w:fldChar w:fldCharType="separate"/>
        </w:r>
      </w:moveTo>
      <w:ins w:id="1154" w:author="Rui Paredes" w:date="2018-09-15T22:37:00Z">
        <w:r w:rsidR="00943741">
          <w:rPr>
            <w:noProof/>
          </w:rPr>
          <w:t>5</w:t>
        </w:r>
      </w:ins>
      <w:moveTo w:id="1155" w:author="Rui Paredes" w:date="2018-09-15T19:17:00Z">
        <w:r w:rsidRPr="00373568">
          <w:fldChar w:fldCharType="end"/>
        </w:r>
        <w:bookmarkEnd w:id="1149"/>
        <w:r w:rsidRPr="007B3A76">
          <w:t>- WebGoat - Menu Principal</w:t>
        </w:r>
        <w:r w:rsidRPr="00373568">
          <w:t xml:space="preserve"> </w:t>
        </w:r>
        <w:commentRangeEnd w:id="1152"/>
        <w:r>
          <w:rPr>
            <w:rStyle w:val="Refdecomentrio"/>
            <w:i w:val="0"/>
            <w:iCs w:val="0"/>
          </w:rPr>
          <w:commentReference w:id="1152"/>
        </w:r>
        <w:bookmarkEnd w:id="1150"/>
      </w:moveTo>
    </w:p>
    <w:moveToRangeEnd w:id="1151"/>
    <w:p w14:paraId="41BB6D14" w14:textId="77777777" w:rsidR="0057006F" w:rsidRPr="00373568" w:rsidRDefault="0057006F" w:rsidP="006E0933">
      <w:pPr>
        <w:jc w:val="center"/>
      </w:pPr>
    </w:p>
    <w:p w14:paraId="4E5474CD" w14:textId="18A1773C" w:rsidR="00FA2689" w:rsidRDefault="006A6121" w:rsidP="006A6121">
      <w:pPr>
        <w:pStyle w:val="Cabealho2"/>
        <w:rPr>
          <w:ins w:id="1156" w:author="Rui Paredes" w:date="2018-09-15T20:38:00Z"/>
        </w:rPr>
      </w:pPr>
      <w:bookmarkStart w:id="1157" w:name="_Toc524814399"/>
      <w:r w:rsidRPr="003D741E">
        <w:t>Análise crítica das soluções existentes</w:t>
      </w:r>
      <w:bookmarkEnd w:id="1157"/>
    </w:p>
    <w:p w14:paraId="0567E90E" w14:textId="77777777" w:rsidR="00245CDE" w:rsidRPr="00245CDE" w:rsidRDefault="00245CDE">
      <w:pPr>
        <w:rPr>
          <w:rPrChange w:id="1158" w:author="Rui Paredes" w:date="2018-09-15T20:38:00Z">
            <w:rPr/>
          </w:rPrChange>
        </w:rPr>
        <w:pPrChange w:id="1159" w:author="Rui Paredes" w:date="2018-09-15T20:38:00Z">
          <w:pPr>
            <w:pStyle w:val="Cabealho2"/>
          </w:pPr>
        </w:pPrChange>
      </w:pPr>
    </w:p>
    <w:p w14:paraId="1911C2D4" w14:textId="77777777" w:rsidR="006A6121" w:rsidRPr="009A7A5E" w:rsidDel="00245CDE" w:rsidRDefault="006A6121">
      <w:pPr>
        <w:ind w:firstLine="576"/>
        <w:rPr>
          <w:del w:id="1160" w:author="Rui Paredes" w:date="2018-09-15T20:37:00Z"/>
        </w:rPr>
        <w:pPrChange w:id="1161" w:author="Rui Paredes" w:date="2018-09-15T19:17:00Z">
          <w:pPr/>
        </w:pPrChange>
      </w:pPr>
      <w:r w:rsidRPr="009A7A5E">
        <w:t xml:space="preserve">Todas as aplicações apresentadas reúnem um conjunto de características que vão ao encontro dos objetivos </w:t>
      </w:r>
      <w:r w:rsidR="00494DD0" w:rsidRPr="009A7A5E">
        <w:t>do LabSecurity.</w:t>
      </w:r>
    </w:p>
    <w:p w14:paraId="596BF723" w14:textId="77777777" w:rsidR="00877283" w:rsidRPr="001134F2" w:rsidRDefault="00877283">
      <w:pPr>
        <w:ind w:firstLine="576"/>
        <w:pPrChange w:id="1162" w:author="Rui Paredes" w:date="2018-09-15T20:37:00Z">
          <w:pPr/>
        </w:pPrChange>
      </w:pPr>
    </w:p>
    <w:p w14:paraId="7F7A8261" w14:textId="77777777" w:rsidR="00245CDE" w:rsidRDefault="00245CDE">
      <w:pPr>
        <w:ind w:firstLine="576"/>
        <w:rPr>
          <w:ins w:id="1163" w:author="Rui Paredes" w:date="2018-09-15T20:38:00Z"/>
        </w:rPr>
        <w:pPrChange w:id="1164" w:author="Rui Paredes" w:date="2018-09-15T20:36:00Z">
          <w:pPr/>
        </w:pPrChange>
      </w:pPr>
    </w:p>
    <w:p w14:paraId="1DF4D56E" w14:textId="4A858635" w:rsidR="00A82927" w:rsidRPr="007B3A76" w:rsidRDefault="00494DD0">
      <w:pPr>
        <w:ind w:firstLine="576"/>
        <w:pPrChange w:id="1165" w:author="Rui Paredes" w:date="2018-09-15T20:36:00Z">
          <w:pPr/>
        </w:pPrChange>
      </w:pPr>
      <w:r w:rsidRPr="007B3A76">
        <w:t xml:space="preserve">O Hacking-Lab, </w:t>
      </w:r>
      <w:r w:rsidR="00A82927" w:rsidRPr="007B3A76">
        <w:t>tem pontos fortes que devem ser referidos</w:t>
      </w:r>
      <w:r w:rsidR="00E00554" w:rsidRPr="007B3A76">
        <w:t>, como uma grande v</w:t>
      </w:r>
      <w:r w:rsidR="00D61FE9" w:rsidRPr="007B3A76">
        <w:t>ariedade de desafios a explorar</w:t>
      </w:r>
      <w:r w:rsidR="00E00554" w:rsidRPr="007B3A76">
        <w:t xml:space="preserve"> </w:t>
      </w:r>
      <w:r w:rsidR="00D61FE9" w:rsidRPr="007B3A76">
        <w:t xml:space="preserve">e que analisam </w:t>
      </w:r>
      <w:r w:rsidR="00A82927" w:rsidRPr="007B3A76">
        <w:t xml:space="preserve">uma </w:t>
      </w:r>
      <w:r w:rsidR="000F3A0B" w:rsidRPr="007B3A76">
        <w:t>grande diversidade</w:t>
      </w:r>
      <w:r w:rsidR="00A82927" w:rsidRPr="007B3A76">
        <w:t xml:space="preserve"> </w:t>
      </w:r>
      <w:r w:rsidR="00D61FE9" w:rsidRPr="007B3A76">
        <w:t>de vulnerabilidades,</w:t>
      </w:r>
      <w:r w:rsidR="00A82927" w:rsidRPr="007B3A76">
        <w:t xml:space="preserve"> </w:t>
      </w:r>
      <w:r w:rsidR="00105D50" w:rsidRPr="007B3A76">
        <w:t xml:space="preserve">que vão desde desafios fáceis a difíceis. Para </w:t>
      </w:r>
      <w:del w:id="1166" w:author="Microsoft Office User" w:date="2018-09-14T17:01:00Z">
        <w:r w:rsidR="00105D50" w:rsidRPr="007B3A76" w:rsidDel="009A7A5E">
          <w:delText xml:space="preserve">lá </w:delText>
        </w:r>
      </w:del>
      <w:ins w:id="1167" w:author="Microsoft Office User" w:date="2018-09-14T17:01:00Z">
        <w:r w:rsidR="009A7A5E">
          <w:t>além</w:t>
        </w:r>
        <w:r w:rsidR="009A7A5E" w:rsidRPr="009A7A5E">
          <w:t xml:space="preserve"> </w:t>
        </w:r>
      </w:ins>
      <w:r w:rsidR="00105D50" w:rsidRPr="009A7A5E">
        <w:t>disso, a plataforma online é de fácil uso e possui as informações necessárias à realização de cada desafio. A plataforma apresenta ainda uma secção onde são divulgados eventos de cibersegurança, que apesar de não ir ao encontro dos objetivos especificados para o LabSecurity, não deixa de ser um ponto</w:t>
      </w:r>
      <w:r w:rsidR="00215046" w:rsidRPr="001134F2">
        <w:t xml:space="preserve"> forte já que esses eventos são uma forma de divulgar informação</w:t>
      </w:r>
      <w:r w:rsidR="00215046" w:rsidRPr="007B3A76">
        <w:t xml:space="preserve"> na área da cibersegurança.</w:t>
      </w:r>
    </w:p>
    <w:p w14:paraId="54AC9D06" w14:textId="4CCE1250" w:rsidR="002B1750" w:rsidRPr="001134F2" w:rsidDel="00245CDE" w:rsidRDefault="00215046">
      <w:pPr>
        <w:ind w:firstLine="576"/>
        <w:rPr>
          <w:del w:id="1168" w:author="Rui Paredes" w:date="2018-09-15T20:37:00Z"/>
        </w:rPr>
        <w:pPrChange w:id="1169" w:author="Rui Paredes" w:date="2018-09-15T20:36:00Z">
          <w:pPr/>
        </w:pPrChange>
      </w:pPr>
      <w:r w:rsidRPr="007B3A76">
        <w:t>Como pontos fracos o Hacking-Lab apresenta características como a necessidade de ter</w:t>
      </w:r>
      <w:r w:rsidR="007A42BC" w:rsidRPr="007B3A76">
        <w:t xml:space="preserve"> de</w:t>
      </w:r>
      <w:r w:rsidR="00D203CA" w:rsidRPr="007B3A76">
        <w:t xml:space="preserve"> instala</w:t>
      </w:r>
      <w:r w:rsidR="007A42BC" w:rsidRPr="007B3A76">
        <w:t>r</w:t>
      </w:r>
      <w:r w:rsidRPr="007B3A76">
        <w:t xml:space="preserve"> a máquina virtual disponibilizada pela plataforma do Hacking-Lab e o ac</w:t>
      </w:r>
      <w:r w:rsidR="002B1750" w:rsidRPr="007B3A76">
        <w:t xml:space="preserve">esso através de </w:t>
      </w:r>
      <w:r w:rsidR="002B1750" w:rsidRPr="007B3A76">
        <w:lastRenderedPageBreak/>
        <w:t xml:space="preserve">VPN </w:t>
      </w:r>
      <w:r w:rsidRPr="007B3A76">
        <w:t xml:space="preserve">à plataforma de forma a ter </w:t>
      </w:r>
      <w:del w:id="1170" w:author="Rui Paredes" w:date="2018-09-15T20:37:00Z">
        <w:r w:rsidR="000F3A0B" w:rsidRPr="007B3A76" w:rsidDel="00245CDE">
          <w:delText>entrada</w:delText>
        </w:r>
        <w:r w:rsidRPr="007B3A76" w:rsidDel="00245CDE">
          <w:delText xml:space="preserve"> </w:delText>
        </w:r>
      </w:del>
      <w:ins w:id="1171" w:author="Rui Paredes" w:date="2018-09-15T20:37:00Z">
        <w:r w:rsidR="00245CDE">
          <w:t>acesso</w:t>
        </w:r>
        <w:r w:rsidR="00245CDE" w:rsidRPr="007B3A76">
          <w:t xml:space="preserve"> </w:t>
        </w:r>
      </w:ins>
      <w:r w:rsidRPr="007B3A76">
        <w:t xml:space="preserve">a grande parte dos desafios. Para </w:t>
      </w:r>
      <w:del w:id="1172" w:author="Microsoft Office User" w:date="2018-09-14T17:01:00Z">
        <w:r w:rsidRPr="007B3A76" w:rsidDel="009A7A5E">
          <w:delText xml:space="preserve">lá </w:delText>
        </w:r>
      </w:del>
      <w:ins w:id="1173" w:author="Microsoft Office User" w:date="2018-09-14T17:01:00Z">
        <w:r w:rsidR="009A7A5E">
          <w:t>além</w:t>
        </w:r>
        <w:r w:rsidR="009A7A5E" w:rsidRPr="009A7A5E">
          <w:t xml:space="preserve"> </w:t>
        </w:r>
      </w:ins>
      <w:r w:rsidRPr="009A7A5E">
        <w:t>disso</w:t>
      </w:r>
      <w:r w:rsidR="00564C83" w:rsidRPr="009A7A5E">
        <w:t xml:space="preserve"> existem ainda características como o uso de ferramentas adicionais e a forma como a solução encontrada para cada desafio é avaliada.</w:t>
      </w:r>
    </w:p>
    <w:p w14:paraId="7D10D4A1" w14:textId="77777777" w:rsidR="00877283" w:rsidRPr="007B3A76" w:rsidRDefault="00877283">
      <w:pPr>
        <w:ind w:firstLine="576"/>
        <w:pPrChange w:id="1174" w:author="Rui Paredes" w:date="2018-09-15T20:37:00Z">
          <w:pPr/>
        </w:pPrChange>
      </w:pPr>
    </w:p>
    <w:p w14:paraId="71EA7488" w14:textId="77777777" w:rsidR="00245CDE" w:rsidRDefault="00245CDE">
      <w:pPr>
        <w:ind w:firstLine="576"/>
        <w:rPr>
          <w:ins w:id="1175" w:author="Rui Paredes" w:date="2018-09-15T20:38:00Z"/>
        </w:rPr>
        <w:pPrChange w:id="1176" w:author="Rui Paredes" w:date="2018-09-15T20:38:00Z">
          <w:pPr/>
        </w:pPrChange>
      </w:pPr>
    </w:p>
    <w:p w14:paraId="09BA2272" w14:textId="2F3DD393" w:rsidR="002B1750" w:rsidRPr="007B3A76" w:rsidDel="00245CDE" w:rsidRDefault="002B1750">
      <w:pPr>
        <w:ind w:firstLine="576"/>
        <w:rPr>
          <w:del w:id="1177" w:author="Rui Paredes" w:date="2018-09-15T20:38:00Z"/>
        </w:rPr>
        <w:pPrChange w:id="1178" w:author="Rui Paredes" w:date="2018-09-15T20:37:00Z">
          <w:pPr/>
        </w:pPrChange>
      </w:pPr>
      <w:r w:rsidRPr="007B3A76">
        <w:t xml:space="preserve">Ao nível do CTF365, esta plataforma tem como principais pontos fortes a ótima </w:t>
      </w:r>
      <w:r w:rsidR="000F3A0B" w:rsidRPr="007B3A76">
        <w:t>apresentação da plataforma e</w:t>
      </w:r>
      <w:r w:rsidRPr="007B3A76">
        <w:t xml:space="preserve"> </w:t>
      </w:r>
      <w:r w:rsidR="000F3A0B" w:rsidRPr="007B3A76">
        <w:t>a</w:t>
      </w:r>
      <w:r w:rsidR="00877283" w:rsidRPr="007B3A76">
        <w:t xml:space="preserve"> variedade de vulnerabilidades que podem ser exploradas devido aos ataques serem executados em </w:t>
      </w:r>
      <w:r w:rsidR="00877283" w:rsidRPr="007B3A76">
        <w:rPr>
          <w:i/>
        </w:rPr>
        <w:t>sandboxes</w:t>
      </w:r>
      <w:r w:rsidRPr="007B3A76">
        <w:t>. Tem ainda características positivas como a lib</w:t>
      </w:r>
      <w:r w:rsidR="00D203CA" w:rsidRPr="007B3A76">
        <w:t xml:space="preserve">erdade na criação dos </w:t>
      </w:r>
      <w:r w:rsidR="00D203CA" w:rsidRPr="007B3A76">
        <w:rPr>
          <w:i/>
        </w:rPr>
        <w:t>fortress</w:t>
      </w:r>
      <w:r w:rsidRPr="007B3A76">
        <w:t xml:space="preserve"> de cada equipa e da defesa dos mesmos, bem como a</w:t>
      </w:r>
      <w:r w:rsidR="00D203CA" w:rsidRPr="007B3A76">
        <w:t xml:space="preserve"> situação de ataque ao </w:t>
      </w:r>
      <w:r w:rsidR="00D203CA" w:rsidRPr="007B3A76">
        <w:rPr>
          <w:i/>
        </w:rPr>
        <w:t>fortress</w:t>
      </w:r>
      <w:r w:rsidRPr="007B3A76">
        <w:t xml:space="preserve"> de outras equipas. Como pontos fracos apresentam</w:t>
      </w:r>
      <w:del w:id="1179" w:author="Microsoft Office User" w:date="2018-09-14T17:02:00Z">
        <w:r w:rsidRPr="007B3A76" w:rsidDel="009A7A5E">
          <w:delText xml:space="preserve"> </w:delText>
        </w:r>
      </w:del>
      <w:r w:rsidRPr="007B3A76">
        <w:t xml:space="preserve">-se características como a falta de informação acerca das várias vulnerabilidades a serem exploradas, </w:t>
      </w:r>
      <w:r w:rsidR="00877283" w:rsidRPr="007B3A76">
        <w:t>a dificuldade que a plataforma apresenta</w:t>
      </w:r>
      <w:r w:rsidRPr="007B3A76">
        <w:t xml:space="preserve"> </w:t>
      </w:r>
      <w:r w:rsidR="00877283" w:rsidRPr="007B3A76">
        <w:t xml:space="preserve">a utilizadores com pouco conhecimento na </w:t>
      </w:r>
      <w:r w:rsidR="000706D2" w:rsidRPr="007B3A76">
        <w:t>área da programação e segurança e o método de verificação da vulnerabilidade que exige verificação por parte da gestão da plataforma.</w:t>
      </w:r>
    </w:p>
    <w:p w14:paraId="44C82FED" w14:textId="77777777" w:rsidR="00877283" w:rsidRPr="007B3A76" w:rsidRDefault="00877283">
      <w:pPr>
        <w:ind w:firstLine="576"/>
        <w:pPrChange w:id="1180" w:author="Rui Paredes" w:date="2018-09-15T20:38:00Z">
          <w:pPr/>
        </w:pPrChange>
      </w:pPr>
    </w:p>
    <w:p w14:paraId="1367A350" w14:textId="77777777" w:rsidR="00245CDE" w:rsidRDefault="000706D2">
      <w:pPr>
        <w:ind w:firstLine="576"/>
        <w:rPr>
          <w:ins w:id="1181" w:author="Rui Paredes" w:date="2018-09-15T20:39:00Z"/>
        </w:rPr>
        <w:pPrChange w:id="1182" w:author="Rui Paredes" w:date="2018-09-15T20:38:00Z">
          <w:pPr/>
        </w:pPrChange>
      </w:pPr>
      <w:r w:rsidRPr="007B3A76">
        <w:t>Ao analisar a plataforma Reversing.kr verific</w:t>
      </w:r>
      <w:ins w:id="1183" w:author="Microsoft Office User" w:date="2018-09-14T17:02:00Z">
        <w:r w:rsidR="009A7A5E">
          <w:t>aram</w:t>
        </w:r>
      </w:ins>
      <w:del w:id="1184" w:author="Microsoft Office User" w:date="2018-09-14T17:02:00Z">
        <w:r w:rsidRPr="009A7A5E" w:rsidDel="009A7A5E">
          <w:delText xml:space="preserve">ou </w:delText>
        </w:r>
      </w:del>
      <w:r w:rsidRPr="009A7A5E">
        <w:t xml:space="preserve">-se características positivas como a variedade de desafios disponíveis, o método de obtenção automática de uma </w:t>
      </w:r>
      <w:r w:rsidRPr="009A7A5E">
        <w:rPr>
          <w:i/>
        </w:rPr>
        <w:t>flag</w:t>
      </w:r>
      <w:r w:rsidRPr="009A7A5E">
        <w:t xml:space="preserve"> após chegar a uma solução correta, e o uso das </w:t>
      </w:r>
      <w:r w:rsidRPr="001134F2">
        <w:rPr>
          <w:i/>
        </w:rPr>
        <w:t>flags</w:t>
      </w:r>
      <w:r w:rsidRPr="001134F2">
        <w:t xml:space="preserve"> para confirmação que a resposta encontrada está correta e obtenção de pontos. </w:t>
      </w:r>
    </w:p>
    <w:p w14:paraId="4EE37FFF" w14:textId="19E8CF5B" w:rsidR="00877283" w:rsidDel="00245CDE" w:rsidRDefault="004025DB">
      <w:pPr>
        <w:ind w:firstLine="576"/>
        <w:rPr>
          <w:del w:id="1185" w:author="Rui Paredes" w:date="2018-09-15T20:38:00Z"/>
        </w:rPr>
        <w:pPrChange w:id="1186" w:author="Rui Paredes" w:date="2018-09-15T20:39:00Z">
          <w:pPr/>
        </w:pPrChange>
      </w:pPr>
      <w:r w:rsidRPr="001134F2">
        <w:t xml:space="preserve">Como características negativas </w:t>
      </w:r>
      <w:del w:id="1187" w:author="Microsoft Office User" w:date="2018-09-14T17:02:00Z">
        <w:r w:rsidR="000706D2" w:rsidRPr="0069401A" w:rsidDel="009A7A5E">
          <w:delText>verificou</w:delText>
        </w:r>
      </w:del>
      <w:ins w:id="1188" w:author="Microsoft Office User" w:date="2018-09-14T17:02:00Z">
        <w:r w:rsidR="009A7A5E">
          <w:t>detetou</w:t>
        </w:r>
      </w:ins>
      <w:del w:id="1189" w:author="Microsoft Office User" w:date="2018-09-14T17:02:00Z">
        <w:r w:rsidR="000706D2" w:rsidRPr="009A7A5E" w:rsidDel="009A7A5E">
          <w:delText xml:space="preserve"> </w:delText>
        </w:r>
      </w:del>
      <w:r w:rsidR="000706D2" w:rsidRPr="009A7A5E">
        <w:t xml:space="preserve">-se que apesar de haver uma </w:t>
      </w:r>
      <w:r w:rsidRPr="009A7A5E">
        <w:t xml:space="preserve">boa variedade de desafios disponíveis, todos eles estão relacionados com vulnerabilidades de aplicações, sendo que </w:t>
      </w:r>
      <w:commentRangeStart w:id="1190"/>
      <w:commentRangeStart w:id="1191"/>
      <w:r w:rsidR="00297217" w:rsidRPr="009A7A5E">
        <w:t>encontram</w:t>
      </w:r>
      <w:commentRangeEnd w:id="1190"/>
      <w:r w:rsidR="009A7A5E">
        <w:rPr>
          <w:rStyle w:val="Refdecomentrio"/>
        </w:rPr>
        <w:commentReference w:id="1190"/>
      </w:r>
      <w:ins w:id="1192" w:author="Rui Paredes" w:date="2018-09-15T14:41:00Z">
        <w:r w:rsidR="00B664BB">
          <w:t xml:space="preserve"> </w:t>
        </w:r>
      </w:ins>
      <w:del w:id="1193" w:author="Microsoft Office User" w:date="2018-09-14T17:02:00Z">
        <w:r w:rsidR="00297217" w:rsidRPr="009A7A5E" w:rsidDel="009A7A5E">
          <w:delText xml:space="preserve"> </w:delText>
        </w:r>
      </w:del>
      <w:r w:rsidR="00297217" w:rsidRPr="009A7A5E">
        <w:t>-se</w:t>
      </w:r>
      <w:r w:rsidRPr="009A7A5E">
        <w:t xml:space="preserve"> </w:t>
      </w:r>
      <w:commentRangeEnd w:id="1191"/>
      <w:r w:rsidR="009A7A5E">
        <w:rPr>
          <w:rStyle w:val="Refdecomentrio"/>
        </w:rPr>
        <w:commentReference w:id="1191"/>
      </w:r>
      <w:r w:rsidRPr="009A7A5E">
        <w:t>estão ainda limitadas a diversos tipos de sistemas operativos e linguagens de programação o que faz com que seja necessário executar essas aplicações nos sistemas correspondentes. Existe ainda a falta de informação acerca dos vários desafios disponíveis.</w:t>
      </w:r>
    </w:p>
    <w:p w14:paraId="65775D29" w14:textId="77777777" w:rsidR="00245CDE" w:rsidRPr="009A7A5E" w:rsidRDefault="00245CDE">
      <w:pPr>
        <w:ind w:firstLine="576"/>
        <w:rPr>
          <w:ins w:id="1194" w:author="Rui Paredes" w:date="2018-09-15T20:38:00Z"/>
        </w:rPr>
        <w:pPrChange w:id="1195" w:author="Rui Paredes" w:date="2018-09-15T20:39:00Z">
          <w:pPr/>
        </w:pPrChange>
      </w:pPr>
    </w:p>
    <w:p w14:paraId="08B23EDE" w14:textId="77777777" w:rsidR="004025DB" w:rsidRPr="001134F2" w:rsidRDefault="004025DB">
      <w:pPr>
        <w:ind w:firstLine="576"/>
        <w:pPrChange w:id="1196" w:author="Rui Paredes" w:date="2018-09-15T20:38:00Z">
          <w:pPr/>
        </w:pPrChange>
      </w:pPr>
    </w:p>
    <w:p w14:paraId="39228D56" w14:textId="77777777" w:rsidR="00761C43" w:rsidRPr="007B3A76" w:rsidRDefault="004025DB">
      <w:pPr>
        <w:ind w:firstLine="576"/>
        <w:pPrChange w:id="1197" w:author="Rui Paredes" w:date="2018-09-15T20:38:00Z">
          <w:pPr/>
        </w:pPrChange>
      </w:pPr>
      <w:r w:rsidRPr="007B3A76">
        <w:t>O RingZer0 Team Online CTF é uma plataforma que apresenta alguns aspetos positivos como uma vasta variedade de desafios disponíveis</w:t>
      </w:r>
      <w:r w:rsidR="00761C43" w:rsidRPr="007B3A76">
        <w:t xml:space="preserve">, o uso de </w:t>
      </w:r>
      <w:r w:rsidR="00761C43" w:rsidRPr="007B3A76">
        <w:rPr>
          <w:i/>
        </w:rPr>
        <w:t>flags</w:t>
      </w:r>
      <w:r w:rsidR="00761C43" w:rsidRPr="007B3A76">
        <w:t xml:space="preserve"> para validação e obtenção de pontos por desafio realizado com sucesso, a disponibilização de ferramentas adicionais que podem ser usadas na resolução de certos desafios e a facilidade de uso da plataforma. Como aspetos negativos verificou</w:t>
      </w:r>
      <w:del w:id="1198" w:author="Microsoft Office User" w:date="2018-09-14T17:03:00Z">
        <w:r w:rsidR="00761C43" w:rsidRPr="007B3A76" w:rsidDel="009A7A5E">
          <w:delText xml:space="preserve"> </w:delText>
        </w:r>
      </w:del>
      <w:r w:rsidR="00761C43" w:rsidRPr="007B3A76">
        <w:t xml:space="preserve">-se a falta de informação acerca dos desafios disponíveis e </w:t>
      </w:r>
      <w:r w:rsidR="008E15F8" w:rsidRPr="007B3A76">
        <w:t xml:space="preserve">vulnerabilidades a explorar </w:t>
      </w:r>
      <w:r w:rsidR="00761C43" w:rsidRPr="007B3A76">
        <w:t>e a necessidade de usar SSH para certas máquinas de forma a poderem ser realizados determinados desafios.</w:t>
      </w:r>
    </w:p>
    <w:p w14:paraId="7D94E90A" w14:textId="77777777" w:rsidR="00D60F91" w:rsidRPr="007B3A76" w:rsidRDefault="00D60F91" w:rsidP="006A6121"/>
    <w:p w14:paraId="54BD2BCD" w14:textId="4A0C14A7" w:rsidR="00D60F91" w:rsidRPr="007B3A76" w:rsidRDefault="00D60F91">
      <w:pPr>
        <w:ind w:firstLine="576"/>
        <w:pPrChange w:id="1199" w:author="Rui Paredes" w:date="2018-09-15T20:38:00Z">
          <w:pPr/>
        </w:pPrChange>
      </w:pPr>
      <w:r w:rsidRPr="007B3A76">
        <w:lastRenderedPageBreak/>
        <w:t>O WebGoat</w:t>
      </w:r>
      <w:ins w:id="1200" w:author="Microsoft Office User" w:date="2018-09-14T17:03:00Z">
        <w:r w:rsidR="001134F2">
          <w:t>,</w:t>
        </w:r>
      </w:ins>
      <w:r w:rsidRPr="001134F2">
        <w:t xml:space="preserve"> apesar de funcionar como um servidor local, </w:t>
      </w:r>
      <w:r w:rsidR="00297217" w:rsidRPr="001134F2">
        <w:t>mostra ser</w:t>
      </w:r>
      <w:r w:rsidRPr="001134F2">
        <w:t xml:space="preserve"> uma plataforma bastante completa que apresenta características positivas como a variedade de ataques disponíveis, constituídos por informação acerca d</w:t>
      </w:r>
      <w:r w:rsidR="005A23D2" w:rsidRPr="007B3A76">
        <w:t>os mesmos</w:t>
      </w:r>
      <w:r w:rsidR="00297217" w:rsidRPr="007B3A76">
        <w:t>,</w:t>
      </w:r>
      <w:r w:rsidR="005A23D2" w:rsidRPr="007B3A76">
        <w:t xml:space="preserve"> desafios de treino e algumas competições. Como ponto positivo existe ainda o uso de </w:t>
      </w:r>
      <w:r w:rsidR="005A23D2" w:rsidRPr="007B3A76">
        <w:rPr>
          <w:i/>
        </w:rPr>
        <w:t>flags</w:t>
      </w:r>
      <w:r w:rsidR="005A23D2" w:rsidRPr="007B3A76">
        <w:t xml:space="preserve"> para a validação e obtenção de pontos para o </w:t>
      </w:r>
      <w:r w:rsidR="005A23D2" w:rsidRPr="007B3A76">
        <w:rPr>
          <w:i/>
        </w:rPr>
        <w:t>ranking</w:t>
      </w:r>
      <w:r w:rsidR="005A23D2" w:rsidRPr="007B3A76">
        <w:t>.</w:t>
      </w:r>
    </w:p>
    <w:p w14:paraId="78464B62" w14:textId="5872163F" w:rsidR="005A23D2" w:rsidRPr="001134F2" w:rsidRDefault="005A23D2" w:rsidP="006A6121">
      <w:r w:rsidRPr="007B3A76">
        <w:t xml:space="preserve">Esta plataforma apresenta ainda como pontos negativos </w:t>
      </w:r>
      <w:del w:id="1201" w:author="Microsoft Office User" w:date="2018-09-14T17:05:00Z">
        <w:r w:rsidRPr="007B3A76" w:rsidDel="001134F2">
          <w:delText>a característica</w:delText>
        </w:r>
      </w:del>
      <w:ins w:id="1202" w:author="Microsoft Office User" w:date="2018-09-14T17:05:00Z">
        <w:r w:rsidR="001134F2">
          <w:t>o facto</w:t>
        </w:r>
      </w:ins>
      <w:r w:rsidRPr="001134F2">
        <w:t xml:space="preserve"> de </w:t>
      </w:r>
      <w:del w:id="1203" w:author="Microsoft Office User" w:date="2018-09-14T17:04:00Z">
        <w:r w:rsidRPr="001134F2" w:rsidDel="001134F2">
          <w:delText xml:space="preserve">esta </w:delText>
        </w:r>
      </w:del>
      <w:r w:rsidRPr="001134F2">
        <w:t>não ser uma plataforma online e de ter muitas poucas competições disponíveis.</w:t>
      </w:r>
    </w:p>
    <w:p w14:paraId="3BC6EEBB" w14:textId="77777777" w:rsidR="005A23D2" w:rsidRPr="007B3A76" w:rsidRDefault="005A23D2" w:rsidP="006A6121"/>
    <w:p w14:paraId="7B7EF8D3" w14:textId="77777777" w:rsidR="00245CDE" w:rsidRDefault="005A23D2">
      <w:pPr>
        <w:ind w:firstLine="708"/>
        <w:rPr>
          <w:ins w:id="1204" w:author="Rui Paredes" w:date="2018-09-15T20:40:00Z"/>
        </w:rPr>
        <w:pPrChange w:id="1205" w:author="Rui Paredes" w:date="2018-09-15T20:39:00Z">
          <w:pPr/>
        </w:pPrChange>
      </w:pPr>
      <w:r w:rsidRPr="007B3A76">
        <w:t xml:space="preserve">No geral, todas as plataformas analisadas têm alguns pontos que a plataforma web a desenvolver tem como objetivos, no entanto nenhuma delas tem um sistema de </w:t>
      </w:r>
      <w:r w:rsidRPr="007B3A76">
        <w:rPr>
          <w:i/>
        </w:rPr>
        <w:t>Quizzes</w:t>
      </w:r>
      <w:r w:rsidRPr="007B3A76">
        <w:t xml:space="preserve"> ou de Propostas de ataques feitas pelos utilizadores e sendo que a única que </w:t>
      </w:r>
      <w:r w:rsidR="008E15F8" w:rsidRPr="007B3A76">
        <w:t>fornece</w:t>
      </w:r>
      <w:r w:rsidRPr="007B3A76">
        <w:t xml:space="preserve"> informação teórica acerca das várias vulnerabilidades a serem exploradas é a plataforma WebGoat que apresenta ser a mais completa</w:t>
      </w:r>
      <w:r w:rsidR="00297217" w:rsidRPr="007B3A76">
        <w:t xml:space="preserve"> para um ambiente de aprendizagem</w:t>
      </w:r>
      <w:del w:id="1206" w:author="Microsoft Office User" w:date="2018-09-14T17:05:00Z">
        <w:r w:rsidRPr="007B3A76" w:rsidDel="001134F2">
          <w:delText xml:space="preserve"> de todas as exploradas</w:delText>
        </w:r>
      </w:del>
      <w:r w:rsidRPr="007B3A76">
        <w:t xml:space="preserve">. </w:t>
      </w:r>
    </w:p>
    <w:p w14:paraId="59C146C9" w14:textId="09F0F1F5" w:rsidR="005A23D2" w:rsidRDefault="005A23D2">
      <w:pPr>
        <w:ind w:firstLine="708"/>
        <w:rPr>
          <w:ins w:id="1207" w:author="Rui Paredes" w:date="2018-09-15T14:35:00Z"/>
        </w:rPr>
        <w:pPrChange w:id="1208" w:author="Rui Paredes" w:date="2018-09-15T20:39:00Z">
          <w:pPr/>
        </w:pPrChange>
      </w:pPr>
      <w:r w:rsidRPr="007B3A76">
        <w:t>Apesar da variedade entre as várias plataformas analisadas, todas elas têm funcionalidades a ter em conta no desenvolvimento da plataforma web LabSecurity.</w:t>
      </w:r>
    </w:p>
    <w:p w14:paraId="53F3D39F" w14:textId="4C0A58B9" w:rsidR="00B664BB" w:rsidRDefault="00B664BB" w:rsidP="006A6121">
      <w:pPr>
        <w:rPr>
          <w:ins w:id="1209" w:author="Rui Paredes" w:date="2018-09-15T14:35:00Z"/>
        </w:rPr>
      </w:pPr>
    </w:p>
    <w:p w14:paraId="5DF7EDD9" w14:textId="562F3627" w:rsidR="006A33F6" w:rsidRDefault="00B664BB">
      <w:pPr>
        <w:ind w:firstLine="708"/>
        <w:rPr>
          <w:ins w:id="1210" w:author="Rui Paredes" w:date="2018-09-15T14:55:00Z"/>
        </w:rPr>
        <w:pPrChange w:id="1211" w:author="Rui Paredes" w:date="2018-09-15T20:40:00Z">
          <w:pPr/>
        </w:pPrChange>
      </w:pPr>
      <w:ins w:id="1212" w:author="Rui Paredes" w:date="2018-09-15T14:35:00Z">
        <w:r>
          <w:t xml:space="preserve">Como resumo </w:t>
        </w:r>
      </w:ins>
      <w:ins w:id="1213" w:author="Rui Paredes" w:date="2018-09-15T14:36:00Z">
        <w:r>
          <w:t>à</w:t>
        </w:r>
      </w:ins>
      <w:ins w:id="1214" w:author="Rui Paredes" w:date="2018-09-15T14:35:00Z">
        <w:r>
          <w:t xml:space="preserve"> etapa de análise das soluções</w:t>
        </w:r>
      </w:ins>
      <w:ins w:id="1215" w:author="Rui Paredes" w:date="2018-09-15T14:38:00Z">
        <w:r>
          <w:t xml:space="preserve"> já existentes</w:t>
        </w:r>
      </w:ins>
      <w:ins w:id="1216" w:author="Rui Paredes" w:date="2018-09-15T14:35:00Z">
        <w:r>
          <w:t xml:space="preserve"> </w:t>
        </w:r>
      </w:ins>
      <w:ins w:id="1217" w:author="Rui Paredes" w:date="2018-09-15T14:36:00Z">
        <w:r>
          <w:t xml:space="preserve">podem ser observadas na </w:t>
        </w:r>
      </w:ins>
      <w:ins w:id="1218" w:author="Rui Paredes" w:date="2018-09-15T14:41:00Z">
        <w:r>
          <w:fldChar w:fldCharType="begin"/>
        </w:r>
        <w:r>
          <w:instrText xml:space="preserve"> REF _Ref524785806 \h </w:instrText>
        </w:r>
      </w:ins>
      <w:r>
        <w:fldChar w:fldCharType="separate"/>
      </w:r>
      <w:ins w:id="1219" w:author="Rui Paredes" w:date="2018-09-15T14:40:00Z">
        <w:r w:rsidR="00943741" w:rsidRPr="003D741E">
          <w:t xml:space="preserve">Tabela </w:t>
        </w:r>
      </w:ins>
      <w:ins w:id="1220" w:author="Rui Paredes" w:date="2018-09-15T22:37:00Z">
        <w:r w:rsidR="00943741">
          <w:rPr>
            <w:noProof/>
          </w:rPr>
          <w:t>1</w:t>
        </w:r>
      </w:ins>
      <w:ins w:id="1221" w:author="Rui Paredes" w:date="2018-09-15T14:41:00Z">
        <w:r>
          <w:fldChar w:fldCharType="end"/>
        </w:r>
      </w:ins>
      <w:ins w:id="1222" w:author="Rui Paredes" w:date="2018-09-15T14:37:00Z">
        <w:r>
          <w:t xml:space="preserve"> </w:t>
        </w:r>
      </w:ins>
      <w:ins w:id="1223" w:author="Rui Paredes" w:date="2018-09-15T14:36:00Z">
        <w:r>
          <w:t>o conjunto de caracter</w:t>
        </w:r>
      </w:ins>
      <w:ins w:id="1224" w:author="Rui Paredes" w:date="2018-09-15T14:38:00Z">
        <w:r>
          <w:t xml:space="preserve">ísticas </w:t>
        </w:r>
      </w:ins>
      <w:ins w:id="1225" w:author="Rui Paredes" w:date="2018-09-15T14:40:00Z">
        <w:r>
          <w:t>que serviram como comparação das várias soluções</w:t>
        </w:r>
      </w:ins>
      <w:ins w:id="1226" w:author="Rui Paredes" w:date="2018-09-15T14:37:00Z">
        <w:r>
          <w:t>.</w:t>
        </w:r>
      </w:ins>
      <w:ins w:id="1227" w:author="Rui Paredes" w:date="2018-09-15T14:40:00Z">
        <w:r>
          <w:t xml:space="preserve"> </w:t>
        </w:r>
      </w:ins>
      <w:ins w:id="1228" w:author="Rui Paredes" w:date="2018-09-15T14:43:00Z">
        <w:r w:rsidR="00F14294">
          <w:t>As características analisadas</w:t>
        </w:r>
      </w:ins>
      <w:ins w:id="1229" w:author="Rui Paredes" w:date="2018-09-15T14:44:00Z">
        <w:r w:rsidR="00F14294">
          <w:t xml:space="preserve"> em cada solução</w:t>
        </w:r>
      </w:ins>
      <w:ins w:id="1230" w:author="Rui Paredes" w:date="2018-09-15T14:43:00Z">
        <w:r w:rsidR="00F14294">
          <w:t xml:space="preserve"> fora</w:t>
        </w:r>
      </w:ins>
      <w:ins w:id="1231" w:author="Rui Paredes" w:date="2018-09-15T14:44:00Z">
        <w:r w:rsidR="00F14294">
          <w:t>m se possuem um Sistema de Classificaç</w:t>
        </w:r>
      </w:ins>
      <w:ins w:id="1232" w:author="Rui Paredes" w:date="2018-09-15T14:45:00Z">
        <w:r w:rsidR="00F14294">
          <w:t>ão, ou seja, se cada vez que um utilizador resolve um desafio</w:t>
        </w:r>
      </w:ins>
      <w:ins w:id="1233" w:author="Rui Paredes" w:date="2018-09-15T14:46:00Z">
        <w:r w:rsidR="00F14294">
          <w:t xml:space="preserve"> se o mesmo recebe pontos pelo mesmo e se estes são apresentados em comparação com a pontuação que o resto dos utilizadores obtiveram, o uso de </w:t>
        </w:r>
        <w:r w:rsidR="00F14294">
          <w:rPr>
            <w:i/>
          </w:rPr>
          <w:t>flags</w:t>
        </w:r>
      </w:ins>
      <w:ins w:id="1234" w:author="Rui Paredes" w:date="2018-09-15T14:47:00Z">
        <w:r w:rsidR="00F14294">
          <w:t xml:space="preserve">, que consiste </w:t>
        </w:r>
      </w:ins>
      <w:ins w:id="1235" w:author="Rui Paredes" w:date="2018-09-15T14:51:00Z">
        <w:r w:rsidR="00F14294">
          <w:t xml:space="preserve">numa característica </w:t>
        </w:r>
      </w:ins>
      <w:ins w:id="1236" w:author="Rui Paredes" w:date="2018-09-15T14:52:00Z">
        <w:r w:rsidR="00F14294">
          <w:t>usada em jogos CTF e que</w:t>
        </w:r>
        <w:r w:rsidR="006A33F6">
          <w:t xml:space="preserve"> tem como objetivo atribuir um c</w:t>
        </w:r>
      </w:ins>
      <w:ins w:id="1237" w:author="Rui Paredes" w:date="2018-09-15T14:53:00Z">
        <w:r w:rsidR="006A33F6">
          <w:t>ódigo de solução, normalmente único</w:t>
        </w:r>
      </w:ins>
      <w:ins w:id="1238" w:author="Rui Paredes" w:date="2018-09-15T14:54:00Z">
        <w:r w:rsidR="006A33F6">
          <w:t xml:space="preserve"> ao utilizador ou equipa</w:t>
        </w:r>
      </w:ins>
      <w:ins w:id="1239" w:author="Rui Paredes" w:date="2018-09-15T14:53:00Z">
        <w:r w:rsidR="006A33F6">
          <w:t>, que é introduzido na aplicação em campos próprios para o mesmo, de forma a receber os pontos</w:t>
        </w:r>
      </w:ins>
      <w:ins w:id="1240" w:author="Rui Paredes" w:date="2018-09-15T14:54:00Z">
        <w:r w:rsidR="006A33F6">
          <w:t xml:space="preserve"> pela resolução de determinado desafio. Foi ainda </w:t>
        </w:r>
      </w:ins>
      <w:ins w:id="1241" w:author="Rui Paredes" w:date="2018-09-15T14:56:00Z">
        <w:r w:rsidR="006A33F6">
          <w:t>analisado</w:t>
        </w:r>
      </w:ins>
      <w:ins w:id="1242" w:author="Rui Paredes" w:date="2018-09-15T14:54:00Z">
        <w:r w:rsidR="006A33F6">
          <w:t xml:space="preserve"> se a verificação das respostas aos diferentes desafios era feita de forma autom</w:t>
        </w:r>
      </w:ins>
      <w:ins w:id="1243" w:author="Rui Paredes" w:date="2018-09-15T14:55:00Z">
        <w:r w:rsidR="006A33F6">
          <w:t>ática pelo sistema, ou se era realizada por membros da parte administrativa da aplicação.</w:t>
        </w:r>
      </w:ins>
    </w:p>
    <w:p w14:paraId="43FA8281" w14:textId="60067BFC" w:rsidR="00B664BB" w:rsidRPr="00162492" w:rsidRDefault="006A33F6">
      <w:pPr>
        <w:ind w:firstLine="708"/>
        <w:rPr>
          <w:ins w:id="1244" w:author="Rui Paredes" w:date="2018-09-15T14:40:00Z"/>
        </w:rPr>
        <w:pPrChange w:id="1245" w:author="Rui Paredes" w:date="2018-09-15T20:40:00Z">
          <w:pPr/>
        </w:pPrChange>
      </w:pPr>
      <w:ins w:id="1246" w:author="Rui Paredes" w:date="2018-09-15T14:55:00Z">
        <w:r>
          <w:t xml:space="preserve">Outra das </w:t>
        </w:r>
      </w:ins>
      <w:ins w:id="1247" w:author="Rui Paredes" w:date="2018-09-15T14:56:00Z">
        <w:r>
          <w:t xml:space="preserve">características analisadas foi se todas os desafios eram resolvidos </w:t>
        </w:r>
      </w:ins>
      <w:ins w:id="1248" w:author="Rui Paredes" w:date="2018-09-15T14:57:00Z">
        <w:r>
          <w:t xml:space="preserve">ao nível da plataforma </w:t>
        </w:r>
        <w:r>
          <w:rPr>
            <w:i/>
          </w:rPr>
          <w:t>web</w:t>
        </w:r>
        <w:r>
          <w:t>, ou seja, na própria interface da aplicaç</w:t>
        </w:r>
      </w:ins>
      <w:ins w:id="1249" w:author="Rui Paredes" w:date="2018-09-15T14:58:00Z">
        <w:r>
          <w:t xml:space="preserve">ão, ou se haviam alguns que tinham de ser resolvidos fora da plataforma (por exemplo, através do descarregamento de um ficheiro ao qual seria </w:t>
        </w:r>
      </w:ins>
      <w:ins w:id="1250" w:author="Rui Paredes" w:date="2018-09-15T14:59:00Z">
        <w:r>
          <w:t>realizado</w:t>
        </w:r>
      </w:ins>
      <w:ins w:id="1251" w:author="Rui Paredes" w:date="2018-09-15T14:58:00Z">
        <w:r>
          <w:t xml:space="preserve"> o ataque e seguidamente </w:t>
        </w:r>
      </w:ins>
      <w:ins w:id="1252" w:author="Rui Paredes" w:date="2018-09-15T14:59:00Z">
        <w:r>
          <w:t xml:space="preserve">usada a </w:t>
        </w:r>
        <w:r>
          <w:rPr>
            <w:i/>
          </w:rPr>
          <w:t xml:space="preserve">flag </w:t>
        </w:r>
        <w:r>
          <w:t xml:space="preserve">obtida para obter pontos na plataforma </w:t>
        </w:r>
        <w:r>
          <w:rPr>
            <w:i/>
          </w:rPr>
          <w:t>web</w:t>
        </w:r>
      </w:ins>
      <w:ins w:id="1253" w:author="Rui Paredes" w:date="2018-09-15T14:58:00Z">
        <w:r>
          <w:t>)</w:t>
        </w:r>
      </w:ins>
      <w:ins w:id="1254" w:author="Rui Paredes" w:date="2018-09-15T15:00:00Z">
        <w:r>
          <w:t xml:space="preserve">. </w:t>
        </w:r>
      </w:ins>
      <w:ins w:id="1255" w:author="Rui Paredes" w:date="2018-09-15T15:02:00Z">
        <w:r>
          <w:t>Foram</w:t>
        </w:r>
      </w:ins>
      <w:ins w:id="1256" w:author="Rui Paredes" w:date="2018-09-15T15:00:00Z">
        <w:r>
          <w:t xml:space="preserve"> ainda verificada</w:t>
        </w:r>
      </w:ins>
      <w:ins w:id="1257" w:author="Rui Paredes" w:date="2018-09-15T15:02:00Z">
        <w:r>
          <w:t>s</w:t>
        </w:r>
      </w:ins>
      <w:ins w:id="1258" w:author="Rui Paredes" w:date="2018-09-15T15:01:00Z">
        <w:r>
          <w:t xml:space="preserve"> se cada uma das soluções permitia a</w:t>
        </w:r>
      </w:ins>
      <w:ins w:id="1259" w:author="Rui Paredes" w:date="2018-09-15T15:00:00Z">
        <w:r>
          <w:t>os utilizadores da plataforma poderem fazer propostas de ataques/desafios, s</w:t>
        </w:r>
      </w:ins>
      <w:ins w:id="1260" w:author="Rui Paredes" w:date="2018-09-15T15:02:00Z">
        <w:r>
          <w:t xml:space="preserve">e estas continham uma secção de lições teóricas acerca das </w:t>
        </w:r>
        <w:r>
          <w:lastRenderedPageBreak/>
          <w:t xml:space="preserve">várias vulnerabilidades (Ataques e Defesas) </w:t>
        </w:r>
        <w:r w:rsidR="00162492">
          <w:t xml:space="preserve">e ainda se tinham </w:t>
        </w:r>
      </w:ins>
      <w:ins w:id="1261" w:author="Rui Paredes" w:date="2018-09-15T15:03:00Z">
        <w:r w:rsidR="00162492">
          <w:rPr>
            <w:i/>
          </w:rPr>
          <w:t xml:space="preserve">quizzes </w:t>
        </w:r>
        <w:r w:rsidR="00162492">
          <w:t>com perguntas com base nas várias vulnerabilidades existentes nas mesmas.</w:t>
        </w:r>
      </w:ins>
    </w:p>
    <w:p w14:paraId="78FC47D1" w14:textId="015C163D" w:rsidR="00B664BB" w:rsidRDefault="00B664BB" w:rsidP="006A6121">
      <w:pPr>
        <w:rPr>
          <w:ins w:id="1262" w:author="Rui Paredes" w:date="2018-09-15T14:40:00Z"/>
        </w:rPr>
      </w:pPr>
    </w:p>
    <w:p w14:paraId="27FC9AB7" w14:textId="3373BF8F" w:rsidR="00B664BB" w:rsidRPr="00373568" w:rsidRDefault="00B664BB" w:rsidP="00B664BB">
      <w:pPr>
        <w:pStyle w:val="Legenda"/>
        <w:keepNext/>
        <w:rPr>
          <w:moveTo w:id="1263" w:author="Rui Paredes" w:date="2018-09-15T14:40:00Z"/>
        </w:rPr>
      </w:pPr>
      <w:bookmarkStart w:id="1264" w:name="_Ref524785806"/>
      <w:bookmarkStart w:id="1265" w:name="_Toc524814472"/>
      <w:moveToRangeStart w:id="1266" w:author="Rui Paredes" w:date="2018-09-15T14:40:00Z" w:name="move524785784"/>
      <w:moveTo w:id="1267" w:author="Rui Paredes" w:date="2018-09-15T14:40:00Z">
        <w:r w:rsidRPr="003D741E">
          <w:t xml:space="preserve">Tabela </w:t>
        </w:r>
        <w:r w:rsidRPr="00CE2E8F">
          <w:fldChar w:fldCharType="begin"/>
        </w:r>
        <w:r w:rsidRPr="007B3A76">
          <w:instrText xml:space="preserve"> SEQ Tabela \* ARABIC </w:instrText>
        </w:r>
        <w:r w:rsidRPr="00CE2E8F">
          <w:fldChar w:fldCharType="separate"/>
        </w:r>
      </w:moveTo>
      <w:ins w:id="1268" w:author="Rui Paredes" w:date="2018-09-15T22:37:00Z">
        <w:r w:rsidR="00943741">
          <w:rPr>
            <w:noProof/>
          </w:rPr>
          <w:t>1</w:t>
        </w:r>
      </w:ins>
      <w:moveTo w:id="1269" w:author="Rui Paredes" w:date="2018-09-15T14:40:00Z">
        <w:r w:rsidRPr="00CE2E8F">
          <w:fldChar w:fldCharType="end"/>
        </w:r>
        <w:bookmarkEnd w:id="1264"/>
        <w:r w:rsidRPr="007B3A76">
          <w:t>- Aplicações existentes e objetivos propostos</w:t>
        </w:r>
        <w:bookmarkEnd w:id="1265"/>
      </w:moveTo>
    </w:p>
    <w:tbl>
      <w:tblPr>
        <w:tblW w:w="10070" w:type="dxa"/>
        <w:tblLayout w:type="fixed"/>
        <w:tblCellMar>
          <w:top w:w="15" w:type="dxa"/>
          <w:left w:w="15" w:type="dxa"/>
          <w:bottom w:w="15" w:type="dxa"/>
          <w:right w:w="15" w:type="dxa"/>
        </w:tblCellMar>
        <w:tblLook w:val="04A0" w:firstRow="1" w:lastRow="0" w:firstColumn="1" w:lastColumn="0" w:noHBand="0" w:noVBand="1"/>
        <w:tblPrChange w:id="1270" w:author="Rui Paredes" w:date="2018-09-15T14:43:00Z">
          <w:tblPr>
            <w:tblW w:w="10070" w:type="dxa"/>
            <w:tblLayout w:type="fixed"/>
            <w:tblCellMar>
              <w:top w:w="15" w:type="dxa"/>
              <w:left w:w="15" w:type="dxa"/>
              <w:bottom w:w="15" w:type="dxa"/>
              <w:right w:w="15" w:type="dxa"/>
            </w:tblCellMar>
            <w:tblLook w:val="04A0" w:firstRow="1" w:lastRow="0" w:firstColumn="1" w:lastColumn="0" w:noHBand="0" w:noVBand="1"/>
          </w:tblPr>
        </w:tblPrChange>
      </w:tblPr>
      <w:tblGrid>
        <w:gridCol w:w="1160"/>
        <w:gridCol w:w="1260"/>
        <w:gridCol w:w="810"/>
        <w:gridCol w:w="1260"/>
        <w:gridCol w:w="1350"/>
        <w:gridCol w:w="1620"/>
        <w:gridCol w:w="1620"/>
        <w:gridCol w:w="990"/>
        <w:tblGridChange w:id="1271">
          <w:tblGrid>
            <w:gridCol w:w="1160"/>
            <w:gridCol w:w="1260"/>
            <w:gridCol w:w="450"/>
            <w:gridCol w:w="1620"/>
            <w:gridCol w:w="1350"/>
            <w:gridCol w:w="1620"/>
            <w:gridCol w:w="1620"/>
            <w:gridCol w:w="990"/>
          </w:tblGrid>
        </w:tblGridChange>
      </w:tblGrid>
      <w:tr w:rsidR="00F14294" w:rsidRPr="007B3A76" w14:paraId="042CE302" w14:textId="77777777" w:rsidTr="00F14294">
        <w:trPr>
          <w:trHeight w:val="1203"/>
          <w:trPrChange w:id="1272" w:author="Rui Paredes" w:date="2018-09-15T14:43:00Z">
            <w:trPr>
              <w:trHeight w:val="1203"/>
            </w:trPr>
          </w:trPrChange>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273" w:author="Rui Paredes" w:date="2018-09-15T14:43: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0C837F2" w14:textId="77777777" w:rsidR="00B664BB" w:rsidRPr="003D741E" w:rsidRDefault="00B664BB" w:rsidP="000B0251">
            <w:pPr>
              <w:spacing w:line="240" w:lineRule="auto"/>
              <w:jc w:val="left"/>
              <w:rPr>
                <w:moveTo w:id="1274" w:author="Rui Paredes" w:date="2018-09-15T14:40:00Z"/>
                <w:sz w:val="18"/>
                <w:szCs w:val="18"/>
                <w:lang w:eastAsia="pt-PT"/>
              </w:rPr>
            </w:pPr>
            <w:moveTo w:id="1275" w:author="Rui Paredes" w:date="2018-09-15T14:40:00Z">
              <w:r w:rsidRPr="003D741E">
                <w:rPr>
                  <w:b/>
                  <w:bCs/>
                  <w:color w:val="000000"/>
                  <w:sz w:val="18"/>
                  <w:szCs w:val="18"/>
                  <w:lang w:eastAsia="pt-PT"/>
                </w:rPr>
                <w:t>Aplicação</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276" w:author="Rui Paredes" w:date="2018-09-15T14:43:00Z">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C17141C" w14:textId="1A5B178F" w:rsidR="00B664BB" w:rsidRPr="001134F2" w:rsidRDefault="00B664BB" w:rsidP="000B0251">
            <w:pPr>
              <w:spacing w:line="240" w:lineRule="auto"/>
              <w:jc w:val="left"/>
              <w:rPr>
                <w:moveTo w:id="1277" w:author="Rui Paredes" w:date="2018-09-15T14:40:00Z"/>
                <w:sz w:val="18"/>
                <w:szCs w:val="18"/>
                <w:lang w:eastAsia="pt-PT"/>
              </w:rPr>
            </w:pPr>
            <w:moveTo w:id="1278" w:author="Rui Paredes" w:date="2018-09-15T14:40:00Z">
              <w:del w:id="1279" w:author="Rui Paredes" w:date="2018-09-15T14:42:00Z">
                <w:r w:rsidRPr="001134F2" w:rsidDel="00F14294">
                  <w:rPr>
                    <w:b/>
                    <w:bCs/>
                    <w:color w:val="000000"/>
                    <w:sz w:val="18"/>
                    <w:szCs w:val="18"/>
                    <w:lang w:eastAsia="pt-PT"/>
                  </w:rPr>
                  <w:delText>Ranking</w:delText>
                </w:r>
              </w:del>
            </w:moveTo>
            <w:ins w:id="1280" w:author="Rui Paredes" w:date="2018-09-15T14:42:00Z">
              <w:r w:rsidR="00F14294">
                <w:rPr>
                  <w:b/>
                  <w:bCs/>
                  <w:color w:val="000000"/>
                  <w:sz w:val="18"/>
                  <w:szCs w:val="18"/>
                  <w:lang w:eastAsia="pt-PT"/>
                </w:rPr>
                <w:t>Sistema de Classificação</w:t>
              </w:r>
            </w:ins>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281" w:author="Rui Paredes" w:date="2018-09-15T14:43:00Z">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C6B3DCD" w14:textId="77777777" w:rsidR="00B664BB" w:rsidRPr="007B3A76" w:rsidRDefault="00B664BB" w:rsidP="000B0251">
            <w:pPr>
              <w:spacing w:line="240" w:lineRule="auto"/>
              <w:jc w:val="left"/>
              <w:rPr>
                <w:moveTo w:id="1282" w:author="Rui Paredes" w:date="2018-09-15T14:40:00Z"/>
                <w:sz w:val="18"/>
                <w:szCs w:val="18"/>
                <w:lang w:eastAsia="pt-PT"/>
              </w:rPr>
            </w:pPr>
            <w:moveTo w:id="1283" w:author="Rui Paredes" w:date="2018-09-15T14:40:00Z">
              <w:r w:rsidRPr="007B3A76">
                <w:rPr>
                  <w:b/>
                  <w:bCs/>
                  <w:color w:val="000000"/>
                  <w:sz w:val="18"/>
                  <w:szCs w:val="18"/>
                  <w:lang w:eastAsia="pt-PT"/>
                </w:rPr>
                <w:t>Uso de Flags</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284"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92ED431" w14:textId="77777777" w:rsidR="00B664BB" w:rsidRPr="007B3A76" w:rsidRDefault="00B664BB" w:rsidP="000B0251">
            <w:pPr>
              <w:spacing w:line="240" w:lineRule="auto"/>
              <w:jc w:val="left"/>
              <w:rPr>
                <w:moveTo w:id="1285" w:author="Rui Paredes" w:date="2018-09-15T14:40:00Z"/>
                <w:b/>
                <w:sz w:val="18"/>
                <w:szCs w:val="18"/>
                <w:lang w:eastAsia="pt-PT"/>
              </w:rPr>
            </w:pPr>
            <w:moveTo w:id="1286" w:author="Rui Paredes" w:date="2018-09-15T14:40:00Z">
              <w:r w:rsidRPr="007B3A76">
                <w:rPr>
                  <w:b/>
                  <w:sz w:val="18"/>
                  <w:szCs w:val="18"/>
                  <w:lang w:eastAsia="pt-PT"/>
                </w:rPr>
                <w:t>Auto- Verificação da Resposta</w:t>
              </w:r>
            </w:moveTo>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287" w:author="Rui Paredes" w:date="2018-09-15T14:43:00Z">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48F12CD" w14:textId="77777777" w:rsidR="00B664BB" w:rsidRPr="007B3A76" w:rsidRDefault="00B664BB" w:rsidP="000B0251">
            <w:pPr>
              <w:spacing w:line="240" w:lineRule="auto"/>
              <w:jc w:val="left"/>
              <w:rPr>
                <w:moveTo w:id="1288" w:author="Rui Paredes" w:date="2018-09-15T14:40:00Z"/>
                <w:sz w:val="18"/>
                <w:szCs w:val="18"/>
                <w:lang w:eastAsia="pt-PT"/>
              </w:rPr>
            </w:pPr>
            <w:moveTo w:id="1289" w:author="Rui Paredes" w:date="2018-09-15T14:40:00Z">
              <w:r w:rsidRPr="007B3A76">
                <w:rPr>
                  <w:b/>
                  <w:bCs/>
                  <w:color w:val="000000"/>
                  <w:sz w:val="18"/>
                  <w:szCs w:val="18"/>
                  <w:lang w:eastAsia="pt-PT"/>
                </w:rPr>
                <w:t>Ataques na Plataforma Web</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290"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FD10262" w14:textId="77777777" w:rsidR="00B664BB" w:rsidRPr="007B3A76" w:rsidRDefault="00B664BB" w:rsidP="000B0251">
            <w:pPr>
              <w:spacing w:line="240" w:lineRule="auto"/>
              <w:jc w:val="left"/>
              <w:rPr>
                <w:moveTo w:id="1291" w:author="Rui Paredes" w:date="2018-09-15T14:40:00Z"/>
                <w:sz w:val="18"/>
                <w:szCs w:val="18"/>
                <w:lang w:eastAsia="pt-PT"/>
              </w:rPr>
            </w:pPr>
            <w:moveTo w:id="1292" w:author="Rui Paredes" w:date="2018-09-15T14:40:00Z">
              <w:r w:rsidRPr="007B3A76">
                <w:rPr>
                  <w:b/>
                  <w:bCs/>
                  <w:color w:val="000000"/>
                  <w:sz w:val="18"/>
                  <w:szCs w:val="18"/>
                  <w:lang w:eastAsia="pt-PT"/>
                </w:rPr>
                <w:t>Propostas de Ataques</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293"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055677B" w14:textId="75E252EB" w:rsidR="00B664BB" w:rsidRPr="007B3A76" w:rsidRDefault="00B664BB" w:rsidP="000B0251">
            <w:pPr>
              <w:spacing w:line="240" w:lineRule="auto"/>
              <w:jc w:val="left"/>
              <w:rPr>
                <w:moveTo w:id="1294" w:author="Rui Paredes" w:date="2018-09-15T14:40:00Z"/>
                <w:sz w:val="18"/>
                <w:szCs w:val="18"/>
                <w:lang w:eastAsia="pt-PT"/>
              </w:rPr>
            </w:pPr>
            <w:moveTo w:id="1295" w:author="Rui Paredes" w:date="2018-09-15T14:40:00Z">
              <w:r w:rsidRPr="007B3A76">
                <w:rPr>
                  <w:b/>
                  <w:bCs/>
                  <w:color w:val="000000"/>
                  <w:sz w:val="18"/>
                  <w:szCs w:val="18"/>
                  <w:lang w:eastAsia="pt-PT"/>
                </w:rPr>
                <w:t xml:space="preserve">Vulnerabilidades </w:t>
              </w:r>
              <w:del w:id="1296" w:author="Rui Paredes" w:date="2018-09-15T14:43:00Z">
                <w:r w:rsidRPr="007B3A76" w:rsidDel="00F14294">
                  <w:rPr>
                    <w:b/>
                    <w:bCs/>
                    <w:color w:val="000000"/>
                    <w:sz w:val="18"/>
                    <w:szCs w:val="18"/>
                    <w:lang w:eastAsia="pt-PT"/>
                  </w:rPr>
                  <w:delText>-</w:delText>
                </w:r>
              </w:del>
            </w:moveTo>
            <w:ins w:id="1297" w:author="Rui Paredes" w:date="2018-09-15T14:43:00Z">
              <w:r w:rsidR="00F14294">
                <w:rPr>
                  <w:b/>
                  <w:bCs/>
                  <w:color w:val="000000"/>
                  <w:sz w:val="18"/>
                  <w:szCs w:val="18"/>
                  <w:lang w:eastAsia="pt-PT"/>
                </w:rPr>
                <w:t>–</w:t>
              </w:r>
            </w:ins>
            <w:moveTo w:id="1298" w:author="Rui Paredes" w:date="2018-09-15T14:40:00Z">
              <w:r w:rsidRPr="007B3A76">
                <w:rPr>
                  <w:b/>
                  <w:bCs/>
                  <w:color w:val="000000"/>
                  <w:sz w:val="18"/>
                  <w:szCs w:val="18"/>
                  <w:lang w:eastAsia="pt-PT"/>
                </w:rPr>
                <w:t xml:space="preserve"> </w:t>
              </w:r>
              <w:del w:id="1299" w:author="Rui Paredes" w:date="2018-09-15T14:43:00Z">
                <w:r w:rsidRPr="007B3A76" w:rsidDel="00F14294">
                  <w:rPr>
                    <w:b/>
                    <w:bCs/>
                    <w:color w:val="000000"/>
                    <w:sz w:val="18"/>
                    <w:szCs w:val="18"/>
                    <w:lang w:eastAsia="pt-PT"/>
                  </w:rPr>
                  <w:delText>Lessons</w:delText>
                </w:r>
              </w:del>
            </w:moveTo>
            <w:ins w:id="1300" w:author="Rui Paredes" w:date="2018-09-15T14:43:00Z">
              <w:r w:rsidR="00F14294">
                <w:rPr>
                  <w:b/>
                  <w:bCs/>
                  <w:color w:val="000000"/>
                  <w:sz w:val="18"/>
                  <w:szCs w:val="18"/>
                  <w:lang w:eastAsia="pt-PT"/>
                </w:rPr>
                <w:t>Lições Teóricas</w:t>
              </w:r>
            </w:ins>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01" w:author="Rui Paredes" w:date="2018-09-15T14:43:00Z">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76FB985" w14:textId="77777777" w:rsidR="00B664BB" w:rsidRPr="007B3A76" w:rsidRDefault="00B664BB" w:rsidP="000B0251">
            <w:pPr>
              <w:spacing w:line="240" w:lineRule="auto"/>
              <w:jc w:val="left"/>
              <w:rPr>
                <w:moveTo w:id="1302" w:author="Rui Paredes" w:date="2018-09-15T14:40:00Z"/>
                <w:sz w:val="18"/>
                <w:szCs w:val="18"/>
                <w:lang w:eastAsia="pt-PT"/>
              </w:rPr>
            </w:pPr>
            <w:moveTo w:id="1303" w:author="Rui Paredes" w:date="2018-09-15T14:40:00Z">
              <w:r w:rsidRPr="007B3A76">
                <w:rPr>
                  <w:b/>
                  <w:bCs/>
                  <w:color w:val="000000"/>
                  <w:sz w:val="18"/>
                  <w:szCs w:val="18"/>
                  <w:lang w:eastAsia="pt-PT"/>
                </w:rPr>
                <w:t>Quizzes</w:t>
              </w:r>
            </w:moveTo>
          </w:p>
        </w:tc>
      </w:tr>
      <w:tr w:rsidR="00F14294" w:rsidRPr="007B3A76" w14:paraId="3277EF4A" w14:textId="77777777" w:rsidTr="00F14294">
        <w:trPr>
          <w:trHeight w:val="132"/>
          <w:trPrChange w:id="1304" w:author="Rui Paredes" w:date="2018-09-15T14:43:00Z">
            <w:trPr>
              <w:trHeight w:val="132"/>
            </w:trPr>
          </w:trPrChange>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05" w:author="Rui Paredes" w:date="2018-09-15T14:43: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90D8656" w14:textId="77777777" w:rsidR="00B664BB" w:rsidRPr="007B3A76" w:rsidRDefault="00B664BB" w:rsidP="000B0251">
            <w:pPr>
              <w:spacing w:line="240" w:lineRule="auto"/>
              <w:jc w:val="left"/>
              <w:rPr>
                <w:moveTo w:id="1306" w:author="Rui Paredes" w:date="2018-09-15T14:40:00Z"/>
                <w:bCs/>
                <w:color w:val="000000"/>
                <w:sz w:val="18"/>
                <w:szCs w:val="18"/>
                <w:lang w:eastAsia="pt-PT"/>
              </w:rPr>
            </w:pPr>
            <w:moveTo w:id="1307" w:author="Rui Paredes" w:date="2018-09-15T14:40:00Z">
              <w:r w:rsidRPr="007B3A76">
                <w:rPr>
                  <w:bCs/>
                  <w:color w:val="000000"/>
                  <w:sz w:val="18"/>
                  <w:szCs w:val="18"/>
                  <w:lang w:eastAsia="pt-PT"/>
                </w:rPr>
                <w:t>Hacking-Lab</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08" w:author="Rui Paredes" w:date="2018-09-15T14:43:00Z">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26E77D71" w14:textId="77777777" w:rsidR="00B664BB" w:rsidRPr="007B3A76" w:rsidRDefault="00B664BB" w:rsidP="000B0251">
            <w:pPr>
              <w:spacing w:line="240" w:lineRule="auto"/>
              <w:jc w:val="left"/>
              <w:rPr>
                <w:moveTo w:id="1309" w:author="Rui Paredes" w:date="2018-09-15T14:40:00Z"/>
                <w:bCs/>
                <w:color w:val="000000"/>
                <w:sz w:val="18"/>
                <w:szCs w:val="18"/>
                <w:lang w:eastAsia="pt-PT"/>
              </w:rPr>
            </w:pPr>
            <w:moveTo w:id="1310" w:author="Rui Paredes" w:date="2018-09-15T14:40:00Z">
              <w:r w:rsidRPr="007B3A76">
                <w:rPr>
                  <w:bCs/>
                  <w:color w:val="000000"/>
                  <w:sz w:val="18"/>
                  <w:szCs w:val="18"/>
                  <w:lang w:eastAsia="pt-PT"/>
                </w:rPr>
                <w:t>Sim</w:t>
              </w:r>
            </w:moveTo>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11" w:author="Rui Paredes" w:date="2018-09-15T14:43:00Z">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9C4169E" w14:textId="77777777" w:rsidR="00B664BB" w:rsidRPr="007B3A76" w:rsidRDefault="00B664BB" w:rsidP="000B0251">
            <w:pPr>
              <w:spacing w:line="240" w:lineRule="auto"/>
              <w:jc w:val="left"/>
              <w:rPr>
                <w:moveTo w:id="1312" w:author="Rui Paredes" w:date="2018-09-15T14:40:00Z"/>
                <w:bCs/>
                <w:color w:val="000000"/>
                <w:sz w:val="18"/>
                <w:szCs w:val="18"/>
                <w:lang w:eastAsia="pt-PT"/>
              </w:rPr>
            </w:pPr>
            <w:moveTo w:id="1313" w:author="Rui Paredes" w:date="2018-09-15T14:40:00Z">
              <w:r w:rsidRPr="007B3A76">
                <w:rPr>
                  <w:bCs/>
                  <w:color w:val="000000"/>
                  <w:sz w:val="18"/>
                  <w:szCs w:val="18"/>
                  <w:lang w:eastAsia="pt-PT"/>
                </w:rPr>
                <w:t>Não</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14"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2A47894" w14:textId="77777777" w:rsidR="00B664BB" w:rsidRPr="007B3A76" w:rsidRDefault="00B664BB" w:rsidP="000B0251">
            <w:pPr>
              <w:spacing w:line="240" w:lineRule="auto"/>
              <w:jc w:val="left"/>
              <w:rPr>
                <w:moveTo w:id="1315" w:author="Rui Paredes" w:date="2018-09-15T14:40:00Z"/>
                <w:sz w:val="18"/>
                <w:szCs w:val="18"/>
                <w:lang w:eastAsia="pt-PT"/>
              </w:rPr>
            </w:pPr>
            <w:moveTo w:id="1316" w:author="Rui Paredes" w:date="2018-09-15T14:40:00Z">
              <w:r w:rsidRPr="007B3A76">
                <w:rPr>
                  <w:sz w:val="18"/>
                  <w:szCs w:val="18"/>
                  <w:lang w:eastAsia="pt-PT"/>
                </w:rPr>
                <w:t>Não</w:t>
              </w:r>
            </w:moveTo>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17" w:author="Rui Paredes" w:date="2018-09-15T14:43:00Z">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AB27CB0" w14:textId="77777777" w:rsidR="00B664BB" w:rsidRPr="007B3A76" w:rsidRDefault="00B664BB" w:rsidP="000B0251">
            <w:pPr>
              <w:spacing w:line="240" w:lineRule="auto"/>
              <w:jc w:val="left"/>
              <w:rPr>
                <w:moveTo w:id="1318" w:author="Rui Paredes" w:date="2018-09-15T14:40:00Z"/>
                <w:bCs/>
                <w:color w:val="000000"/>
                <w:sz w:val="18"/>
                <w:szCs w:val="18"/>
                <w:lang w:eastAsia="pt-PT"/>
              </w:rPr>
            </w:pPr>
            <w:moveTo w:id="1319" w:author="Rui Paredes" w:date="2018-09-15T14:40:00Z">
              <w:r w:rsidRPr="007B3A76">
                <w:rPr>
                  <w:bCs/>
                  <w:color w:val="000000"/>
                  <w:sz w:val="18"/>
                  <w:szCs w:val="18"/>
                  <w:lang w:eastAsia="pt-PT"/>
                </w:rPr>
                <w:t>Não</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20"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C664B3F" w14:textId="77777777" w:rsidR="00B664BB" w:rsidRPr="007B3A76" w:rsidRDefault="00B664BB" w:rsidP="000B0251">
            <w:pPr>
              <w:spacing w:line="240" w:lineRule="auto"/>
              <w:jc w:val="left"/>
              <w:rPr>
                <w:moveTo w:id="1321" w:author="Rui Paredes" w:date="2018-09-15T14:40:00Z"/>
                <w:bCs/>
                <w:color w:val="000000"/>
                <w:sz w:val="18"/>
                <w:szCs w:val="18"/>
                <w:lang w:eastAsia="pt-PT"/>
              </w:rPr>
            </w:pPr>
            <w:moveTo w:id="1322" w:author="Rui Paredes" w:date="2018-09-15T14:40:00Z">
              <w:r w:rsidRPr="007B3A76">
                <w:rPr>
                  <w:bCs/>
                  <w:color w:val="000000"/>
                  <w:sz w:val="18"/>
                  <w:szCs w:val="18"/>
                  <w:lang w:eastAsia="pt-PT"/>
                </w:rPr>
                <w:t>Não</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23"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B618B86" w14:textId="77777777" w:rsidR="00B664BB" w:rsidRPr="007B3A76" w:rsidRDefault="00B664BB" w:rsidP="000B0251">
            <w:pPr>
              <w:spacing w:line="240" w:lineRule="auto"/>
              <w:jc w:val="left"/>
              <w:rPr>
                <w:moveTo w:id="1324" w:author="Rui Paredes" w:date="2018-09-15T14:40:00Z"/>
                <w:bCs/>
                <w:color w:val="000000"/>
                <w:sz w:val="18"/>
                <w:szCs w:val="18"/>
                <w:lang w:eastAsia="pt-PT"/>
              </w:rPr>
            </w:pPr>
            <w:moveTo w:id="1325" w:author="Rui Paredes" w:date="2018-09-15T14:40:00Z">
              <w:r w:rsidRPr="007B3A76">
                <w:rPr>
                  <w:bCs/>
                  <w:color w:val="000000"/>
                  <w:sz w:val="18"/>
                  <w:szCs w:val="18"/>
                  <w:lang w:eastAsia="pt-PT"/>
                </w:rPr>
                <w:t>Não</w:t>
              </w:r>
            </w:moveTo>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26" w:author="Rui Paredes" w:date="2018-09-15T14:43:00Z">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28327324" w14:textId="77777777" w:rsidR="00B664BB" w:rsidRPr="007B3A76" w:rsidRDefault="00B664BB" w:rsidP="000B0251">
            <w:pPr>
              <w:spacing w:line="240" w:lineRule="auto"/>
              <w:jc w:val="left"/>
              <w:rPr>
                <w:moveTo w:id="1327" w:author="Rui Paredes" w:date="2018-09-15T14:40:00Z"/>
                <w:bCs/>
                <w:color w:val="000000"/>
                <w:sz w:val="18"/>
                <w:szCs w:val="18"/>
                <w:lang w:eastAsia="pt-PT"/>
              </w:rPr>
            </w:pPr>
            <w:moveTo w:id="1328" w:author="Rui Paredes" w:date="2018-09-15T14:40:00Z">
              <w:r w:rsidRPr="007B3A76">
                <w:rPr>
                  <w:bCs/>
                  <w:color w:val="000000"/>
                  <w:sz w:val="18"/>
                  <w:szCs w:val="18"/>
                  <w:lang w:eastAsia="pt-PT"/>
                </w:rPr>
                <w:t>Não</w:t>
              </w:r>
            </w:moveTo>
          </w:p>
        </w:tc>
      </w:tr>
      <w:tr w:rsidR="00F14294" w:rsidRPr="007B3A76" w14:paraId="618986F5" w14:textId="77777777" w:rsidTr="00F14294">
        <w:trPr>
          <w:trHeight w:val="132"/>
          <w:trPrChange w:id="1329" w:author="Rui Paredes" w:date="2018-09-15T14:43:00Z">
            <w:trPr>
              <w:trHeight w:val="132"/>
            </w:trPr>
          </w:trPrChange>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30" w:author="Rui Paredes" w:date="2018-09-15T14:43: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E23C11A" w14:textId="77777777" w:rsidR="00B664BB" w:rsidRPr="007B3A76" w:rsidRDefault="00B664BB" w:rsidP="000B0251">
            <w:pPr>
              <w:spacing w:line="240" w:lineRule="auto"/>
              <w:jc w:val="left"/>
              <w:rPr>
                <w:moveTo w:id="1331" w:author="Rui Paredes" w:date="2018-09-15T14:40:00Z"/>
                <w:bCs/>
                <w:color w:val="000000"/>
                <w:sz w:val="18"/>
                <w:szCs w:val="18"/>
                <w:lang w:eastAsia="pt-PT"/>
              </w:rPr>
            </w:pPr>
            <w:moveTo w:id="1332" w:author="Rui Paredes" w:date="2018-09-15T14:40:00Z">
              <w:r w:rsidRPr="007B3A76">
                <w:rPr>
                  <w:bCs/>
                  <w:color w:val="000000"/>
                  <w:sz w:val="18"/>
                  <w:szCs w:val="18"/>
                  <w:lang w:eastAsia="pt-PT"/>
                </w:rPr>
                <w:t>CTF365</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33" w:author="Rui Paredes" w:date="2018-09-15T14:43:00Z">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CB3C667" w14:textId="77777777" w:rsidR="00B664BB" w:rsidRPr="007B3A76" w:rsidRDefault="00B664BB" w:rsidP="000B0251">
            <w:pPr>
              <w:spacing w:line="240" w:lineRule="auto"/>
              <w:jc w:val="left"/>
              <w:rPr>
                <w:moveTo w:id="1334" w:author="Rui Paredes" w:date="2018-09-15T14:40:00Z"/>
                <w:bCs/>
                <w:color w:val="000000"/>
                <w:sz w:val="18"/>
                <w:szCs w:val="18"/>
                <w:lang w:eastAsia="pt-PT"/>
              </w:rPr>
            </w:pPr>
            <w:moveTo w:id="1335" w:author="Rui Paredes" w:date="2018-09-15T14:40:00Z">
              <w:r w:rsidRPr="007B3A76">
                <w:rPr>
                  <w:bCs/>
                  <w:color w:val="000000"/>
                  <w:sz w:val="18"/>
                  <w:szCs w:val="18"/>
                  <w:lang w:eastAsia="pt-PT"/>
                </w:rPr>
                <w:t>Sim</w:t>
              </w:r>
            </w:moveTo>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36" w:author="Rui Paredes" w:date="2018-09-15T14:43:00Z">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7CF53F5" w14:textId="77777777" w:rsidR="00B664BB" w:rsidRPr="007B3A76" w:rsidRDefault="00B664BB" w:rsidP="000B0251">
            <w:pPr>
              <w:spacing w:line="240" w:lineRule="auto"/>
              <w:jc w:val="left"/>
              <w:rPr>
                <w:moveTo w:id="1337" w:author="Rui Paredes" w:date="2018-09-15T14:40:00Z"/>
                <w:bCs/>
                <w:color w:val="000000"/>
                <w:sz w:val="18"/>
                <w:szCs w:val="18"/>
                <w:lang w:eastAsia="pt-PT"/>
              </w:rPr>
            </w:pPr>
            <w:moveTo w:id="1338" w:author="Rui Paredes" w:date="2018-09-15T14:40:00Z">
              <w:r w:rsidRPr="007B3A76">
                <w:rPr>
                  <w:bCs/>
                  <w:color w:val="000000"/>
                  <w:sz w:val="18"/>
                  <w:szCs w:val="18"/>
                  <w:lang w:eastAsia="pt-PT"/>
                </w:rPr>
                <w:t>Não</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39"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07D49F45" w14:textId="77777777" w:rsidR="00B664BB" w:rsidRPr="007B3A76" w:rsidRDefault="00B664BB" w:rsidP="000B0251">
            <w:pPr>
              <w:spacing w:line="240" w:lineRule="auto"/>
              <w:jc w:val="left"/>
              <w:rPr>
                <w:moveTo w:id="1340" w:author="Rui Paredes" w:date="2018-09-15T14:40:00Z"/>
                <w:sz w:val="18"/>
                <w:szCs w:val="18"/>
                <w:lang w:eastAsia="pt-PT"/>
              </w:rPr>
            </w:pPr>
            <w:moveTo w:id="1341" w:author="Rui Paredes" w:date="2018-09-15T14:40:00Z">
              <w:r w:rsidRPr="007B3A76">
                <w:rPr>
                  <w:sz w:val="18"/>
                  <w:szCs w:val="18"/>
                  <w:lang w:eastAsia="pt-PT"/>
                </w:rPr>
                <w:t>Não</w:t>
              </w:r>
            </w:moveTo>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42" w:author="Rui Paredes" w:date="2018-09-15T14:43:00Z">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02EED590" w14:textId="77777777" w:rsidR="00B664BB" w:rsidRPr="007B3A76" w:rsidRDefault="00B664BB" w:rsidP="000B0251">
            <w:pPr>
              <w:spacing w:line="240" w:lineRule="auto"/>
              <w:jc w:val="left"/>
              <w:rPr>
                <w:moveTo w:id="1343" w:author="Rui Paredes" w:date="2018-09-15T14:40:00Z"/>
                <w:bCs/>
                <w:color w:val="000000"/>
                <w:sz w:val="18"/>
                <w:szCs w:val="18"/>
                <w:lang w:eastAsia="pt-PT"/>
              </w:rPr>
            </w:pPr>
            <w:moveTo w:id="1344" w:author="Rui Paredes" w:date="2018-09-15T14:40:00Z">
              <w:r w:rsidRPr="007B3A76">
                <w:rPr>
                  <w:bCs/>
                  <w:color w:val="000000"/>
                  <w:sz w:val="18"/>
                  <w:szCs w:val="18"/>
                  <w:lang w:eastAsia="pt-PT"/>
                </w:rPr>
                <w:t>Sim</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45"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F83B155" w14:textId="77777777" w:rsidR="00B664BB" w:rsidRPr="007B3A76" w:rsidRDefault="00B664BB" w:rsidP="000B0251">
            <w:pPr>
              <w:spacing w:line="240" w:lineRule="auto"/>
              <w:jc w:val="left"/>
              <w:rPr>
                <w:moveTo w:id="1346" w:author="Rui Paredes" w:date="2018-09-15T14:40:00Z"/>
                <w:bCs/>
                <w:color w:val="000000"/>
                <w:sz w:val="18"/>
                <w:szCs w:val="18"/>
                <w:lang w:eastAsia="pt-PT"/>
              </w:rPr>
            </w:pPr>
            <w:moveTo w:id="1347" w:author="Rui Paredes" w:date="2018-09-15T14:40:00Z">
              <w:r w:rsidRPr="007B3A76">
                <w:rPr>
                  <w:bCs/>
                  <w:color w:val="000000"/>
                  <w:sz w:val="18"/>
                  <w:szCs w:val="18"/>
                  <w:lang w:eastAsia="pt-PT"/>
                </w:rPr>
                <w:t>Não</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48"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A36D051" w14:textId="77777777" w:rsidR="00B664BB" w:rsidRPr="007B3A76" w:rsidRDefault="00B664BB" w:rsidP="000B0251">
            <w:pPr>
              <w:spacing w:line="240" w:lineRule="auto"/>
              <w:jc w:val="left"/>
              <w:rPr>
                <w:moveTo w:id="1349" w:author="Rui Paredes" w:date="2018-09-15T14:40:00Z"/>
                <w:bCs/>
                <w:color w:val="000000"/>
                <w:sz w:val="18"/>
                <w:szCs w:val="18"/>
                <w:lang w:eastAsia="pt-PT"/>
              </w:rPr>
            </w:pPr>
            <w:moveTo w:id="1350" w:author="Rui Paredes" w:date="2018-09-15T14:40:00Z">
              <w:r w:rsidRPr="007B3A76">
                <w:rPr>
                  <w:bCs/>
                  <w:color w:val="000000"/>
                  <w:sz w:val="18"/>
                  <w:szCs w:val="18"/>
                  <w:lang w:eastAsia="pt-PT"/>
                </w:rPr>
                <w:t>Não</w:t>
              </w:r>
            </w:moveTo>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1351" w:author="Rui Paredes" w:date="2018-09-15T14:43:00Z">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3E27404" w14:textId="77777777" w:rsidR="00B664BB" w:rsidRPr="007B3A76" w:rsidRDefault="00B664BB" w:rsidP="000B0251">
            <w:pPr>
              <w:spacing w:line="240" w:lineRule="auto"/>
              <w:jc w:val="left"/>
              <w:rPr>
                <w:moveTo w:id="1352" w:author="Rui Paredes" w:date="2018-09-15T14:40:00Z"/>
                <w:bCs/>
                <w:color w:val="000000"/>
                <w:sz w:val="18"/>
                <w:szCs w:val="18"/>
                <w:lang w:eastAsia="pt-PT"/>
              </w:rPr>
            </w:pPr>
            <w:moveTo w:id="1353" w:author="Rui Paredes" w:date="2018-09-15T14:40:00Z">
              <w:r w:rsidRPr="007B3A76">
                <w:rPr>
                  <w:bCs/>
                  <w:color w:val="000000"/>
                  <w:sz w:val="18"/>
                  <w:szCs w:val="18"/>
                  <w:lang w:eastAsia="pt-PT"/>
                </w:rPr>
                <w:t>Não</w:t>
              </w:r>
            </w:moveTo>
          </w:p>
        </w:tc>
      </w:tr>
      <w:tr w:rsidR="00F14294" w:rsidRPr="007B3A76" w14:paraId="65E99FB7" w14:textId="77777777" w:rsidTr="00F14294">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54" w:author="Rui Paredes" w:date="2018-09-15T14:43: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40B461C" w14:textId="77777777" w:rsidR="00B664BB" w:rsidRPr="007B3A76" w:rsidRDefault="00B664BB" w:rsidP="000B0251">
            <w:pPr>
              <w:spacing w:line="240" w:lineRule="auto"/>
              <w:jc w:val="left"/>
              <w:rPr>
                <w:moveTo w:id="1355" w:author="Rui Paredes" w:date="2018-09-15T14:40:00Z"/>
                <w:sz w:val="18"/>
                <w:szCs w:val="18"/>
                <w:lang w:eastAsia="pt-PT"/>
              </w:rPr>
            </w:pPr>
            <w:moveTo w:id="1356" w:author="Rui Paredes" w:date="2018-09-15T14:40:00Z">
              <w:r w:rsidRPr="007B3A76">
                <w:rPr>
                  <w:color w:val="000000"/>
                  <w:sz w:val="18"/>
                  <w:szCs w:val="18"/>
                  <w:lang w:eastAsia="pt-PT"/>
                </w:rPr>
                <w:t>Reversing.kr</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57" w:author="Rui Paredes" w:date="2018-09-15T14:43:00Z">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F8D8998" w14:textId="77777777" w:rsidR="00B664BB" w:rsidRPr="007B3A76" w:rsidRDefault="00B664BB" w:rsidP="000B0251">
            <w:pPr>
              <w:spacing w:line="240" w:lineRule="auto"/>
              <w:jc w:val="left"/>
              <w:rPr>
                <w:moveTo w:id="1358" w:author="Rui Paredes" w:date="2018-09-15T14:40:00Z"/>
                <w:sz w:val="18"/>
                <w:szCs w:val="18"/>
                <w:lang w:eastAsia="pt-PT"/>
              </w:rPr>
            </w:pPr>
            <w:moveTo w:id="1359" w:author="Rui Paredes" w:date="2018-09-15T14:40:00Z">
              <w:r w:rsidRPr="007B3A76">
                <w:rPr>
                  <w:color w:val="000000"/>
                  <w:sz w:val="18"/>
                  <w:szCs w:val="18"/>
                  <w:lang w:eastAsia="pt-PT"/>
                </w:rPr>
                <w:t>Sim</w:t>
              </w:r>
            </w:moveTo>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60" w:author="Rui Paredes" w:date="2018-09-15T14:43:00Z">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3E47BF0" w14:textId="77777777" w:rsidR="00B664BB" w:rsidRPr="007B3A76" w:rsidRDefault="00B664BB" w:rsidP="000B0251">
            <w:pPr>
              <w:spacing w:line="240" w:lineRule="auto"/>
              <w:jc w:val="left"/>
              <w:rPr>
                <w:moveTo w:id="1361" w:author="Rui Paredes" w:date="2018-09-15T14:40:00Z"/>
                <w:sz w:val="18"/>
                <w:szCs w:val="18"/>
                <w:lang w:eastAsia="pt-PT"/>
              </w:rPr>
            </w:pPr>
            <w:moveTo w:id="1362" w:author="Rui Paredes" w:date="2018-09-15T14:40:00Z">
              <w:r w:rsidRPr="007B3A76">
                <w:rPr>
                  <w:color w:val="000000"/>
                  <w:sz w:val="18"/>
                  <w:szCs w:val="18"/>
                  <w:lang w:eastAsia="pt-PT"/>
                </w:rPr>
                <w:t>Sim</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63"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F737970" w14:textId="77777777" w:rsidR="00B664BB" w:rsidRPr="007B3A76" w:rsidRDefault="00B664BB" w:rsidP="000B0251">
            <w:pPr>
              <w:spacing w:line="240" w:lineRule="auto"/>
              <w:jc w:val="left"/>
              <w:rPr>
                <w:moveTo w:id="1364" w:author="Rui Paredes" w:date="2018-09-15T14:40:00Z"/>
                <w:sz w:val="18"/>
                <w:szCs w:val="18"/>
                <w:lang w:eastAsia="pt-PT"/>
              </w:rPr>
            </w:pPr>
            <w:moveTo w:id="1365" w:author="Rui Paredes" w:date="2018-09-15T14:40:00Z">
              <w:r w:rsidRPr="007B3A76">
                <w:rPr>
                  <w:color w:val="000000"/>
                  <w:sz w:val="18"/>
                  <w:szCs w:val="18"/>
                  <w:lang w:eastAsia="pt-PT"/>
                </w:rPr>
                <w:t>Sim</w:t>
              </w:r>
            </w:moveTo>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66" w:author="Rui Paredes" w:date="2018-09-15T14:43:00Z">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C066998" w14:textId="77777777" w:rsidR="00B664BB" w:rsidRPr="007B3A76" w:rsidRDefault="00B664BB" w:rsidP="000B0251">
            <w:pPr>
              <w:spacing w:line="240" w:lineRule="auto"/>
              <w:jc w:val="left"/>
              <w:rPr>
                <w:moveTo w:id="1367" w:author="Rui Paredes" w:date="2018-09-15T14:40:00Z"/>
                <w:sz w:val="18"/>
                <w:szCs w:val="18"/>
                <w:lang w:eastAsia="pt-PT"/>
              </w:rPr>
            </w:pPr>
            <w:moveTo w:id="1368" w:author="Rui Paredes" w:date="2018-09-15T14:40:00Z">
              <w:r w:rsidRPr="007B3A76">
                <w:rPr>
                  <w:color w:val="000000"/>
                  <w:sz w:val="18"/>
                  <w:szCs w:val="18"/>
                  <w:lang w:eastAsia="pt-PT"/>
                </w:rPr>
                <w:t>Não</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69"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D0DD6FD" w14:textId="77777777" w:rsidR="00B664BB" w:rsidRPr="007B3A76" w:rsidRDefault="00B664BB" w:rsidP="000B0251">
            <w:pPr>
              <w:spacing w:line="240" w:lineRule="auto"/>
              <w:jc w:val="left"/>
              <w:rPr>
                <w:moveTo w:id="1370" w:author="Rui Paredes" w:date="2018-09-15T14:40:00Z"/>
                <w:sz w:val="18"/>
                <w:szCs w:val="18"/>
                <w:lang w:eastAsia="pt-PT"/>
              </w:rPr>
            </w:pPr>
            <w:moveTo w:id="1371" w:author="Rui Paredes" w:date="2018-09-15T14:40:00Z">
              <w:r w:rsidRPr="007B3A76">
                <w:rPr>
                  <w:color w:val="000000"/>
                  <w:sz w:val="18"/>
                  <w:szCs w:val="18"/>
                  <w:lang w:eastAsia="pt-PT"/>
                </w:rPr>
                <w:t>Não</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72"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FDA1E5" w14:textId="77777777" w:rsidR="00B664BB" w:rsidRPr="007B3A76" w:rsidRDefault="00B664BB" w:rsidP="000B0251">
            <w:pPr>
              <w:spacing w:line="240" w:lineRule="auto"/>
              <w:jc w:val="left"/>
              <w:rPr>
                <w:moveTo w:id="1373" w:author="Rui Paredes" w:date="2018-09-15T14:40:00Z"/>
                <w:sz w:val="18"/>
                <w:szCs w:val="18"/>
                <w:lang w:eastAsia="pt-PT"/>
              </w:rPr>
            </w:pPr>
            <w:moveTo w:id="1374" w:author="Rui Paredes" w:date="2018-09-15T14:40:00Z">
              <w:r w:rsidRPr="007B3A76">
                <w:rPr>
                  <w:color w:val="000000"/>
                  <w:sz w:val="18"/>
                  <w:szCs w:val="18"/>
                  <w:lang w:eastAsia="pt-PT"/>
                </w:rPr>
                <w:t>Não</w:t>
              </w:r>
            </w:moveTo>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75" w:author="Rui Paredes" w:date="2018-09-15T14:43:00Z">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B389CF2" w14:textId="77777777" w:rsidR="00B664BB" w:rsidRPr="007B3A76" w:rsidRDefault="00B664BB" w:rsidP="000B0251">
            <w:pPr>
              <w:spacing w:line="240" w:lineRule="auto"/>
              <w:jc w:val="left"/>
              <w:rPr>
                <w:moveTo w:id="1376" w:author="Rui Paredes" w:date="2018-09-15T14:40:00Z"/>
                <w:sz w:val="18"/>
                <w:szCs w:val="18"/>
                <w:lang w:eastAsia="pt-PT"/>
              </w:rPr>
            </w:pPr>
            <w:moveTo w:id="1377" w:author="Rui Paredes" w:date="2018-09-15T14:40:00Z">
              <w:r w:rsidRPr="007B3A76">
                <w:rPr>
                  <w:color w:val="000000"/>
                  <w:sz w:val="18"/>
                  <w:szCs w:val="18"/>
                  <w:lang w:eastAsia="pt-PT"/>
                </w:rPr>
                <w:t>Não</w:t>
              </w:r>
            </w:moveTo>
          </w:p>
        </w:tc>
      </w:tr>
      <w:tr w:rsidR="00F14294" w:rsidRPr="007B3A76" w14:paraId="21733915" w14:textId="77777777" w:rsidTr="00F14294">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78" w:author="Rui Paredes" w:date="2018-09-15T14:43: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EA12B56" w14:textId="77777777" w:rsidR="00B664BB" w:rsidRPr="007B3A76" w:rsidRDefault="00B664BB" w:rsidP="000B0251">
            <w:pPr>
              <w:spacing w:line="240" w:lineRule="auto"/>
              <w:jc w:val="left"/>
              <w:rPr>
                <w:moveTo w:id="1379" w:author="Rui Paredes" w:date="2018-09-15T14:40:00Z"/>
                <w:sz w:val="18"/>
                <w:szCs w:val="18"/>
                <w:lang w:eastAsia="pt-PT"/>
              </w:rPr>
            </w:pPr>
            <w:moveTo w:id="1380" w:author="Rui Paredes" w:date="2018-09-15T14:40:00Z">
              <w:r w:rsidRPr="007B3A76">
                <w:rPr>
                  <w:color w:val="000000"/>
                  <w:sz w:val="18"/>
                  <w:szCs w:val="18"/>
                  <w:lang w:eastAsia="pt-PT"/>
                </w:rPr>
                <w:t>RingZeroTeam</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81" w:author="Rui Paredes" w:date="2018-09-15T14:43:00Z">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80865C0" w14:textId="77777777" w:rsidR="00B664BB" w:rsidRPr="007B3A76" w:rsidRDefault="00B664BB" w:rsidP="000B0251">
            <w:pPr>
              <w:spacing w:line="240" w:lineRule="auto"/>
              <w:jc w:val="left"/>
              <w:rPr>
                <w:moveTo w:id="1382" w:author="Rui Paredes" w:date="2018-09-15T14:40:00Z"/>
                <w:sz w:val="18"/>
                <w:szCs w:val="18"/>
                <w:lang w:eastAsia="pt-PT"/>
              </w:rPr>
            </w:pPr>
            <w:moveTo w:id="1383" w:author="Rui Paredes" w:date="2018-09-15T14:40:00Z">
              <w:r w:rsidRPr="007B3A76">
                <w:rPr>
                  <w:color w:val="000000"/>
                  <w:sz w:val="18"/>
                  <w:szCs w:val="18"/>
                  <w:lang w:eastAsia="pt-PT"/>
                </w:rPr>
                <w:t>Sim</w:t>
              </w:r>
            </w:moveTo>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84" w:author="Rui Paredes" w:date="2018-09-15T14:43:00Z">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534329F" w14:textId="77777777" w:rsidR="00B664BB" w:rsidRPr="007B3A76" w:rsidRDefault="00B664BB" w:rsidP="000B0251">
            <w:pPr>
              <w:spacing w:line="240" w:lineRule="auto"/>
              <w:jc w:val="left"/>
              <w:rPr>
                <w:moveTo w:id="1385" w:author="Rui Paredes" w:date="2018-09-15T14:40:00Z"/>
                <w:sz w:val="18"/>
                <w:szCs w:val="18"/>
                <w:lang w:eastAsia="pt-PT"/>
              </w:rPr>
            </w:pPr>
            <w:moveTo w:id="1386" w:author="Rui Paredes" w:date="2018-09-15T14:40:00Z">
              <w:r w:rsidRPr="007B3A76">
                <w:rPr>
                  <w:color w:val="000000"/>
                  <w:sz w:val="18"/>
                  <w:szCs w:val="18"/>
                  <w:lang w:eastAsia="pt-PT"/>
                </w:rPr>
                <w:t>Sim</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87"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E86B643" w14:textId="77777777" w:rsidR="00B664BB" w:rsidRPr="007B3A76" w:rsidRDefault="00B664BB" w:rsidP="000B0251">
            <w:pPr>
              <w:spacing w:line="240" w:lineRule="auto"/>
              <w:jc w:val="left"/>
              <w:rPr>
                <w:moveTo w:id="1388" w:author="Rui Paredes" w:date="2018-09-15T14:40:00Z"/>
                <w:sz w:val="18"/>
                <w:szCs w:val="18"/>
                <w:lang w:eastAsia="pt-PT"/>
              </w:rPr>
            </w:pPr>
            <w:moveTo w:id="1389" w:author="Rui Paredes" w:date="2018-09-15T14:40:00Z">
              <w:r w:rsidRPr="007B3A76">
                <w:rPr>
                  <w:color w:val="000000"/>
                  <w:sz w:val="18"/>
                  <w:szCs w:val="18"/>
                  <w:lang w:eastAsia="pt-PT"/>
                </w:rPr>
                <w:t>Sim</w:t>
              </w:r>
            </w:moveTo>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90" w:author="Rui Paredes" w:date="2018-09-15T14:43:00Z">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10ADA2A" w14:textId="77777777" w:rsidR="00B664BB" w:rsidRPr="007B3A76" w:rsidRDefault="00B664BB" w:rsidP="000B0251">
            <w:pPr>
              <w:spacing w:line="240" w:lineRule="auto"/>
              <w:jc w:val="left"/>
              <w:rPr>
                <w:moveTo w:id="1391" w:author="Rui Paredes" w:date="2018-09-15T14:40:00Z"/>
                <w:sz w:val="18"/>
                <w:szCs w:val="18"/>
                <w:lang w:eastAsia="pt-PT"/>
              </w:rPr>
            </w:pPr>
            <w:moveTo w:id="1392" w:author="Rui Paredes" w:date="2018-09-15T14:40:00Z">
              <w:r w:rsidRPr="007B3A76">
                <w:rPr>
                  <w:color w:val="000000"/>
                  <w:sz w:val="18"/>
                  <w:szCs w:val="18"/>
                  <w:lang w:eastAsia="pt-PT"/>
                </w:rPr>
                <w:t>Sim</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93"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8607571" w14:textId="77777777" w:rsidR="00B664BB" w:rsidRPr="007B3A76" w:rsidRDefault="00B664BB" w:rsidP="000B0251">
            <w:pPr>
              <w:spacing w:line="240" w:lineRule="auto"/>
              <w:jc w:val="left"/>
              <w:rPr>
                <w:moveTo w:id="1394" w:author="Rui Paredes" w:date="2018-09-15T14:40:00Z"/>
                <w:sz w:val="18"/>
                <w:szCs w:val="18"/>
                <w:lang w:eastAsia="pt-PT"/>
              </w:rPr>
            </w:pPr>
            <w:moveTo w:id="1395" w:author="Rui Paredes" w:date="2018-09-15T14:40:00Z">
              <w:r w:rsidRPr="007B3A76">
                <w:rPr>
                  <w:color w:val="000000"/>
                  <w:sz w:val="18"/>
                  <w:szCs w:val="18"/>
                  <w:lang w:eastAsia="pt-PT"/>
                </w:rPr>
                <w:t>Não</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96"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7865761" w14:textId="77777777" w:rsidR="00B664BB" w:rsidRPr="007B3A76" w:rsidRDefault="00B664BB" w:rsidP="000B0251">
            <w:pPr>
              <w:spacing w:line="240" w:lineRule="auto"/>
              <w:jc w:val="left"/>
              <w:rPr>
                <w:moveTo w:id="1397" w:author="Rui Paredes" w:date="2018-09-15T14:40:00Z"/>
                <w:sz w:val="18"/>
                <w:szCs w:val="18"/>
                <w:lang w:eastAsia="pt-PT"/>
              </w:rPr>
            </w:pPr>
            <w:moveTo w:id="1398" w:author="Rui Paredes" w:date="2018-09-15T14:40:00Z">
              <w:r w:rsidRPr="007B3A76">
                <w:rPr>
                  <w:color w:val="000000"/>
                  <w:sz w:val="18"/>
                  <w:szCs w:val="18"/>
                  <w:lang w:eastAsia="pt-PT"/>
                </w:rPr>
                <w:t>Não</w:t>
              </w:r>
            </w:moveTo>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399" w:author="Rui Paredes" w:date="2018-09-15T14:43:00Z">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7D2EA4B" w14:textId="77777777" w:rsidR="00B664BB" w:rsidRPr="007B3A76" w:rsidRDefault="00B664BB" w:rsidP="000B0251">
            <w:pPr>
              <w:spacing w:line="240" w:lineRule="auto"/>
              <w:jc w:val="left"/>
              <w:rPr>
                <w:moveTo w:id="1400" w:author="Rui Paredes" w:date="2018-09-15T14:40:00Z"/>
                <w:sz w:val="18"/>
                <w:szCs w:val="18"/>
                <w:lang w:eastAsia="pt-PT"/>
              </w:rPr>
            </w:pPr>
            <w:moveTo w:id="1401" w:author="Rui Paredes" w:date="2018-09-15T14:40:00Z">
              <w:r w:rsidRPr="007B3A76">
                <w:rPr>
                  <w:color w:val="000000"/>
                  <w:sz w:val="18"/>
                  <w:szCs w:val="18"/>
                  <w:lang w:eastAsia="pt-PT"/>
                </w:rPr>
                <w:t>Não</w:t>
              </w:r>
            </w:moveTo>
          </w:p>
        </w:tc>
      </w:tr>
      <w:tr w:rsidR="00F14294" w:rsidRPr="007B3A76" w14:paraId="7446B36A" w14:textId="77777777" w:rsidTr="00F14294">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402" w:author="Rui Paredes" w:date="2018-09-15T14:43:00Z">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C619B71" w14:textId="77777777" w:rsidR="00B664BB" w:rsidRPr="007B3A76" w:rsidRDefault="00B664BB" w:rsidP="000B0251">
            <w:pPr>
              <w:spacing w:line="240" w:lineRule="auto"/>
              <w:jc w:val="left"/>
              <w:rPr>
                <w:moveTo w:id="1403" w:author="Rui Paredes" w:date="2018-09-15T14:40:00Z"/>
                <w:sz w:val="18"/>
                <w:szCs w:val="18"/>
                <w:lang w:eastAsia="pt-PT"/>
              </w:rPr>
            </w:pPr>
            <w:moveTo w:id="1404" w:author="Rui Paredes" w:date="2018-09-15T14:40:00Z">
              <w:r w:rsidRPr="007B3A76">
                <w:rPr>
                  <w:color w:val="000000"/>
                  <w:sz w:val="18"/>
                  <w:szCs w:val="18"/>
                  <w:lang w:eastAsia="pt-PT"/>
                </w:rPr>
                <w:t>WebGoat</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405" w:author="Rui Paredes" w:date="2018-09-15T14:43:00Z">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7951C76" w14:textId="77777777" w:rsidR="00B664BB" w:rsidRPr="007B3A76" w:rsidRDefault="00B664BB" w:rsidP="000B0251">
            <w:pPr>
              <w:spacing w:line="240" w:lineRule="auto"/>
              <w:jc w:val="left"/>
              <w:rPr>
                <w:moveTo w:id="1406" w:author="Rui Paredes" w:date="2018-09-15T14:40:00Z"/>
                <w:sz w:val="18"/>
                <w:szCs w:val="18"/>
                <w:lang w:eastAsia="pt-PT"/>
              </w:rPr>
            </w:pPr>
            <w:moveTo w:id="1407" w:author="Rui Paredes" w:date="2018-09-15T14:40:00Z">
              <w:r w:rsidRPr="007B3A76">
                <w:rPr>
                  <w:color w:val="000000"/>
                  <w:sz w:val="18"/>
                  <w:szCs w:val="18"/>
                  <w:lang w:eastAsia="pt-PT"/>
                </w:rPr>
                <w:t>Sim</w:t>
              </w:r>
            </w:moveTo>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408" w:author="Rui Paredes" w:date="2018-09-15T14:43:00Z">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E71AF9D" w14:textId="77777777" w:rsidR="00B664BB" w:rsidRPr="007B3A76" w:rsidRDefault="00B664BB" w:rsidP="000B0251">
            <w:pPr>
              <w:spacing w:line="240" w:lineRule="auto"/>
              <w:jc w:val="left"/>
              <w:rPr>
                <w:moveTo w:id="1409" w:author="Rui Paredes" w:date="2018-09-15T14:40:00Z"/>
                <w:sz w:val="18"/>
                <w:szCs w:val="18"/>
                <w:lang w:eastAsia="pt-PT"/>
              </w:rPr>
            </w:pPr>
            <w:moveTo w:id="1410" w:author="Rui Paredes" w:date="2018-09-15T14:40:00Z">
              <w:r w:rsidRPr="007B3A76">
                <w:rPr>
                  <w:color w:val="000000"/>
                  <w:sz w:val="18"/>
                  <w:szCs w:val="18"/>
                  <w:lang w:eastAsia="pt-PT"/>
                </w:rPr>
                <w:t>Sim</w:t>
              </w:r>
            </w:moveTo>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411"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A6ADE39" w14:textId="77777777" w:rsidR="00B664BB" w:rsidRPr="007B3A76" w:rsidRDefault="00B664BB" w:rsidP="000B0251">
            <w:pPr>
              <w:spacing w:line="240" w:lineRule="auto"/>
              <w:jc w:val="left"/>
              <w:rPr>
                <w:moveTo w:id="1412" w:author="Rui Paredes" w:date="2018-09-15T14:40:00Z"/>
                <w:sz w:val="18"/>
                <w:szCs w:val="18"/>
                <w:lang w:eastAsia="pt-PT"/>
              </w:rPr>
            </w:pPr>
            <w:moveTo w:id="1413" w:author="Rui Paredes" w:date="2018-09-15T14:40:00Z">
              <w:r w:rsidRPr="007B3A76">
                <w:rPr>
                  <w:color w:val="000000"/>
                  <w:sz w:val="18"/>
                  <w:szCs w:val="18"/>
                  <w:lang w:eastAsia="pt-PT"/>
                </w:rPr>
                <w:t>Sim</w:t>
              </w:r>
            </w:moveTo>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414" w:author="Rui Paredes" w:date="2018-09-15T14:43:00Z">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0DBEF6C" w14:textId="77777777" w:rsidR="00B664BB" w:rsidRPr="007B3A76" w:rsidRDefault="00B664BB" w:rsidP="000B0251">
            <w:pPr>
              <w:spacing w:line="240" w:lineRule="auto"/>
              <w:jc w:val="left"/>
              <w:rPr>
                <w:moveTo w:id="1415" w:author="Rui Paredes" w:date="2018-09-15T14:40:00Z"/>
                <w:sz w:val="18"/>
                <w:szCs w:val="18"/>
                <w:lang w:eastAsia="pt-PT"/>
              </w:rPr>
            </w:pPr>
            <w:moveTo w:id="1416" w:author="Rui Paredes" w:date="2018-09-15T14:40:00Z">
              <w:r w:rsidRPr="007B3A76">
                <w:rPr>
                  <w:color w:val="000000"/>
                  <w:sz w:val="18"/>
                  <w:szCs w:val="18"/>
                  <w:lang w:eastAsia="pt-PT"/>
                </w:rPr>
                <w:t>Sim</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417"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07CDD59" w14:textId="77777777" w:rsidR="00B664BB" w:rsidRPr="007B3A76" w:rsidRDefault="00B664BB" w:rsidP="000B0251">
            <w:pPr>
              <w:spacing w:line="240" w:lineRule="auto"/>
              <w:jc w:val="left"/>
              <w:rPr>
                <w:moveTo w:id="1418" w:author="Rui Paredes" w:date="2018-09-15T14:40:00Z"/>
                <w:sz w:val="18"/>
                <w:szCs w:val="18"/>
                <w:lang w:eastAsia="pt-PT"/>
              </w:rPr>
            </w:pPr>
            <w:moveTo w:id="1419" w:author="Rui Paredes" w:date="2018-09-15T14:40:00Z">
              <w:r w:rsidRPr="007B3A76">
                <w:rPr>
                  <w:color w:val="000000"/>
                  <w:sz w:val="18"/>
                  <w:szCs w:val="18"/>
                  <w:lang w:eastAsia="pt-PT"/>
                </w:rPr>
                <w:t>Não</w:t>
              </w:r>
            </w:moveTo>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420" w:author="Rui Paredes" w:date="2018-09-15T14:43: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1447460" w14:textId="77777777" w:rsidR="00B664BB" w:rsidRPr="007B3A76" w:rsidRDefault="00B664BB" w:rsidP="000B0251">
            <w:pPr>
              <w:spacing w:line="240" w:lineRule="auto"/>
              <w:jc w:val="left"/>
              <w:rPr>
                <w:moveTo w:id="1421" w:author="Rui Paredes" w:date="2018-09-15T14:40:00Z"/>
                <w:sz w:val="18"/>
                <w:szCs w:val="18"/>
                <w:lang w:eastAsia="pt-PT"/>
              </w:rPr>
            </w:pPr>
            <w:moveTo w:id="1422" w:author="Rui Paredes" w:date="2018-09-15T14:40:00Z">
              <w:r w:rsidRPr="007B3A76">
                <w:rPr>
                  <w:color w:val="000000"/>
                  <w:sz w:val="18"/>
                  <w:szCs w:val="18"/>
                  <w:lang w:eastAsia="pt-PT"/>
                </w:rPr>
                <w:t>Sim</w:t>
              </w:r>
            </w:moveTo>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423" w:author="Rui Paredes" w:date="2018-09-15T14:43:00Z">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A3166F0" w14:textId="77777777" w:rsidR="00B664BB" w:rsidRPr="007B3A76" w:rsidRDefault="00B664BB" w:rsidP="000B0251">
            <w:pPr>
              <w:spacing w:line="240" w:lineRule="auto"/>
              <w:jc w:val="left"/>
              <w:rPr>
                <w:moveTo w:id="1424" w:author="Rui Paredes" w:date="2018-09-15T14:40:00Z"/>
                <w:sz w:val="18"/>
                <w:szCs w:val="18"/>
                <w:lang w:eastAsia="pt-PT"/>
              </w:rPr>
            </w:pPr>
            <w:moveTo w:id="1425" w:author="Rui Paredes" w:date="2018-09-15T14:40:00Z">
              <w:r w:rsidRPr="007B3A76">
                <w:rPr>
                  <w:color w:val="000000"/>
                  <w:sz w:val="18"/>
                  <w:szCs w:val="18"/>
                  <w:lang w:eastAsia="pt-PT"/>
                </w:rPr>
                <w:t>Não</w:t>
              </w:r>
            </w:moveTo>
          </w:p>
        </w:tc>
      </w:tr>
      <w:moveToRangeEnd w:id="1266"/>
    </w:tbl>
    <w:p w14:paraId="4AD00989" w14:textId="4CCECA7B" w:rsidR="00B664BB" w:rsidRPr="007B3A76" w:rsidDel="0057041B" w:rsidRDefault="00B664BB" w:rsidP="006A6121">
      <w:pPr>
        <w:rPr>
          <w:del w:id="1426" w:author="Rui Paredes" w:date="2018-09-15T22:15:00Z"/>
        </w:rPr>
      </w:pPr>
    </w:p>
    <w:p w14:paraId="66C57877" w14:textId="77777777" w:rsidR="005A23D2" w:rsidRPr="007B3A76" w:rsidRDefault="005A23D2" w:rsidP="006A6121"/>
    <w:p w14:paraId="40AB5934" w14:textId="381EC160" w:rsidR="00AD1AA7" w:rsidRPr="007B3A76" w:rsidRDefault="005A23D2" w:rsidP="006A6121">
      <w:r w:rsidRPr="007B3A76">
        <w:t>Seguidamente apresenta -se a metodologia</w:t>
      </w:r>
      <w:ins w:id="1427" w:author="Rui Paredes" w:date="2018-09-15T20:40:00Z">
        <w:r w:rsidR="00245CDE">
          <w:t xml:space="preserve"> de desenvolvimento de software</w:t>
        </w:r>
      </w:ins>
      <w:r w:rsidRPr="007B3A76">
        <w:t xml:space="preserve"> escolhida e que se pretende usar no processo de desenvolvimento da plataforma web.</w:t>
      </w:r>
    </w:p>
    <w:p w14:paraId="0889EFEB" w14:textId="77777777" w:rsidR="00596ECC" w:rsidRPr="007B3A76" w:rsidRDefault="00596ECC" w:rsidP="00596ECC">
      <w:pPr>
        <w:spacing w:line="240" w:lineRule="auto"/>
        <w:jc w:val="left"/>
      </w:pPr>
      <w:r w:rsidRPr="007B3A76">
        <w:br w:type="page"/>
      </w:r>
    </w:p>
    <w:p w14:paraId="2EC5BD8C" w14:textId="77777777" w:rsidR="005A23D2" w:rsidRPr="007B3A76" w:rsidRDefault="00AD1AA7" w:rsidP="00AD1AA7">
      <w:pPr>
        <w:pStyle w:val="Ttulo1"/>
      </w:pPr>
      <w:bookmarkStart w:id="1428" w:name="_Toc524814400"/>
      <w:r w:rsidRPr="007B3A76">
        <w:lastRenderedPageBreak/>
        <w:t>Metodologia</w:t>
      </w:r>
      <w:bookmarkEnd w:id="1428"/>
    </w:p>
    <w:p w14:paraId="73058005" w14:textId="3F6737E2" w:rsidR="00AD1AA7" w:rsidRPr="0069401A" w:rsidDel="00245CDE" w:rsidRDefault="003C08E5">
      <w:pPr>
        <w:ind w:firstLine="432"/>
        <w:rPr>
          <w:del w:id="1429" w:author="Rui Paredes" w:date="2018-09-15T20:42:00Z"/>
        </w:rPr>
        <w:pPrChange w:id="1430" w:author="Rui Paredes" w:date="2018-09-15T20:41:00Z">
          <w:pPr/>
        </w:pPrChange>
      </w:pPr>
      <w:r w:rsidRPr="007B3A76">
        <w:t xml:space="preserve">De forma a minimizar os riscos de erros e falhas no decorrer do desenvolvimento de uma plataforma </w:t>
      </w:r>
      <w:r w:rsidRPr="00245CDE">
        <w:rPr>
          <w:i/>
          <w:rPrChange w:id="1431" w:author="Rui Paredes" w:date="2018-09-15T20:41:00Z">
            <w:rPr/>
          </w:rPrChange>
        </w:rPr>
        <w:t>web</w:t>
      </w:r>
      <w:r w:rsidRPr="007B3A76">
        <w:t xml:space="preserve">, é aconselhado usar metodologias de desenvolvimento de </w:t>
      </w:r>
      <w:commentRangeStart w:id="1432"/>
      <w:r w:rsidRPr="0069401A">
        <w:rPr>
          <w:i/>
          <w:rPrChange w:id="1433" w:author="Microsoft Office User" w:date="2018-09-14T17:07:00Z">
            <w:rPr/>
          </w:rPrChange>
        </w:rPr>
        <w:t>software</w:t>
      </w:r>
      <w:commentRangeEnd w:id="1432"/>
      <w:r w:rsidR="0069401A">
        <w:rPr>
          <w:rStyle w:val="Refdecomentrio"/>
        </w:rPr>
        <w:commentReference w:id="1432"/>
      </w:r>
      <w:r w:rsidRPr="0069401A">
        <w:t>. Apesar de existir uma grande variedade de metodologias, estas encontram</w:t>
      </w:r>
      <w:del w:id="1434" w:author="Microsoft Office User" w:date="2018-09-14T17:07:00Z">
        <w:r w:rsidRPr="0069401A" w:rsidDel="0069401A">
          <w:delText xml:space="preserve"> </w:delText>
        </w:r>
      </w:del>
      <w:r w:rsidRPr="0069401A">
        <w:t>-se divididas em dois tipos: metodologias tradicionais e metodologias ágeis, tendo como tradicionais a metodologia em espiral, RUP</w:t>
      </w:r>
      <w:r w:rsidR="001C2602" w:rsidRPr="00655831">
        <w:t>, entre outras,</w:t>
      </w:r>
      <w:r w:rsidRPr="0069401A">
        <w:t xml:space="preserve"> e como metodologias ágeis o S</w:t>
      </w:r>
      <w:ins w:id="1435" w:author="Microsoft Office User" w:date="2018-09-14T17:52:00Z">
        <w:r w:rsidR="008D0FAA">
          <w:t>crum</w:t>
        </w:r>
      </w:ins>
      <w:del w:id="1436" w:author="Microsoft Office User" w:date="2018-09-14T17:52:00Z">
        <w:r w:rsidRPr="0069401A" w:rsidDel="008D0FAA">
          <w:delText>CRUM</w:delText>
        </w:r>
      </w:del>
      <w:r w:rsidRPr="0069401A">
        <w:t xml:space="preserve"> e o eXtreme Programming</w:t>
      </w:r>
      <w:ins w:id="1437" w:author="Rui Paredes" w:date="2018-09-15T20:41:00Z">
        <w:r w:rsidR="00245CDE">
          <w:t>.</w:t>
        </w:r>
      </w:ins>
      <w:del w:id="1438" w:author="Rui Paredes" w:date="2018-09-15T20:41:00Z">
        <w:r w:rsidRPr="0069401A" w:rsidDel="00245CDE">
          <w:delText xml:space="preserve"> (XP).</w:delText>
        </w:r>
      </w:del>
    </w:p>
    <w:p w14:paraId="350D29B1" w14:textId="77777777" w:rsidR="00223C29" w:rsidRPr="007B3A76" w:rsidRDefault="00223C29">
      <w:pPr>
        <w:ind w:firstLine="432"/>
        <w:pPrChange w:id="1439" w:author="Rui Paredes" w:date="2018-09-15T20:42:00Z">
          <w:pPr/>
        </w:pPrChange>
      </w:pPr>
    </w:p>
    <w:p w14:paraId="5505381A" w14:textId="686B6723" w:rsidR="003C08E5" w:rsidRPr="007B3A76" w:rsidRDefault="003C08E5">
      <w:pPr>
        <w:ind w:firstLine="432"/>
        <w:pPrChange w:id="1440" w:author="Rui Paredes" w:date="2018-09-15T20:41:00Z">
          <w:pPr/>
        </w:pPrChange>
      </w:pPr>
      <w:r w:rsidRPr="007B3A76">
        <w:t xml:space="preserve">Para o desenvolvimento deste projeto foi </w:t>
      </w:r>
      <w:r w:rsidR="00A128E1" w:rsidRPr="007B3A76">
        <w:t>definida como metodologia de desenvolvimento de software o S</w:t>
      </w:r>
      <w:ins w:id="1441" w:author="Microsoft Office User" w:date="2018-09-14T17:52:00Z">
        <w:r w:rsidR="008D0FAA">
          <w:t>crum</w:t>
        </w:r>
      </w:ins>
      <w:del w:id="1442" w:author="Microsoft Office User" w:date="2018-09-14T17:52:00Z">
        <w:r w:rsidR="00A128E1" w:rsidRPr="008D0FAA" w:rsidDel="008D0FAA">
          <w:delText>CRUM</w:delText>
        </w:r>
      </w:del>
      <w:r w:rsidR="00A128E1" w:rsidRPr="008D0FAA">
        <w:t xml:space="preserve"> devido a ser uma metodologia focada em desenvolvimento rápido e iterativo de software</w:t>
      </w:r>
      <w:r w:rsidR="00E1679B" w:rsidRPr="008D0FAA">
        <w:t>. Além isso, o S</w:t>
      </w:r>
      <w:ins w:id="1443" w:author="Microsoft Office User" w:date="2018-09-14T17:52:00Z">
        <w:r w:rsidR="008D0FAA">
          <w:t>crum</w:t>
        </w:r>
      </w:ins>
      <w:del w:id="1444" w:author="Microsoft Office User" w:date="2018-09-14T17:52:00Z">
        <w:r w:rsidR="00E1679B" w:rsidRPr="008D0FAA" w:rsidDel="008D0FAA">
          <w:delText>CRUM</w:delText>
        </w:r>
      </w:del>
      <w:r w:rsidR="00E1679B" w:rsidRPr="008D0FAA">
        <w:t xml:space="preserve"> é fácil de usar</w:t>
      </w:r>
      <w:r w:rsidR="002A41BA" w:rsidRPr="008D0FAA">
        <w:t xml:space="preserve"> e cria a oportunidade de recolher de forma mais flexível os requisitos necessários para o desenvolvimento da plataforma web e permitir que esse process</w:t>
      </w:r>
      <w:r w:rsidR="002A41BA" w:rsidRPr="007B3A76">
        <w:t xml:space="preserve">o se </w:t>
      </w:r>
      <w:r w:rsidR="00223C29" w:rsidRPr="007B3A76">
        <w:t>desperte</w:t>
      </w:r>
      <w:r w:rsidR="002A41BA" w:rsidRPr="007B3A76">
        <w:t xml:space="preserve"> ainda numa fase inicial</w:t>
      </w:r>
      <w:r w:rsidR="00542D5A" w:rsidRPr="007B3A76">
        <w:t xml:space="preserve"> do desenvolvimento do projeto</w:t>
      </w:r>
      <w:r w:rsidR="002A41BA" w:rsidRPr="007B3A76">
        <w:t xml:space="preserve">. </w:t>
      </w:r>
    </w:p>
    <w:p w14:paraId="44461E41" w14:textId="77777777" w:rsidR="00542D5A" w:rsidRPr="007B3A76" w:rsidRDefault="00542D5A" w:rsidP="00AD1AA7"/>
    <w:p w14:paraId="5103712A" w14:textId="6BF73C82" w:rsidR="00A30E93" w:rsidRPr="00655831" w:rsidRDefault="00A30E93">
      <w:pPr>
        <w:pStyle w:val="Cabealho2"/>
        <w:numPr>
          <w:ilvl w:val="0"/>
          <w:numId w:val="0"/>
        </w:numPr>
        <w:pPrChange w:id="1445" w:author="Rui Paredes" w:date="2018-09-15T15:15:00Z">
          <w:pPr>
            <w:pStyle w:val="Cabealho2"/>
          </w:pPr>
        </w:pPrChange>
      </w:pPr>
      <w:bookmarkStart w:id="1446" w:name="_Toc524814401"/>
      <w:commentRangeStart w:id="1447"/>
      <w:commentRangeStart w:id="1448"/>
      <w:r w:rsidRPr="007B3A76">
        <w:t xml:space="preserve">Metodologia de desenvolvimento ágil: </w:t>
      </w:r>
      <w:del w:id="1449" w:author="Microsoft Office User" w:date="2018-09-14T17:49:00Z">
        <w:r w:rsidRPr="007B3A76" w:rsidDel="00655831">
          <w:delText>SCRUM</w:delText>
        </w:r>
      </w:del>
      <w:ins w:id="1450" w:author="Microsoft Office User" w:date="2018-09-14T17:49:00Z">
        <w:r w:rsidR="00655831" w:rsidRPr="007B3A76">
          <w:t>S</w:t>
        </w:r>
        <w:r w:rsidR="00655831">
          <w:t>crum</w:t>
        </w:r>
      </w:ins>
      <w:commentRangeEnd w:id="1447"/>
      <w:ins w:id="1451" w:author="Microsoft Office User" w:date="2018-09-14T17:51:00Z">
        <w:r w:rsidR="008D0FAA">
          <w:rPr>
            <w:rStyle w:val="Refdecomentrio"/>
            <w:b w:val="0"/>
            <w:bCs w:val="0"/>
            <w:iCs w:val="0"/>
          </w:rPr>
          <w:commentReference w:id="1447"/>
        </w:r>
      </w:ins>
      <w:commentRangeEnd w:id="1448"/>
      <w:ins w:id="1452" w:author="Microsoft Office User" w:date="2018-09-14T17:52:00Z">
        <w:r w:rsidR="008D0FAA">
          <w:rPr>
            <w:rStyle w:val="Refdecomentrio"/>
            <w:b w:val="0"/>
            <w:bCs w:val="0"/>
            <w:iCs w:val="0"/>
          </w:rPr>
          <w:commentReference w:id="1448"/>
        </w:r>
      </w:ins>
      <w:bookmarkEnd w:id="1446"/>
    </w:p>
    <w:p w14:paraId="0C193207" w14:textId="3FAB5B14" w:rsidR="00E212E6" w:rsidRDefault="00307A39" w:rsidP="00A30E93">
      <w:pPr>
        <w:rPr>
          <w:ins w:id="1453" w:author="Rui Paredes" w:date="2018-09-15T15:17:00Z"/>
        </w:rPr>
      </w:pPr>
      <w:r w:rsidRPr="00655831">
        <w:t xml:space="preserve">O </w:t>
      </w:r>
      <w:del w:id="1454" w:author="Microsoft Office User" w:date="2018-09-14T17:49:00Z">
        <w:r w:rsidRPr="00655831" w:rsidDel="00655831">
          <w:delText xml:space="preserve">SCRUM </w:delText>
        </w:r>
      </w:del>
      <w:ins w:id="1455" w:author="Microsoft Office User" w:date="2018-09-14T17:49:00Z">
        <w:r w:rsidR="00655831" w:rsidRPr="00655831">
          <w:t>S</w:t>
        </w:r>
        <w:r w:rsidR="00655831">
          <w:t>crum</w:t>
        </w:r>
        <w:r w:rsidR="00655831" w:rsidRPr="00655831">
          <w:t xml:space="preserve"> </w:t>
        </w:r>
      </w:ins>
      <w:sdt>
        <w:sdtPr>
          <w:id w:val="-754428867"/>
          <w:citation/>
        </w:sdtPr>
        <w:sdtEndPr/>
        <w:sdtContent>
          <w:r w:rsidR="00F90B87" w:rsidRPr="003D741E">
            <w:fldChar w:fldCharType="begin"/>
          </w:r>
          <w:r w:rsidR="00F90B87" w:rsidRPr="007B3A76">
            <w:instrText xml:space="preserve"> CITATION SCR18 \l 2070 </w:instrText>
          </w:r>
          <w:r w:rsidR="00F90B87" w:rsidRPr="003D741E">
            <w:rPr>
              <w:rPrChange w:id="1456" w:author="Microsoft Office User" w:date="2018-09-14T15:51:00Z">
                <w:rPr/>
              </w:rPrChange>
            </w:rPr>
            <w:fldChar w:fldCharType="separate"/>
          </w:r>
          <w:r w:rsidR="00943741">
            <w:rPr>
              <w:noProof/>
            </w:rPr>
            <w:t>[6]</w:t>
          </w:r>
          <w:r w:rsidR="00F90B87" w:rsidRPr="003D741E">
            <w:fldChar w:fldCharType="end"/>
          </w:r>
        </w:sdtContent>
      </w:sdt>
      <w:r w:rsidR="00E152DE" w:rsidRPr="007B3A76">
        <w:t xml:space="preserve"> </w:t>
      </w:r>
      <w:r w:rsidRPr="00373568">
        <w:t xml:space="preserve">é uma estrutura da metodologia de desenvolvimento de software ágil </w:t>
      </w:r>
      <w:r w:rsidR="007A27F6" w:rsidRPr="003D741E">
        <w:t xml:space="preserve">conhecida por </w:t>
      </w:r>
      <w:r w:rsidR="006F14FE" w:rsidRPr="003D741E">
        <w:t>ser focada em produzir e entregar produtos de g</w:t>
      </w:r>
      <w:r w:rsidR="001B2065" w:rsidRPr="003D741E">
        <w:t xml:space="preserve">rande qualidade. É um </w:t>
      </w:r>
      <w:r w:rsidR="001B2065" w:rsidRPr="009A7A5E">
        <w:rPr>
          <w:i/>
        </w:rPr>
        <w:t>framework</w:t>
      </w:r>
      <w:r w:rsidR="001B2065" w:rsidRPr="009A7A5E">
        <w:t xml:space="preserve"> </w:t>
      </w:r>
      <w:r w:rsidR="000A082C" w:rsidRPr="009A7A5E">
        <w:t xml:space="preserve">simples de entender, apesar de ser </w:t>
      </w:r>
      <w:r w:rsidR="00F52E3B" w:rsidRPr="001134F2">
        <w:t>complexo</w:t>
      </w:r>
      <w:r w:rsidR="000A082C" w:rsidRPr="001134F2">
        <w:t xml:space="preserve"> de colocar em prática</w:t>
      </w:r>
      <w:r w:rsidR="00F52E3B" w:rsidRPr="001134F2">
        <w:t>, e é usado em trabalhos complexos onde não se consegue prever</w:t>
      </w:r>
      <w:r w:rsidR="00A76EBD" w:rsidRPr="0069401A">
        <w:t xml:space="preserve"> futuras</w:t>
      </w:r>
      <w:r w:rsidR="00F52E3B" w:rsidRPr="0069401A">
        <w:t xml:space="preserve"> </w:t>
      </w:r>
      <w:r w:rsidR="00A76EBD" w:rsidRPr="0069401A">
        <w:t>dificuldades.</w:t>
      </w:r>
    </w:p>
    <w:p w14:paraId="6DA4BE53" w14:textId="05C3A9C6" w:rsidR="00C96B54" w:rsidRPr="0069401A" w:rsidRDefault="00C96B54" w:rsidP="00A30E93">
      <w:ins w:id="1457" w:author="Rui Paredes" w:date="2018-09-15T15:18:00Z">
        <w:r>
          <w:tab/>
          <w:t>Ao nível do projeto em questão, esta metodologia foi usada de forma a ajudar na organização e gestão do mesmo, desde a definiç</w:t>
        </w:r>
      </w:ins>
      <w:ins w:id="1458" w:author="Rui Paredes" w:date="2018-09-15T15:19:00Z">
        <w:r>
          <w:t xml:space="preserve">ão de cada fase do </w:t>
        </w:r>
      </w:ins>
      <w:ins w:id="1459" w:author="Rui Paredes" w:date="2018-09-15T15:25:00Z">
        <w:r w:rsidR="00F05C9D">
          <w:t xml:space="preserve">projeto, o que seria desenvolvido ou </w:t>
        </w:r>
      </w:ins>
      <w:ins w:id="1460" w:author="Rui Paredes" w:date="2018-09-15T15:26:00Z">
        <w:r w:rsidR="00F05C9D">
          <w:t>corrigido em cada uma</w:t>
        </w:r>
      </w:ins>
      <w:ins w:id="1461" w:author="Rui Paredes" w:date="2018-09-15T15:19:00Z">
        <w:r>
          <w:t>, às várias reuniões ao longo do desen</w:t>
        </w:r>
        <w:r w:rsidR="00F05C9D">
          <w:t>volvimento do projeto</w:t>
        </w:r>
      </w:ins>
      <w:ins w:id="1462" w:author="Rui Paredes" w:date="2018-09-15T20:42:00Z">
        <w:r w:rsidR="00245CDE">
          <w:t xml:space="preserve"> juntamente com o orientador</w:t>
        </w:r>
      </w:ins>
      <w:ins w:id="1463" w:author="Rui Paredes" w:date="2018-09-15T15:19:00Z">
        <w:r w:rsidR="00F05C9D">
          <w:t>, bem como a ajudar a perceber o que podia ser melhorado em cada fase</w:t>
        </w:r>
      </w:ins>
      <w:ins w:id="1464" w:author="Rui Paredes" w:date="2018-09-15T15:27:00Z">
        <w:r w:rsidR="00F05C9D">
          <w:t xml:space="preserve"> ou na </w:t>
        </w:r>
      </w:ins>
      <w:ins w:id="1465" w:author="Rui Paredes" w:date="2018-09-15T20:44:00Z">
        <w:r w:rsidR="00245CDE">
          <w:t xml:space="preserve">tentativa de </w:t>
        </w:r>
      </w:ins>
      <w:ins w:id="1466" w:author="Rui Paredes" w:date="2018-09-15T15:28:00Z">
        <w:r w:rsidR="00245CDE">
          <w:t>prever</w:t>
        </w:r>
        <w:r w:rsidR="00F05C9D">
          <w:t xml:space="preserve"> futuros erros.</w:t>
        </w:r>
      </w:ins>
    </w:p>
    <w:p w14:paraId="19A9060C" w14:textId="77777777" w:rsidR="00FB1658" w:rsidRDefault="00CA1215">
      <w:pPr>
        <w:ind w:firstLine="708"/>
        <w:rPr>
          <w:ins w:id="1467" w:author="Rui Paredes" w:date="2018-09-15T20:45:00Z"/>
        </w:rPr>
        <w:pPrChange w:id="1468" w:author="Rui Paredes" w:date="2018-09-15T20:42:00Z">
          <w:pPr/>
        </w:pPrChange>
      </w:pPr>
      <w:r w:rsidRPr="00655831">
        <w:t>O S</w:t>
      </w:r>
      <w:ins w:id="1469" w:author="Microsoft Office User" w:date="2018-09-14T17:49:00Z">
        <w:r w:rsidR="00655831">
          <w:t>crum</w:t>
        </w:r>
      </w:ins>
      <w:del w:id="1470" w:author="Microsoft Office User" w:date="2018-09-14T17:49:00Z">
        <w:r w:rsidRPr="00655831" w:rsidDel="00655831">
          <w:delText>CRUM</w:delText>
        </w:r>
      </w:del>
      <w:r w:rsidRPr="00655831">
        <w:t xml:space="preserve"> é constituído por um conjunto de cargos, eventos e regras interligados que juntos permitem abordar problemas complexos </w:t>
      </w:r>
      <w:r w:rsidR="00572C55" w:rsidRPr="00655831">
        <w:t>e desenvolver prod</w:t>
      </w:r>
      <w:r w:rsidR="00CB36BC" w:rsidRPr="00655831">
        <w:t>uto de qualidade ao mesmo tempo.</w:t>
      </w:r>
      <w:ins w:id="1471" w:author="Rui Paredes" w:date="2018-09-15T20:45:00Z">
        <w:r w:rsidR="00FB1658">
          <w:t xml:space="preserve"> </w:t>
        </w:r>
      </w:ins>
    </w:p>
    <w:p w14:paraId="3DA0DAE2" w14:textId="781D5DEB" w:rsidR="00711A8A" w:rsidRPr="008D0FAA" w:rsidRDefault="00CB36BC">
      <w:del w:id="1472" w:author="Rui Paredes" w:date="2018-09-15T20:45:00Z">
        <w:r w:rsidRPr="00655831" w:rsidDel="00FB1658">
          <w:delText xml:space="preserve"> </w:delText>
        </w:r>
      </w:del>
      <w:r w:rsidRPr="00655831">
        <w:t>Para lá disso, permite ainda saber se as técnicas e método de manutenção do projeto são eficazes, fazendo com que seja possív</w:t>
      </w:r>
      <w:r w:rsidRPr="008D0FAA">
        <w:t>el fazer melhorias continuas ao nível do produto a entregar, ao nível da equipa que se encontra a trabalhar no projeto e no ambiente de trabalho.</w:t>
      </w:r>
    </w:p>
    <w:p w14:paraId="5EF9ED9C" w14:textId="77777777" w:rsidR="00C80CAA" w:rsidRPr="007B3A76" w:rsidRDefault="00C80CAA" w:rsidP="00711A8A"/>
    <w:p w14:paraId="351D6DE3" w14:textId="77777777" w:rsidR="009B7061" w:rsidRPr="007B3A76" w:rsidRDefault="00A10AB7">
      <w:pPr>
        <w:ind w:firstLine="708"/>
        <w:pPrChange w:id="1473" w:author="Rui Paredes" w:date="2018-09-15T20:43:00Z">
          <w:pPr/>
        </w:pPrChange>
      </w:pPr>
      <w:r w:rsidRPr="007B3A76">
        <w:lastRenderedPageBreak/>
        <w:t xml:space="preserve">O </w:t>
      </w:r>
      <w:r w:rsidR="00711A8A" w:rsidRPr="007B3A76">
        <w:t>Scrum</w:t>
      </w:r>
      <w:r w:rsidRPr="007B3A76">
        <w:t xml:space="preserve"> é baseado no controlo empírico de processos e </w:t>
      </w:r>
      <w:r w:rsidR="00EF545F" w:rsidRPr="007B3A76">
        <w:t xml:space="preserve">usa um método iterativo e incremental </w:t>
      </w:r>
      <w:r w:rsidR="002F2EAE" w:rsidRPr="007B3A76">
        <w:t>de forma a tentar aumentar a previsão de erros e controlo de riscos.</w:t>
      </w:r>
    </w:p>
    <w:p w14:paraId="450D6CBD" w14:textId="77777777" w:rsidR="002F2EAE" w:rsidRPr="007B3A76" w:rsidRDefault="002F2EAE">
      <w:pPr>
        <w:ind w:firstLine="708"/>
        <w:pPrChange w:id="1474" w:author="Rui Paredes" w:date="2018-09-15T20:43:00Z">
          <w:pPr/>
        </w:pPrChange>
      </w:pPr>
      <w:r w:rsidRPr="007B3A76">
        <w:t>Em todas as implementações de processos de controlo empírico existem três</w:t>
      </w:r>
      <w:r w:rsidR="00B061ED" w:rsidRPr="007B3A76">
        <w:t xml:space="preserve"> pilares essenciais a </w:t>
      </w:r>
      <w:r w:rsidR="006F0B53" w:rsidRPr="007B3A76">
        <w:t xml:space="preserve">seguir: Transparência, </w:t>
      </w:r>
      <w:r w:rsidR="003B0234" w:rsidRPr="007B3A76">
        <w:t>Inspeção e Adaptação.</w:t>
      </w:r>
    </w:p>
    <w:p w14:paraId="2F116F3E" w14:textId="77777777" w:rsidR="00CB0173" w:rsidRPr="007B3A76" w:rsidRDefault="00CB0173">
      <w:r w:rsidRPr="007B3A76">
        <w:t xml:space="preserve">A Transparência consiste </w:t>
      </w:r>
      <w:r w:rsidR="00D447FC" w:rsidRPr="007B3A76">
        <w:t>num conjunto de aspetos relevantes no processo de controlo que devem ser visíveis aos responsáveis pelos resultados obtidos.</w:t>
      </w:r>
    </w:p>
    <w:p w14:paraId="4AE57C88" w14:textId="77777777" w:rsidR="007B360D" w:rsidRPr="007B3A76" w:rsidRDefault="007B360D">
      <w:r w:rsidRPr="007B3A76">
        <w:t>Este conjunto de aspetos devem ser definidos de forma a que os participantes partilhem um mesmo conhecimento do que lhes é apresentado. Um exemplo desses aspetos é saber quando se pode dizer que determinada funcionalidade é dada como terminada.</w:t>
      </w:r>
    </w:p>
    <w:p w14:paraId="60E75388" w14:textId="77777777" w:rsidR="00A9097C" w:rsidRPr="007B3A76" w:rsidRDefault="007B360D">
      <w:r w:rsidRPr="007B3A76">
        <w:t>A Inspeção consiste em análises frequentes ao trabalho que se está a desenvolver de forma a verificar se não existem variações do que é pedido e do que se está a desenvolver</w:t>
      </w:r>
      <w:r w:rsidR="00B867E0" w:rsidRPr="007B3A76">
        <w:t>,</w:t>
      </w:r>
      <w:r w:rsidR="00711A8A" w:rsidRPr="007B3A76">
        <w:t xml:space="preserve"> e são normalmente efetuadas por alguém com experiência na execução dessas análises</w:t>
      </w:r>
    </w:p>
    <w:p w14:paraId="257C785A" w14:textId="77777777" w:rsidR="00711A8A" w:rsidRPr="007B3A76" w:rsidRDefault="00711A8A">
      <w:r w:rsidRPr="007B3A76">
        <w:t>A Adaptação consiste na reorganização do projeto caso se detetem desvios nos objetivos do mesmo, sendo que esta deve ser realizada o mais breve possível de forma a minimizar os riscos causados.</w:t>
      </w:r>
    </w:p>
    <w:p w14:paraId="3321D669" w14:textId="77777777" w:rsidR="00711A8A" w:rsidRPr="007B3A76" w:rsidRDefault="00711A8A" w:rsidP="00812DA8"/>
    <w:p w14:paraId="342B3916" w14:textId="77777777" w:rsidR="00711A8A" w:rsidRPr="007B3A76" w:rsidRDefault="00711A8A">
      <w:pPr>
        <w:ind w:firstLine="708"/>
        <w:pPrChange w:id="1475" w:author="Rui Paredes" w:date="2018-09-15T20:43:00Z">
          <w:pPr/>
        </w:pPrChange>
      </w:pPr>
      <w:r w:rsidRPr="007B3A76">
        <w:t xml:space="preserve">O Scrum é </w:t>
      </w:r>
      <w:r w:rsidR="002D765E" w:rsidRPr="007B3A76">
        <w:t xml:space="preserve">constituído por quatro fases que definem o decorrer de uma </w:t>
      </w:r>
      <w:r w:rsidR="002D765E" w:rsidRPr="00960E60">
        <w:rPr>
          <w:i/>
          <w:rPrChange w:id="1476" w:author="Microsoft Office User" w:date="2018-09-14T17:50:00Z">
            <w:rPr/>
          </w:rPrChange>
        </w:rPr>
        <w:t>Sprint</w:t>
      </w:r>
      <w:r w:rsidR="002D765E" w:rsidRPr="00960E60">
        <w:t xml:space="preserve">, sendo estas, por ordem de realização, </w:t>
      </w:r>
      <w:r w:rsidR="00270124" w:rsidRPr="008D0FAA">
        <w:rPr>
          <w:i/>
        </w:rPr>
        <w:t>Sprint Planning</w:t>
      </w:r>
      <w:r w:rsidR="002D765E" w:rsidRPr="008D0FAA">
        <w:t xml:space="preserve">, </w:t>
      </w:r>
      <w:r w:rsidR="00270124" w:rsidRPr="008D0FAA">
        <w:rPr>
          <w:i/>
        </w:rPr>
        <w:t>Daily Scrum</w:t>
      </w:r>
      <w:r w:rsidR="002D765E" w:rsidRPr="008D0FAA">
        <w:t xml:space="preserve">, </w:t>
      </w:r>
      <w:r w:rsidR="00270124" w:rsidRPr="007B3A76">
        <w:rPr>
          <w:i/>
        </w:rPr>
        <w:t>Sprint Review</w:t>
      </w:r>
      <w:r w:rsidR="002D765E" w:rsidRPr="007B3A76">
        <w:t xml:space="preserve"> e </w:t>
      </w:r>
      <w:r w:rsidR="00270124" w:rsidRPr="007B3A76">
        <w:rPr>
          <w:i/>
        </w:rPr>
        <w:t>Sprint Retrospective</w:t>
      </w:r>
      <w:r w:rsidR="002D765E" w:rsidRPr="007B3A76">
        <w:t>.</w:t>
      </w:r>
    </w:p>
    <w:p w14:paraId="7939CAA5" w14:textId="77777777" w:rsidR="002D765E" w:rsidRPr="007B3A76" w:rsidRDefault="002D765E">
      <w:pPr>
        <w:ind w:firstLine="708"/>
        <w:pPrChange w:id="1477" w:author="Rui Paredes" w:date="2018-09-15T20:43:00Z">
          <w:pPr/>
        </w:pPrChange>
      </w:pPr>
      <w:r w:rsidRPr="007B3A76">
        <w:t xml:space="preserve">Uma </w:t>
      </w:r>
      <w:r w:rsidRPr="007B3A76">
        <w:rPr>
          <w:i/>
        </w:rPr>
        <w:t>Sprint</w:t>
      </w:r>
      <w:r w:rsidRPr="007B3A76">
        <w:t xml:space="preserve"> consiste numa fase do projeto que é </w:t>
      </w:r>
      <w:r w:rsidR="008444F8" w:rsidRPr="007B3A76">
        <w:t>iniciada</w:t>
      </w:r>
      <w:r w:rsidRPr="007B3A76">
        <w:t xml:space="preserve"> e que tem um espaço de tempo já definido para a conclusão da mesma</w:t>
      </w:r>
      <w:r w:rsidR="001E51E8" w:rsidRPr="007B3A76">
        <w:t>, não podendo este exceder um mês</w:t>
      </w:r>
      <w:r w:rsidRPr="007B3A76">
        <w:t>.</w:t>
      </w:r>
      <w:r w:rsidR="001E51E8" w:rsidRPr="007B3A76">
        <w:t xml:space="preserve"> Uma nova </w:t>
      </w:r>
      <w:r w:rsidR="001E51E8" w:rsidRPr="007B3A76">
        <w:rPr>
          <w:i/>
        </w:rPr>
        <w:t>Sprint</w:t>
      </w:r>
      <w:r w:rsidR="001E51E8" w:rsidRPr="007B3A76">
        <w:t xml:space="preserve"> só começa após a finalização da </w:t>
      </w:r>
      <w:r w:rsidR="001E51E8" w:rsidRPr="007B3A76">
        <w:rPr>
          <w:i/>
        </w:rPr>
        <w:t>Sprint</w:t>
      </w:r>
      <w:r w:rsidR="001E51E8" w:rsidRPr="007B3A76">
        <w:t xml:space="preserve"> que se encontra a decorrer.</w:t>
      </w:r>
    </w:p>
    <w:p w14:paraId="39200AFC" w14:textId="77777777" w:rsidR="008C22F4" w:rsidRPr="007B3A76" w:rsidRDefault="00E30603">
      <w:r w:rsidRPr="007B3A76">
        <w:t xml:space="preserve">O uso de </w:t>
      </w:r>
      <w:r w:rsidR="00A9097C" w:rsidRPr="007B3A76">
        <w:rPr>
          <w:i/>
        </w:rPr>
        <w:t>s</w:t>
      </w:r>
      <w:r w:rsidRPr="007B3A76">
        <w:rPr>
          <w:i/>
        </w:rPr>
        <w:t>prints</w:t>
      </w:r>
      <w:r w:rsidRPr="007B3A76">
        <w:t xml:space="preserve"> pelo Scrum é bastante vantajoso já que estas permitem fazer uma previsão do estado do projeto através da inspeção e adaptação pelo menos a cada mês.</w:t>
      </w:r>
    </w:p>
    <w:p w14:paraId="1D5246E2" w14:textId="77777777" w:rsidR="00A9097C" w:rsidRPr="007B3A76" w:rsidRDefault="00A9097C">
      <w:pPr>
        <w:ind w:firstLine="708"/>
        <w:pPrChange w:id="1478" w:author="Rui Paredes" w:date="2018-09-15T20:52:00Z">
          <w:pPr/>
        </w:pPrChange>
      </w:pPr>
      <w:r w:rsidRPr="007B3A76">
        <w:t xml:space="preserve">Uma </w:t>
      </w:r>
      <w:r w:rsidRPr="007B3A76">
        <w:rPr>
          <w:i/>
        </w:rPr>
        <w:t>sprint</w:t>
      </w:r>
      <w:r w:rsidRPr="007B3A76">
        <w:t xml:space="preserve"> inicia</w:t>
      </w:r>
      <w:del w:id="1479" w:author="Microsoft Office User" w:date="2018-09-14T17:51:00Z">
        <w:r w:rsidRPr="007B3A76" w:rsidDel="008D0FAA">
          <w:delText xml:space="preserve"> </w:delText>
        </w:r>
      </w:del>
      <w:r w:rsidRPr="007B3A76">
        <w:t xml:space="preserve">-se </w:t>
      </w:r>
      <w:r w:rsidR="00270124" w:rsidRPr="007B3A76">
        <w:t xml:space="preserve">por uma </w:t>
      </w:r>
      <w:r w:rsidR="00270124" w:rsidRPr="007B3A76">
        <w:rPr>
          <w:i/>
        </w:rPr>
        <w:t>Sprint Planning</w:t>
      </w:r>
      <w:r w:rsidR="00FE2470" w:rsidRPr="007B3A76">
        <w:t xml:space="preserve"> que consiste numa reunião em que participam o proprietário do produto, o gestor do projeto e a equipa de desenvolvimento, em que é decidido o que será entregue no final da sprint e como é que o trabalho realizado vai ser gerido. Nesta reunião é analisado um documento, designado de </w:t>
      </w:r>
      <w:r w:rsidR="00FE2470" w:rsidRPr="007B3A76">
        <w:rPr>
          <w:i/>
        </w:rPr>
        <w:t>Product Backlog</w:t>
      </w:r>
      <w:r w:rsidR="00FE2470" w:rsidRPr="007B3A76">
        <w:t xml:space="preserve">, que contém todas as funcionalidades que se pretende que o produto tenha no final do seu desenvolvimento, e no final da mesma deve resultar um documento, designado de </w:t>
      </w:r>
      <w:r w:rsidR="00FE2470" w:rsidRPr="007B3A76">
        <w:rPr>
          <w:i/>
        </w:rPr>
        <w:t>Sprint Backlog</w:t>
      </w:r>
      <w:r w:rsidR="00FE2470" w:rsidRPr="007B3A76">
        <w:t xml:space="preserve">, que consiste numa lista de todas as funcionalidades a que a equipa de desenvolvimento, juntamente com o gestor do projeto se comprometem a entregar no final da </w:t>
      </w:r>
      <w:r w:rsidR="00FE2470" w:rsidRPr="007B3A76">
        <w:rPr>
          <w:i/>
        </w:rPr>
        <w:t>sprint</w:t>
      </w:r>
      <w:r w:rsidR="00FE2470" w:rsidRPr="007B3A76">
        <w:t>.</w:t>
      </w:r>
    </w:p>
    <w:p w14:paraId="7875FDB3" w14:textId="51F8CAF6" w:rsidR="005F2152" w:rsidRPr="007B3A76" w:rsidRDefault="005F2152">
      <w:pPr>
        <w:ind w:firstLine="708"/>
        <w:pPrChange w:id="1480" w:author="Rui Paredes" w:date="2018-09-15T20:43:00Z">
          <w:pPr/>
        </w:pPrChange>
      </w:pPr>
      <w:r w:rsidRPr="007B3A76">
        <w:lastRenderedPageBreak/>
        <w:t xml:space="preserve">Ao longo do desenvolvimento do produto são realizadas várias </w:t>
      </w:r>
      <w:r w:rsidRPr="007B3A76">
        <w:rPr>
          <w:i/>
        </w:rPr>
        <w:t>Daily Scrum</w:t>
      </w:r>
      <w:r w:rsidRPr="007B3A76">
        <w:t xml:space="preserve">, que consistem em reuniões diárias onde se verifica que trabalho foi realizado desde a última </w:t>
      </w:r>
      <w:r w:rsidRPr="007B3A76">
        <w:rPr>
          <w:i/>
        </w:rPr>
        <w:t>Daily Scrum</w:t>
      </w:r>
      <w:r w:rsidR="000D67F5" w:rsidRPr="007B3A76">
        <w:t xml:space="preserve"> e tentar prever que trabalho será feito até à próxima, ajudando a perceber qual a probabilidade </w:t>
      </w:r>
      <w:del w:id="1481" w:author="Rui Paredes" w:date="2018-09-15T20:52:00Z">
        <w:r w:rsidR="000D67F5" w:rsidRPr="007B3A76" w:rsidDel="00FB1658">
          <w:delText>da</w:delText>
        </w:r>
      </w:del>
      <w:ins w:id="1482" w:author="Rui Paredes" w:date="2018-09-15T20:52:00Z">
        <w:r w:rsidR="00FB1658" w:rsidRPr="007B3A76">
          <w:t>de a</w:t>
        </w:r>
      </w:ins>
      <w:r w:rsidR="000D67F5" w:rsidRPr="007B3A76">
        <w:t xml:space="preserve"> equipa de desenvolvimento alcançar o objetivo da </w:t>
      </w:r>
      <w:r w:rsidR="00E152DE" w:rsidRPr="007B3A76">
        <w:rPr>
          <w:i/>
        </w:rPr>
        <w:t>sprint</w:t>
      </w:r>
      <w:r w:rsidR="000D67F5" w:rsidRPr="007B3A76">
        <w:t>, e até mesmo aumentar a mesma através de ajustes a vários níveis.</w:t>
      </w:r>
    </w:p>
    <w:p w14:paraId="6192C5AB" w14:textId="77777777" w:rsidR="000D67F5" w:rsidRPr="007B3A76" w:rsidRDefault="000D67F5">
      <w:pPr>
        <w:ind w:firstLine="708"/>
        <w:pPrChange w:id="1483" w:author="Rui Paredes" w:date="2018-09-15T20:44:00Z">
          <w:pPr/>
        </w:pPrChange>
      </w:pPr>
      <w:r w:rsidRPr="007B3A76">
        <w:t xml:space="preserve">No Final da </w:t>
      </w:r>
      <w:r w:rsidRPr="007B3A76">
        <w:rPr>
          <w:i/>
        </w:rPr>
        <w:t>sprint</w:t>
      </w:r>
      <w:r w:rsidRPr="007B3A76">
        <w:t xml:space="preserve"> é feita a </w:t>
      </w:r>
      <w:r w:rsidRPr="007B3A76">
        <w:rPr>
          <w:i/>
        </w:rPr>
        <w:t>Sprint Review</w:t>
      </w:r>
      <w:r w:rsidRPr="007B3A76">
        <w:t xml:space="preserve"> que consiste numa reunião onde participa o proprietário do produto, o gestor de projeto e equipa de desenvolvimento, onde é revisto o trabalho realizado durante a </w:t>
      </w:r>
      <w:r w:rsidRPr="007B3A76">
        <w:rPr>
          <w:i/>
        </w:rPr>
        <w:t>sprint</w:t>
      </w:r>
      <w:r w:rsidRPr="007B3A76">
        <w:t xml:space="preserve"> e apontadas informações valiosas abordadas durante a reunião.</w:t>
      </w:r>
    </w:p>
    <w:p w14:paraId="56B624E2" w14:textId="77777777" w:rsidR="000D67F5" w:rsidRPr="007B3A76" w:rsidRDefault="000D67F5">
      <w:pPr>
        <w:ind w:firstLine="708"/>
        <w:pPrChange w:id="1484" w:author="Rui Paredes" w:date="2018-09-15T20:52:00Z">
          <w:pPr/>
        </w:pPrChange>
      </w:pPr>
      <w:r w:rsidRPr="007B3A76">
        <w:t xml:space="preserve">Entre a </w:t>
      </w:r>
      <w:r w:rsidRPr="007B3A76">
        <w:rPr>
          <w:i/>
        </w:rPr>
        <w:t>Sprint Review</w:t>
      </w:r>
      <w:r w:rsidRPr="007B3A76">
        <w:t xml:space="preserve"> e a nova </w:t>
      </w:r>
      <w:r w:rsidRPr="007B3A76">
        <w:rPr>
          <w:i/>
        </w:rPr>
        <w:t>Sprint Planning</w:t>
      </w:r>
      <w:r w:rsidRPr="007B3A76">
        <w:t xml:space="preserve">, realiza -se a </w:t>
      </w:r>
      <w:r w:rsidRPr="007B3A76">
        <w:rPr>
          <w:i/>
        </w:rPr>
        <w:t>Sprint Retrospective</w:t>
      </w:r>
      <w:r w:rsidRPr="007B3A76">
        <w:t>, que consiste numa reunião entre o gestor do projeto e a equipa de desenvolvimento com o objetivo de melhorar o</w:t>
      </w:r>
      <w:r w:rsidR="00454E97" w:rsidRPr="007B3A76">
        <w:t xml:space="preserve"> rendimento da próxima </w:t>
      </w:r>
      <w:r w:rsidR="00454E97" w:rsidRPr="007B3A76">
        <w:rPr>
          <w:i/>
        </w:rPr>
        <w:t>sprint</w:t>
      </w:r>
      <w:r w:rsidRPr="007B3A76">
        <w:t xml:space="preserve"> </w:t>
      </w:r>
      <w:r w:rsidR="00454E97" w:rsidRPr="007B3A76">
        <w:t>tendo em conta a última.</w:t>
      </w:r>
    </w:p>
    <w:p w14:paraId="24B1E44B" w14:textId="1ACBC339" w:rsidR="00454E97" w:rsidRPr="00373568" w:rsidDel="00FB1658" w:rsidRDefault="00454E97" w:rsidP="008C22F4">
      <w:pPr>
        <w:rPr>
          <w:del w:id="1485" w:author="Rui Paredes" w:date="2018-09-15T20:54:00Z"/>
        </w:rPr>
      </w:pPr>
      <w:r w:rsidRPr="007B3A76">
        <w:t xml:space="preserve">Todo este processo pode ser observado na </w:t>
      </w:r>
      <w:ins w:id="1486" w:author="Rui Paredes" w:date="2018-09-15T22:33:00Z">
        <w:r w:rsidR="00277CA4">
          <w:fldChar w:fldCharType="begin"/>
        </w:r>
        <w:r w:rsidR="00277CA4">
          <w:instrText xml:space="preserve"> REF _Ref524814124 \h </w:instrText>
        </w:r>
      </w:ins>
      <w:r w:rsidR="00277CA4">
        <w:fldChar w:fldCharType="separate"/>
      </w:r>
      <w:ins w:id="1487" w:author="Rui Paredes" w:date="2018-09-15T20:54:00Z">
        <w:r w:rsidR="00943741" w:rsidRPr="009A7A5E">
          <w:t xml:space="preserve">Figura </w:t>
        </w:r>
      </w:ins>
      <w:ins w:id="1488" w:author="Rui Paredes" w:date="2018-09-15T22:37:00Z">
        <w:r w:rsidR="00943741">
          <w:rPr>
            <w:noProof/>
          </w:rPr>
          <w:t>6</w:t>
        </w:r>
      </w:ins>
      <w:ins w:id="1489" w:author="Rui Paredes" w:date="2018-09-15T22:33:00Z">
        <w:r w:rsidR="00277CA4">
          <w:fldChar w:fldCharType="end"/>
        </w:r>
      </w:ins>
      <w:r w:rsidRPr="00373568">
        <w:fldChar w:fldCharType="begin"/>
      </w:r>
      <w:r w:rsidRPr="007B3A76">
        <w:instrText xml:space="preserve"> REF _Ref517099646 \h </w:instrText>
      </w:r>
      <w:del w:id="1490" w:author="Rui Paredes" w:date="2018-09-15T22:04:00Z">
        <w:r w:rsidRPr="00373568">
          <w:rPr>
            <w:rPrChange w:id="1491" w:author="Microsoft Office User" w:date="2018-09-14T15:51:00Z">
              <w:rPr/>
            </w:rPrChange>
          </w:rPr>
          <w:fldChar w:fldCharType="separate"/>
        </w:r>
      </w:del>
      <w:del w:id="1492" w:author="Rui Paredes" w:date="2018-09-15T18:23:00Z">
        <w:r w:rsidR="009574D0" w:rsidRPr="00373568" w:rsidDel="000B0251">
          <w:delText xml:space="preserve">Figura </w:delText>
        </w:r>
        <w:r w:rsidR="009574D0" w:rsidRPr="007B3A76" w:rsidDel="000B0251">
          <w:rPr>
            <w:rPrChange w:id="1493" w:author="Microsoft Office User" w:date="2018-09-14T15:51:00Z">
              <w:rPr>
                <w:noProof/>
              </w:rPr>
            </w:rPrChange>
          </w:rPr>
          <w:delText>6</w:delText>
        </w:r>
      </w:del>
      <w:r w:rsidRPr="00373568">
        <w:fldChar w:fldCharType="end"/>
      </w:r>
      <w:r w:rsidRPr="007B3A76">
        <w:t>.</w:t>
      </w:r>
    </w:p>
    <w:p w14:paraId="578FE431" w14:textId="77777777" w:rsidR="00FE2470" w:rsidRPr="003D741E" w:rsidDel="00FB1658" w:rsidRDefault="00FE2470" w:rsidP="008C22F4">
      <w:pPr>
        <w:rPr>
          <w:del w:id="1494" w:author="Rui Paredes" w:date="2018-09-15T20:54:00Z"/>
        </w:rPr>
      </w:pPr>
    </w:p>
    <w:p w14:paraId="46320890" w14:textId="77777777" w:rsidR="00954509" w:rsidRPr="003D741E" w:rsidRDefault="00954509" w:rsidP="00812DA8"/>
    <w:p w14:paraId="087F5136" w14:textId="77777777" w:rsidR="00863E1A" w:rsidRPr="003D741E" w:rsidRDefault="00863E1A" w:rsidP="00812DA8"/>
    <w:p w14:paraId="175B3061" w14:textId="42D55E0F" w:rsidR="00763905" w:rsidRPr="007B3A76" w:rsidDel="00FB1658" w:rsidRDefault="00763905" w:rsidP="00763905">
      <w:pPr>
        <w:pStyle w:val="Legenda"/>
        <w:keepNext/>
        <w:rPr>
          <w:moveFrom w:id="1495" w:author="Rui Paredes" w:date="2018-09-15T20:54:00Z"/>
        </w:rPr>
      </w:pPr>
      <w:bookmarkStart w:id="1496" w:name="_Ref517099646"/>
      <w:bookmarkStart w:id="1497" w:name="_Ref517099638"/>
      <w:bookmarkStart w:id="1498" w:name="_Toc524679904"/>
      <w:moveFromRangeStart w:id="1499" w:author="Rui Paredes" w:date="2018-09-15T20:54:00Z" w:name="move524808195"/>
      <w:moveFrom w:id="1500" w:author="Rui Paredes" w:date="2018-09-15T20:54:00Z">
        <w:r w:rsidRPr="009A7A5E" w:rsidDel="00FB1658">
          <w:t xml:space="preserve">Figura </w:t>
        </w:r>
        <w:r w:rsidR="005836C7" w:rsidRPr="00373568" w:rsidDel="00FB1658">
          <w:rPr>
            <w:i w:val="0"/>
            <w:iCs w:val="0"/>
          </w:rPr>
          <w:fldChar w:fldCharType="begin"/>
        </w:r>
        <w:r w:rsidR="005836C7" w:rsidRPr="007B3A76" w:rsidDel="00FB1658">
          <w:instrText xml:space="preserve"> SEQ Figura \* ARABIC </w:instrText>
        </w:r>
        <w:r w:rsidR="005836C7" w:rsidRPr="00373568" w:rsidDel="00FB1658">
          <w:rPr>
            <w:i w:val="0"/>
            <w:iCs w:val="0"/>
            <w:rPrChange w:id="1501" w:author="Microsoft Office User" w:date="2018-09-14T15:51:00Z">
              <w:rPr>
                <w:i w:val="0"/>
                <w:iCs w:val="0"/>
              </w:rPr>
            </w:rPrChange>
          </w:rPr>
          <w:fldChar w:fldCharType="separate"/>
        </w:r>
        <w:r w:rsidR="009574D0" w:rsidRPr="007B3A76" w:rsidDel="000B0251">
          <w:rPr>
            <w:i w:val="0"/>
            <w:iCs w:val="0"/>
            <w:noProof/>
          </w:rPr>
          <w:t>6</w:t>
        </w:r>
        <w:r w:rsidR="005836C7" w:rsidRPr="00373568" w:rsidDel="00FB1658">
          <w:rPr>
            <w:i w:val="0"/>
            <w:iCs w:val="0"/>
          </w:rPr>
          <w:fldChar w:fldCharType="end"/>
        </w:r>
        <w:bookmarkEnd w:id="1496"/>
        <w:r w:rsidRPr="007B3A76" w:rsidDel="00FB1658">
          <w:t>- Processo de uma S</w:t>
        </w:r>
        <w:r w:rsidRPr="00373568" w:rsidDel="00FB1658">
          <w:t>print</w:t>
        </w:r>
      </w:moveFrom>
      <w:bookmarkEnd w:id="1497"/>
      <w:sdt>
        <w:sdtPr>
          <w:rPr>
            <w:i w:val="0"/>
            <w:iCs w:val="0"/>
          </w:rPr>
          <w:id w:val="1658339257"/>
          <w:citation/>
        </w:sdtPr>
        <w:sdtEndPr/>
        <w:sdtContent>
          <w:moveFrom w:id="1502" w:author="Rui Paredes" w:date="2018-09-15T20:54:00Z">
            <w:r w:rsidR="00F90B87" w:rsidRPr="003D741E" w:rsidDel="00FB1658">
              <w:rPr>
                <w:i w:val="0"/>
                <w:iCs w:val="0"/>
              </w:rPr>
              <w:fldChar w:fldCharType="begin"/>
            </w:r>
            <w:r w:rsidR="00F90B87" w:rsidRPr="007B3A76" w:rsidDel="00FB1658">
              <w:instrText xml:space="preserve"> CITATION SCR18 \l 2070 </w:instrText>
            </w:r>
            <w:r w:rsidR="00F90B87" w:rsidRPr="003D741E" w:rsidDel="00FB1658">
              <w:rPr>
                <w:i w:val="0"/>
                <w:iCs w:val="0"/>
                <w:rPrChange w:id="1503" w:author="Microsoft Office User" w:date="2018-09-14T15:51:00Z">
                  <w:rPr>
                    <w:i w:val="0"/>
                    <w:iCs w:val="0"/>
                  </w:rPr>
                </w:rPrChange>
              </w:rPr>
              <w:fldChar w:fldCharType="separate"/>
            </w:r>
            <w:r w:rsidR="00694CF7" w:rsidDel="000B0251">
              <w:rPr>
                <w:noProof/>
              </w:rPr>
              <w:t xml:space="preserve"> [6]</w:t>
            </w:r>
            <w:r w:rsidR="00F90B87" w:rsidRPr="003D741E" w:rsidDel="00FB1658">
              <w:rPr>
                <w:i w:val="0"/>
                <w:iCs w:val="0"/>
              </w:rPr>
              <w:fldChar w:fldCharType="end"/>
            </w:r>
          </w:moveFrom>
        </w:sdtContent>
      </w:sdt>
      <w:bookmarkEnd w:id="1498"/>
    </w:p>
    <w:moveFromRangeEnd w:id="1499"/>
    <w:p w14:paraId="205BAFB7" w14:textId="77777777" w:rsidR="001E51E8" w:rsidRPr="007B3A76" w:rsidRDefault="00763905" w:rsidP="00812DA8">
      <w:r w:rsidRPr="007B3A76">
        <w:rPr>
          <w:noProof/>
          <w:rPrChange w:id="1504" w:author="Microsoft Office User" w:date="2018-09-14T15:51:00Z">
            <w:rPr>
              <w:noProof/>
            </w:rPr>
          </w:rPrChange>
        </w:rPr>
        <w:drawing>
          <wp:inline distT="0" distB="0" distL="0" distR="0" wp14:anchorId="7CA19238" wp14:editId="5D735B24">
            <wp:extent cx="5980430" cy="2372995"/>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0430" cy="2372995"/>
                    </a:xfrm>
                    <a:prstGeom prst="rect">
                      <a:avLst/>
                    </a:prstGeom>
                  </pic:spPr>
                </pic:pic>
              </a:graphicData>
            </a:graphic>
          </wp:inline>
        </w:drawing>
      </w:r>
    </w:p>
    <w:p w14:paraId="72CFA12F" w14:textId="2896954D" w:rsidR="00FB1658" w:rsidRPr="007B3A76" w:rsidRDefault="00FB1658" w:rsidP="00FB1658">
      <w:pPr>
        <w:pStyle w:val="Legenda"/>
        <w:keepNext/>
        <w:rPr>
          <w:moveTo w:id="1505" w:author="Rui Paredes" w:date="2018-09-15T20:54:00Z"/>
        </w:rPr>
      </w:pPr>
      <w:bookmarkStart w:id="1506" w:name="_Ref524814124"/>
      <w:bookmarkStart w:id="1507" w:name="_Toc524814449"/>
      <w:moveToRangeStart w:id="1508" w:author="Rui Paredes" w:date="2018-09-15T20:54:00Z" w:name="move524808195"/>
      <w:moveTo w:id="1509" w:author="Rui Paredes" w:date="2018-09-15T20:54:00Z">
        <w:r w:rsidRPr="009A7A5E">
          <w:t xml:space="preserve">Figura </w:t>
        </w:r>
        <w:r w:rsidRPr="00373568">
          <w:fldChar w:fldCharType="begin"/>
        </w:r>
        <w:r w:rsidRPr="007B3A76">
          <w:instrText xml:space="preserve"> SEQ Figura \* ARABIC </w:instrText>
        </w:r>
        <w:r w:rsidRPr="00373568">
          <w:fldChar w:fldCharType="separate"/>
        </w:r>
      </w:moveTo>
      <w:ins w:id="1510" w:author="Rui Paredes" w:date="2018-09-15T22:37:00Z">
        <w:r w:rsidR="00943741">
          <w:rPr>
            <w:noProof/>
          </w:rPr>
          <w:t>6</w:t>
        </w:r>
      </w:ins>
      <w:moveTo w:id="1511" w:author="Rui Paredes" w:date="2018-09-15T20:54:00Z">
        <w:r w:rsidRPr="00373568">
          <w:fldChar w:fldCharType="end"/>
        </w:r>
        <w:bookmarkEnd w:id="1506"/>
        <w:r w:rsidRPr="007B3A76">
          <w:t>- Processo de uma S</w:t>
        </w:r>
        <w:r w:rsidRPr="00373568">
          <w:t>print</w:t>
        </w:r>
      </w:moveTo>
      <w:sdt>
        <w:sdtPr>
          <w:id w:val="487365137"/>
          <w:citation/>
        </w:sdtPr>
        <w:sdtEndPr/>
        <w:sdtContent>
          <w:moveTo w:id="1512" w:author="Rui Paredes" w:date="2018-09-15T20:54:00Z">
            <w:r w:rsidRPr="003D741E">
              <w:fldChar w:fldCharType="begin"/>
            </w:r>
            <w:r w:rsidRPr="007B3A76">
              <w:instrText xml:space="preserve"> CITATION SCR18 \l 2070 </w:instrText>
            </w:r>
            <w:r w:rsidRPr="003D741E">
              <w:fldChar w:fldCharType="separate"/>
            </w:r>
          </w:moveTo>
          <w:ins w:id="1513" w:author="Rui Paredes" w:date="2018-09-15T22:37:00Z">
            <w:r w:rsidR="00943741">
              <w:rPr>
                <w:noProof/>
              </w:rPr>
              <w:t xml:space="preserve"> [6]</w:t>
            </w:r>
          </w:ins>
          <w:del w:id="1514" w:author="Rui Paredes" w:date="2018-09-15T22:04:00Z">
            <w:r w:rsidR="00444A82" w:rsidDel="006C699F">
              <w:rPr>
                <w:noProof/>
              </w:rPr>
              <w:delText xml:space="preserve"> [6]</w:delText>
            </w:r>
          </w:del>
          <w:moveTo w:id="1515" w:author="Rui Paredes" w:date="2018-09-15T20:54:00Z">
            <w:r w:rsidRPr="003D741E">
              <w:fldChar w:fldCharType="end"/>
            </w:r>
          </w:moveTo>
        </w:sdtContent>
      </w:sdt>
      <w:bookmarkEnd w:id="1507"/>
    </w:p>
    <w:moveToRangeEnd w:id="1508"/>
    <w:p w14:paraId="7870B4FA" w14:textId="77777777" w:rsidR="008133B0" w:rsidRPr="00373568" w:rsidRDefault="008133B0" w:rsidP="00812DA8"/>
    <w:p w14:paraId="16DBCF30" w14:textId="77777777" w:rsidR="00596ECC" w:rsidRPr="003D741E" w:rsidRDefault="00596ECC" w:rsidP="00596ECC">
      <w:pPr>
        <w:spacing w:line="240" w:lineRule="auto"/>
        <w:jc w:val="left"/>
      </w:pPr>
      <w:r w:rsidRPr="003D741E">
        <w:br w:type="page"/>
      </w:r>
    </w:p>
    <w:p w14:paraId="09A81B5D" w14:textId="77777777" w:rsidR="008133B0" w:rsidRPr="003D741E" w:rsidRDefault="008133B0" w:rsidP="008133B0">
      <w:pPr>
        <w:pStyle w:val="Ttulo1"/>
      </w:pPr>
      <w:bookmarkStart w:id="1516" w:name="_Toc524814402"/>
      <w:r w:rsidRPr="003D741E">
        <w:lastRenderedPageBreak/>
        <w:t>Análise de Requisitos</w:t>
      </w:r>
      <w:bookmarkEnd w:id="1516"/>
    </w:p>
    <w:p w14:paraId="112E77BC" w14:textId="77777777" w:rsidR="00C76FAA" w:rsidRPr="009A7A5E" w:rsidDel="00FB1658" w:rsidRDefault="00112998" w:rsidP="00C76FAA">
      <w:pPr>
        <w:ind w:firstLine="432"/>
        <w:rPr>
          <w:del w:id="1517" w:author="Rui Paredes" w:date="2018-09-15T20:52:00Z"/>
        </w:rPr>
      </w:pPr>
      <w:r w:rsidRPr="003D741E">
        <w:t>Os requisitos de um sistema consistem num conjunto de dados que descrevem as várias funcionalidades</w:t>
      </w:r>
      <w:r w:rsidR="00C76FAA" w:rsidRPr="003D741E">
        <w:t xml:space="preserve"> que a aplicação faz ou que permite aos seus utilizadores fazer na mesma. Tendo em conta a </w:t>
      </w:r>
      <w:r w:rsidR="00C76FAA" w:rsidRPr="009A7A5E">
        <w:t>importância dos requisitos de um sistema e os principais objetivos descritos inicialmente, foi feita uma análise recorrendo à linguagem UML de forma a planear os alguns casos de uso da aplicação.</w:t>
      </w:r>
    </w:p>
    <w:p w14:paraId="3EB41C92" w14:textId="77777777" w:rsidR="00162C1B" w:rsidRPr="009A7A5E" w:rsidRDefault="00162C1B">
      <w:pPr>
        <w:ind w:firstLine="432"/>
        <w:pPrChange w:id="1518" w:author="Rui Paredes" w:date="2018-09-15T20:52:00Z">
          <w:pPr/>
        </w:pPrChange>
      </w:pPr>
    </w:p>
    <w:p w14:paraId="1EB8EC80" w14:textId="77777777" w:rsidR="00162C1B" w:rsidRPr="008D0FAA" w:rsidRDefault="00162C1B" w:rsidP="00162C1B">
      <w:r w:rsidRPr="009A7A5E">
        <w:tab/>
        <w:t>Feita uma análise aos requisitos do sistema, segue</w:t>
      </w:r>
      <w:del w:id="1519" w:author="Microsoft Office User" w:date="2018-09-14T17:53:00Z">
        <w:r w:rsidRPr="009A7A5E" w:rsidDel="008D0FAA">
          <w:delText xml:space="preserve"> </w:delText>
        </w:r>
      </w:del>
      <w:r w:rsidRPr="009A7A5E">
        <w:t>-se abaixo um conjunto de práticas que são importantes a ter em conta durante o desenvolvimento da aplicação, que vão desde os objetivos previsto, atores e respetivos casos de uso</w:t>
      </w:r>
      <w:r w:rsidR="0073206A" w:rsidRPr="001134F2">
        <w:t xml:space="preserve">, aos vários diagramas UML como </w:t>
      </w:r>
      <w:r w:rsidR="0073206A" w:rsidRPr="0069401A">
        <w:t>diagrama de contexto e diagramas de sequência, entre outros.</w:t>
      </w:r>
    </w:p>
    <w:p w14:paraId="3755ADB6" w14:textId="77777777" w:rsidR="0073206A" w:rsidRPr="008D0FAA" w:rsidRDefault="0073206A" w:rsidP="00162C1B"/>
    <w:p w14:paraId="6CF5F655" w14:textId="77777777" w:rsidR="0073206A" w:rsidRPr="007B3A76" w:rsidRDefault="0073206A" w:rsidP="0073206A">
      <w:pPr>
        <w:pStyle w:val="Cabealho2"/>
      </w:pPr>
      <w:bookmarkStart w:id="1520" w:name="_Toc524814403"/>
      <w:r w:rsidRPr="007B3A76">
        <w:t>Objetivos Previstos</w:t>
      </w:r>
      <w:bookmarkEnd w:id="1520"/>
    </w:p>
    <w:p w14:paraId="32F80534" w14:textId="1D3E16FF" w:rsidR="0073206A" w:rsidRPr="008D0FAA" w:rsidRDefault="007B3BB0" w:rsidP="007B3BB0">
      <w:pPr>
        <w:ind w:left="576"/>
      </w:pPr>
      <w:r w:rsidRPr="007B3A76">
        <w:t xml:space="preserve">Após uma análise aos requisitos do sistema, foram definidos os </w:t>
      </w:r>
      <w:r w:rsidR="0073206A" w:rsidRPr="007B3A76">
        <w:t>objetivos</w:t>
      </w:r>
      <w:r w:rsidRPr="007B3A76">
        <w:t xml:space="preserve"> que </w:t>
      </w:r>
      <w:del w:id="1521" w:author="Microsoft Office User" w:date="2018-09-14T17:53:00Z">
        <w:r w:rsidRPr="007B3A76" w:rsidDel="008D0FAA">
          <w:delText>são previs</w:delText>
        </w:r>
      </w:del>
      <w:ins w:id="1522" w:author="Microsoft Office User" w:date="2018-09-14T17:53:00Z">
        <w:r w:rsidR="008D0FAA">
          <w:t xml:space="preserve">se pretende </w:t>
        </w:r>
      </w:ins>
      <w:del w:id="1523" w:author="Microsoft Office User" w:date="2018-09-14T17:53:00Z">
        <w:r w:rsidRPr="008D0FAA" w:rsidDel="008D0FAA">
          <w:delText>tos</w:delText>
        </w:r>
        <w:r w:rsidR="0073206A" w:rsidRPr="008D0FAA" w:rsidDel="008D0FAA">
          <w:delText xml:space="preserve"> </w:delText>
        </w:r>
      </w:del>
      <w:r w:rsidRPr="008D0FAA">
        <w:t xml:space="preserve">que a aplicação </w:t>
      </w:r>
      <w:del w:id="1524" w:author="Microsoft Office User" w:date="2018-09-14T17:53:00Z">
        <w:r w:rsidRPr="008D0FAA" w:rsidDel="008D0FAA">
          <w:delText>permita fazer</w:delText>
        </w:r>
      </w:del>
      <w:ins w:id="1525" w:author="Microsoft Office User" w:date="2018-09-14T17:53:00Z">
        <w:r w:rsidR="008D0FAA">
          <w:t>faça</w:t>
        </w:r>
      </w:ins>
      <w:r w:rsidRPr="008D0FAA">
        <w:t>:</w:t>
      </w:r>
    </w:p>
    <w:p w14:paraId="6FEC6C23" w14:textId="77777777" w:rsidR="0073206A" w:rsidRPr="007B3A76" w:rsidRDefault="0073206A" w:rsidP="0073206A">
      <w:pPr>
        <w:pStyle w:val="PargrafodaLista"/>
        <w:numPr>
          <w:ilvl w:val="0"/>
          <w:numId w:val="10"/>
        </w:numPr>
      </w:pPr>
      <w:r w:rsidRPr="007B3A76">
        <w:t>Gerir competições da aplicação</w:t>
      </w:r>
    </w:p>
    <w:p w14:paraId="5BFD6928" w14:textId="77777777" w:rsidR="0073206A" w:rsidRPr="007B3A76" w:rsidRDefault="0073206A" w:rsidP="0073206A">
      <w:pPr>
        <w:pStyle w:val="PargrafodaLista"/>
        <w:numPr>
          <w:ilvl w:val="1"/>
          <w:numId w:val="10"/>
        </w:numPr>
      </w:pPr>
      <w:r w:rsidRPr="007B3A76">
        <w:t>Criar, editar, eliminar e consultar dados das competições;</w:t>
      </w:r>
    </w:p>
    <w:p w14:paraId="23B819D8" w14:textId="77777777" w:rsidR="0073206A" w:rsidRPr="007B3A76" w:rsidRDefault="0073206A" w:rsidP="0073206A">
      <w:pPr>
        <w:pStyle w:val="PargrafodaLista"/>
        <w:numPr>
          <w:ilvl w:val="0"/>
          <w:numId w:val="10"/>
        </w:numPr>
      </w:pPr>
      <w:r w:rsidRPr="007B3A76">
        <w:t>Gerir Desafios</w:t>
      </w:r>
    </w:p>
    <w:p w14:paraId="68C4460A" w14:textId="77777777" w:rsidR="0073206A" w:rsidRPr="007B3A76" w:rsidRDefault="0073206A" w:rsidP="0073206A">
      <w:pPr>
        <w:pStyle w:val="PargrafodaLista"/>
        <w:numPr>
          <w:ilvl w:val="1"/>
          <w:numId w:val="10"/>
        </w:numPr>
      </w:pPr>
      <w:r w:rsidRPr="007B3A76">
        <w:t>Criar, eliminar e consultar dados dos desafios;</w:t>
      </w:r>
    </w:p>
    <w:p w14:paraId="4CBFCDEA" w14:textId="77777777" w:rsidR="0073206A" w:rsidRPr="007B3A76" w:rsidRDefault="0073206A" w:rsidP="0073206A">
      <w:pPr>
        <w:pStyle w:val="PargrafodaLista"/>
        <w:numPr>
          <w:ilvl w:val="0"/>
          <w:numId w:val="10"/>
        </w:numPr>
      </w:pPr>
      <w:r w:rsidRPr="007B3A76">
        <w:t>Gerir Classificações (dos desafios)</w:t>
      </w:r>
    </w:p>
    <w:p w14:paraId="754B7381" w14:textId="77777777" w:rsidR="0073206A" w:rsidRPr="007B3A76" w:rsidRDefault="0073206A" w:rsidP="0073206A">
      <w:pPr>
        <w:pStyle w:val="PargrafodaLista"/>
        <w:numPr>
          <w:ilvl w:val="1"/>
          <w:numId w:val="10"/>
        </w:numPr>
      </w:pPr>
      <w:r w:rsidRPr="007B3A76">
        <w:t>Criar, eliminar e consultar classificações</w:t>
      </w:r>
    </w:p>
    <w:p w14:paraId="6A9B1279" w14:textId="77777777" w:rsidR="0073206A" w:rsidRPr="007B3A76" w:rsidRDefault="0073206A" w:rsidP="0073206A">
      <w:pPr>
        <w:pStyle w:val="PargrafodaLista"/>
        <w:numPr>
          <w:ilvl w:val="0"/>
          <w:numId w:val="10"/>
        </w:numPr>
      </w:pPr>
      <w:r w:rsidRPr="007B3A76">
        <w:t>Gerir Sugestões de Desafios</w:t>
      </w:r>
    </w:p>
    <w:p w14:paraId="5A209A7A" w14:textId="521023CA" w:rsidR="0073206A" w:rsidRPr="007B3A76" w:rsidRDefault="007B3BB0" w:rsidP="0073206A">
      <w:pPr>
        <w:pStyle w:val="PargrafodaLista"/>
        <w:numPr>
          <w:ilvl w:val="1"/>
          <w:numId w:val="10"/>
        </w:numPr>
      </w:pPr>
      <w:r w:rsidRPr="007B3A76">
        <w:t>Consultar, aceitar</w:t>
      </w:r>
      <w:r w:rsidR="0073206A" w:rsidRPr="007B3A76">
        <w:t>, rej</w:t>
      </w:r>
      <w:r w:rsidRPr="007B3A76">
        <w:t xml:space="preserve">eitar </w:t>
      </w:r>
      <w:del w:id="1526" w:author="Rui Paredes" w:date="2018-09-15T20:53:00Z">
        <w:r w:rsidRPr="007B3A76" w:rsidDel="00FB1658">
          <w:delText>sugestão</w:delText>
        </w:r>
      </w:del>
      <w:ins w:id="1527" w:author="Rui Paredes" w:date="2018-09-15T20:53:00Z">
        <w:r w:rsidR="00FB1658" w:rsidRPr="007B3A76">
          <w:t>sugest</w:t>
        </w:r>
        <w:r w:rsidR="00FB1658">
          <w:t>ões</w:t>
        </w:r>
      </w:ins>
      <w:r w:rsidRPr="007B3A76">
        <w:t>.</w:t>
      </w:r>
    </w:p>
    <w:p w14:paraId="2FD31117" w14:textId="77777777" w:rsidR="007B3BB0" w:rsidRPr="007B3A76" w:rsidRDefault="007B3BB0" w:rsidP="007B3BB0">
      <w:pPr>
        <w:pStyle w:val="PargrafodaLista"/>
        <w:numPr>
          <w:ilvl w:val="0"/>
          <w:numId w:val="10"/>
        </w:numPr>
      </w:pPr>
      <w:r w:rsidRPr="007B3A76">
        <w:t>Participar, consultar torneios</w:t>
      </w:r>
    </w:p>
    <w:p w14:paraId="4F435FDE" w14:textId="4FE3DF8C" w:rsidR="007B3BB0" w:rsidRPr="007B3A76" w:rsidRDefault="007B3BB0" w:rsidP="007B3BB0">
      <w:pPr>
        <w:pStyle w:val="PargrafodaLista"/>
        <w:numPr>
          <w:ilvl w:val="0"/>
          <w:numId w:val="10"/>
        </w:numPr>
      </w:pPr>
      <w:r w:rsidRPr="007B3A76">
        <w:t xml:space="preserve">Consultar </w:t>
      </w:r>
      <w:del w:id="1528" w:author="Rui Paredes" w:date="2018-09-15T20:53:00Z">
        <w:r w:rsidRPr="007B3A76" w:rsidDel="00FB1658">
          <w:delText xml:space="preserve">classificação </w:delText>
        </w:r>
      </w:del>
      <w:ins w:id="1529" w:author="Rui Paredes" w:date="2018-09-15T20:53:00Z">
        <w:r w:rsidR="00FB1658" w:rsidRPr="007B3A76">
          <w:t>classificaç</w:t>
        </w:r>
        <w:r w:rsidR="00FB1658">
          <w:t>ões</w:t>
        </w:r>
        <w:r w:rsidR="00FB1658" w:rsidRPr="007B3A76">
          <w:t xml:space="preserve"> </w:t>
        </w:r>
      </w:ins>
      <w:r w:rsidRPr="007B3A76">
        <w:t>d</w:t>
      </w:r>
      <w:ins w:id="1530" w:author="Rui Paredes" w:date="2018-09-15T20:53:00Z">
        <w:r w:rsidR="00FB1658">
          <w:t>as competições</w:t>
        </w:r>
      </w:ins>
      <w:del w:id="1531" w:author="Rui Paredes" w:date="2018-09-15T20:53:00Z">
        <w:r w:rsidRPr="007B3A76" w:rsidDel="00FB1658">
          <w:delText>o torneio</w:delText>
        </w:r>
      </w:del>
    </w:p>
    <w:p w14:paraId="66C1B08C" w14:textId="77777777" w:rsidR="007B3BB0" w:rsidRPr="007B3A76" w:rsidRDefault="007B3BB0" w:rsidP="007B3BB0">
      <w:pPr>
        <w:pStyle w:val="PargrafodaLista"/>
        <w:numPr>
          <w:ilvl w:val="0"/>
          <w:numId w:val="10"/>
        </w:numPr>
      </w:pPr>
      <w:r w:rsidRPr="007B3A76">
        <w:t>Consultar desafios</w:t>
      </w:r>
    </w:p>
    <w:p w14:paraId="2F9ED017" w14:textId="77777777" w:rsidR="007B3BB0" w:rsidRPr="007B3A76" w:rsidRDefault="007B3BB0" w:rsidP="007B3BB0">
      <w:pPr>
        <w:pStyle w:val="PargrafodaLista"/>
        <w:numPr>
          <w:ilvl w:val="0"/>
          <w:numId w:val="10"/>
        </w:numPr>
      </w:pPr>
      <w:r w:rsidRPr="007B3A76">
        <w:t>Submeter solução para desafio</w:t>
      </w:r>
    </w:p>
    <w:p w14:paraId="7AA1C50A" w14:textId="02D180C0" w:rsidR="007B3BB0" w:rsidRPr="007B3A76" w:rsidRDefault="007B3BB0" w:rsidP="007B3BB0">
      <w:pPr>
        <w:pStyle w:val="PargrafodaLista"/>
        <w:numPr>
          <w:ilvl w:val="0"/>
          <w:numId w:val="10"/>
        </w:numPr>
      </w:pPr>
      <w:r w:rsidRPr="007B3A76">
        <w:t xml:space="preserve">Submeter </w:t>
      </w:r>
      <w:del w:id="1532" w:author="Rui Paredes" w:date="2018-09-15T20:53:00Z">
        <w:r w:rsidRPr="007B3A76" w:rsidDel="00FB1658">
          <w:delText xml:space="preserve">sugestão </w:delText>
        </w:r>
      </w:del>
      <w:ins w:id="1533" w:author="Rui Paredes" w:date="2018-09-15T20:53:00Z">
        <w:r w:rsidR="00FB1658" w:rsidRPr="007B3A76">
          <w:t>sugest</w:t>
        </w:r>
        <w:r w:rsidR="00FB1658">
          <w:t>ões</w:t>
        </w:r>
        <w:r w:rsidR="00FB1658" w:rsidRPr="007B3A76">
          <w:t xml:space="preserve"> </w:t>
        </w:r>
      </w:ins>
      <w:r w:rsidRPr="007B3A76">
        <w:t>de desafio</w:t>
      </w:r>
      <w:ins w:id="1534" w:author="Rui Paredes" w:date="2018-09-15T20:53:00Z">
        <w:r w:rsidR="00FB1658">
          <w:t>s</w:t>
        </w:r>
      </w:ins>
    </w:p>
    <w:p w14:paraId="2B1103CD" w14:textId="77777777" w:rsidR="008133B0" w:rsidRPr="007B3A76" w:rsidRDefault="008133B0" w:rsidP="008133B0">
      <w:pPr>
        <w:pStyle w:val="Cabealho2"/>
      </w:pPr>
      <w:bookmarkStart w:id="1535" w:name="_Toc524814404"/>
      <w:r w:rsidRPr="007B3A76">
        <w:lastRenderedPageBreak/>
        <w:t>Atores e respetivos casos de uso</w:t>
      </w:r>
      <w:bookmarkEnd w:id="1535"/>
    </w:p>
    <w:p w14:paraId="46CB89FE" w14:textId="77777777" w:rsidR="008133B0" w:rsidRPr="007B3A76" w:rsidRDefault="00F923C6">
      <w:pPr>
        <w:ind w:firstLine="360"/>
        <w:pPrChange w:id="1536" w:author="Rui Paredes" w:date="2018-09-15T20:54:00Z">
          <w:pPr/>
        </w:pPrChange>
      </w:pPr>
      <w:r w:rsidRPr="007B3A76">
        <w:t>Tendo em conta que a aplicação foi pensada em ser desenvolvida para um meio escolar, ao fazer a análise aos possíveis atores da mesma surgiram os seguintes elementos:</w:t>
      </w:r>
    </w:p>
    <w:p w14:paraId="0979A9CC" w14:textId="77777777" w:rsidR="008133B0" w:rsidRPr="007B3A76" w:rsidRDefault="008133B0" w:rsidP="008133B0">
      <w:pPr>
        <w:pStyle w:val="PargrafodaLista"/>
        <w:numPr>
          <w:ilvl w:val="0"/>
          <w:numId w:val="7"/>
        </w:numPr>
      </w:pPr>
      <w:r w:rsidRPr="007B3A76">
        <w:rPr>
          <w:b/>
        </w:rPr>
        <w:t xml:space="preserve">Gestor da Plataforma – </w:t>
      </w:r>
      <w:r w:rsidRPr="007B3A76">
        <w:t>Pessoa</w:t>
      </w:r>
      <w:del w:id="1537" w:author="Microsoft Office User" w:date="2018-09-14T17:54:00Z">
        <w:r w:rsidRPr="007B3A76" w:rsidDel="008D0FAA">
          <w:delText>(as)</w:delText>
        </w:r>
      </w:del>
      <w:r w:rsidRPr="007B3A76">
        <w:t xml:space="preserve"> responsável por gerir a plataforma.</w:t>
      </w:r>
    </w:p>
    <w:p w14:paraId="1B73A664" w14:textId="7204E99C" w:rsidR="008133B0" w:rsidRPr="007B3A76" w:rsidRDefault="00DB3B5B" w:rsidP="008133B0">
      <w:pPr>
        <w:pStyle w:val="PargrafodaLista"/>
        <w:numPr>
          <w:ilvl w:val="0"/>
          <w:numId w:val="7"/>
        </w:numPr>
      </w:pPr>
      <w:r w:rsidRPr="007B3A76">
        <w:rPr>
          <w:b/>
        </w:rPr>
        <w:t>Aluno</w:t>
      </w:r>
      <w:r w:rsidR="008133B0" w:rsidRPr="007B3A76">
        <w:rPr>
          <w:b/>
        </w:rPr>
        <w:t xml:space="preserve"> –</w:t>
      </w:r>
      <w:r w:rsidR="008133B0" w:rsidRPr="007B3A76">
        <w:t xml:space="preserve"> Utilizador</w:t>
      </w:r>
      <w:del w:id="1538" w:author="Microsoft Office User" w:date="2018-09-14T17:54:00Z">
        <w:r w:rsidR="008133B0" w:rsidRPr="007B3A76" w:rsidDel="008D0FAA">
          <w:delText>es</w:delText>
        </w:r>
      </w:del>
      <w:r w:rsidR="008133B0" w:rsidRPr="007B3A76">
        <w:t xml:space="preserve"> que </w:t>
      </w:r>
      <w:r w:rsidR="000074CA" w:rsidRPr="007B3A76">
        <w:t>pode</w:t>
      </w:r>
      <w:del w:id="1539" w:author="Microsoft Office User" w:date="2018-09-14T17:54:00Z">
        <w:r w:rsidR="000074CA" w:rsidRPr="007B3A76" w:rsidDel="008D0FAA">
          <w:delText>m</w:delText>
        </w:r>
      </w:del>
      <w:r w:rsidR="000074CA" w:rsidRPr="007B3A76">
        <w:t xml:space="preserve"> participar </w:t>
      </w:r>
      <w:r w:rsidR="008133B0" w:rsidRPr="007B3A76">
        <w:t>nas várias componentes que a plataforma disponibiliza</w:t>
      </w:r>
      <w:r w:rsidR="00F923C6" w:rsidRPr="007B3A76">
        <w:t xml:space="preserve"> e às quais está autorizado</w:t>
      </w:r>
      <w:r w:rsidR="000074CA" w:rsidRPr="007B3A76">
        <w:t xml:space="preserve">, </w:t>
      </w:r>
      <w:r w:rsidR="00F923C6" w:rsidRPr="007B3A76">
        <w:t>desde participar nas c</w:t>
      </w:r>
      <w:r w:rsidR="00D236CF" w:rsidRPr="007B3A76">
        <w:t>ompetições, realizar desafio</w:t>
      </w:r>
      <w:ins w:id="1540" w:author="Microsoft Office User" w:date="2018-09-14T17:54:00Z">
        <w:r w:rsidR="008D0FAA">
          <w:t>s</w:t>
        </w:r>
      </w:ins>
      <w:r w:rsidR="00D236CF" w:rsidRPr="008D0FAA">
        <w:t xml:space="preserve"> e </w:t>
      </w:r>
      <w:r w:rsidR="00F923C6" w:rsidRPr="007B3A76">
        <w:t>sugerir novos desafios</w:t>
      </w:r>
      <w:r w:rsidR="008133B0" w:rsidRPr="007B3A76">
        <w:t>.</w:t>
      </w:r>
    </w:p>
    <w:p w14:paraId="3EC31568" w14:textId="469FA7C4" w:rsidR="008133B0" w:rsidRPr="007B3A76" w:rsidRDefault="008133B0">
      <w:pPr>
        <w:ind w:firstLine="360"/>
        <w:pPrChange w:id="1541" w:author="Rui Paredes" w:date="2018-09-15T20:54:00Z">
          <w:pPr/>
        </w:pPrChange>
      </w:pPr>
      <w:r w:rsidRPr="007B3A76">
        <w:t>De forma a que a plataforma funcione corretamente, existem funcionalidades que são específicas para o gestor da plataforma</w:t>
      </w:r>
      <w:r w:rsidR="000074CA" w:rsidRPr="007B3A76">
        <w:t xml:space="preserve">, sendo </w:t>
      </w:r>
      <w:r w:rsidR="00F923C6" w:rsidRPr="007B3A76">
        <w:t>todas as outras</w:t>
      </w:r>
      <w:r w:rsidR="008B45D6" w:rsidRPr="007B3A76">
        <w:t xml:space="preserve"> comuns</w:t>
      </w:r>
      <w:r w:rsidRPr="007B3A76">
        <w:t xml:space="preserve"> para alunos</w:t>
      </w:r>
      <w:r w:rsidR="008B45D6" w:rsidRPr="007B3A76">
        <w:t xml:space="preserve"> e gestor</w:t>
      </w:r>
      <w:r w:rsidRPr="007B3A76">
        <w:t>, sendo estas apresentadas na</w:t>
      </w:r>
      <w:r w:rsidR="005204A7" w:rsidRPr="007B3A76">
        <w:t xml:space="preserve"> </w:t>
      </w:r>
      <w:r w:rsidR="005204A7" w:rsidRPr="00373568">
        <w:fldChar w:fldCharType="begin"/>
      </w:r>
      <w:r w:rsidR="005204A7" w:rsidRPr="007B3A76">
        <w:instrText xml:space="preserve"> REF _Ref517687416 \h </w:instrText>
      </w:r>
      <w:r w:rsidR="005204A7" w:rsidRPr="00373568">
        <w:rPr>
          <w:rPrChange w:id="1542" w:author="Microsoft Office User" w:date="2018-09-14T15:51:00Z">
            <w:rPr/>
          </w:rPrChange>
        </w:rPr>
        <w:fldChar w:fldCharType="separate"/>
      </w:r>
      <w:ins w:id="1543" w:author="Rui Paredes" w:date="2018-09-15T22:37:00Z">
        <w:r w:rsidR="00943741" w:rsidRPr="003D741E">
          <w:t xml:space="preserve">Tabela </w:t>
        </w:r>
        <w:r w:rsidR="00943741">
          <w:rPr>
            <w:noProof/>
          </w:rPr>
          <w:t>2</w:t>
        </w:r>
      </w:ins>
      <w:del w:id="1544" w:author="Rui Paredes" w:date="2018-09-15T18:23:00Z">
        <w:r w:rsidR="009574D0" w:rsidRPr="00373568" w:rsidDel="000B0251">
          <w:delText xml:space="preserve">Tabela </w:delText>
        </w:r>
        <w:r w:rsidR="009574D0" w:rsidRPr="007B3A76" w:rsidDel="000B0251">
          <w:rPr>
            <w:rPrChange w:id="1545" w:author="Microsoft Office User" w:date="2018-09-14T15:51:00Z">
              <w:rPr>
                <w:noProof/>
              </w:rPr>
            </w:rPrChange>
          </w:rPr>
          <w:delText>2</w:delText>
        </w:r>
      </w:del>
      <w:r w:rsidR="005204A7" w:rsidRPr="00373568">
        <w:fldChar w:fldCharType="end"/>
      </w:r>
      <w:r w:rsidRPr="007B3A76">
        <w:t>.</w:t>
      </w:r>
    </w:p>
    <w:p w14:paraId="5D1910C5" w14:textId="77777777" w:rsidR="008133B0" w:rsidRPr="00373568" w:rsidRDefault="008133B0" w:rsidP="008133B0"/>
    <w:p w14:paraId="25A5352D" w14:textId="093528A9" w:rsidR="005204A7" w:rsidRPr="007B3A76" w:rsidRDefault="005204A7" w:rsidP="005204A7">
      <w:pPr>
        <w:pStyle w:val="Legenda"/>
        <w:keepNext/>
      </w:pPr>
      <w:bookmarkStart w:id="1546" w:name="_Ref517687416"/>
      <w:bookmarkStart w:id="1547" w:name="_Toc524814473"/>
      <w:r w:rsidRPr="003D741E">
        <w:t xml:space="preserve">Tabela </w:t>
      </w:r>
      <w:r w:rsidRPr="00373568">
        <w:fldChar w:fldCharType="begin"/>
      </w:r>
      <w:r w:rsidRPr="007B3A76">
        <w:instrText xml:space="preserve"> SEQ Tabela \* ARABIC </w:instrText>
      </w:r>
      <w:r w:rsidRPr="00373568">
        <w:rPr>
          <w:rPrChange w:id="1548" w:author="Microsoft Office User" w:date="2018-09-14T15:51:00Z">
            <w:rPr/>
          </w:rPrChange>
        </w:rPr>
        <w:fldChar w:fldCharType="separate"/>
      </w:r>
      <w:ins w:id="1549" w:author="Rui Paredes" w:date="2018-09-15T22:37:00Z">
        <w:r w:rsidR="00943741">
          <w:rPr>
            <w:noProof/>
          </w:rPr>
          <w:t>2</w:t>
        </w:r>
      </w:ins>
      <w:del w:id="1550" w:author="Rui Paredes" w:date="2018-09-15T18:23:00Z">
        <w:r w:rsidR="009574D0" w:rsidRPr="007B3A76" w:rsidDel="000B0251">
          <w:rPr>
            <w:noProof/>
          </w:rPr>
          <w:delText>2</w:delText>
        </w:r>
      </w:del>
      <w:r w:rsidRPr="00373568">
        <w:fldChar w:fldCharType="end"/>
      </w:r>
      <w:bookmarkEnd w:id="1546"/>
      <w:r w:rsidRPr="007B3A76">
        <w:t>- Atores e respetivos casos de uso</w:t>
      </w:r>
      <w:bookmarkEnd w:id="1547"/>
    </w:p>
    <w:tbl>
      <w:tblPr>
        <w:tblStyle w:val="TabelacomGrelha"/>
        <w:tblW w:w="0" w:type="auto"/>
        <w:tblLook w:val="04A0" w:firstRow="1" w:lastRow="0" w:firstColumn="1" w:lastColumn="0" w:noHBand="0" w:noVBand="1"/>
      </w:tblPr>
      <w:tblGrid>
        <w:gridCol w:w="2245"/>
        <w:gridCol w:w="7163"/>
      </w:tblGrid>
      <w:tr w:rsidR="008133B0" w:rsidRPr="007B3A76" w14:paraId="101C883F" w14:textId="77777777" w:rsidTr="005204A7">
        <w:tc>
          <w:tcPr>
            <w:tcW w:w="2245" w:type="dxa"/>
            <w:vAlign w:val="center"/>
          </w:tcPr>
          <w:p w14:paraId="4DF5D07F" w14:textId="77777777" w:rsidR="008133B0" w:rsidRPr="00373568" w:rsidRDefault="008133B0" w:rsidP="005204A7">
            <w:pPr>
              <w:jc w:val="center"/>
              <w:rPr>
                <w:b/>
              </w:rPr>
            </w:pPr>
            <w:r w:rsidRPr="00373568">
              <w:rPr>
                <w:b/>
              </w:rPr>
              <w:t>Atores</w:t>
            </w:r>
          </w:p>
        </w:tc>
        <w:tc>
          <w:tcPr>
            <w:tcW w:w="7163" w:type="dxa"/>
          </w:tcPr>
          <w:p w14:paraId="6A4C671C" w14:textId="77777777" w:rsidR="008133B0" w:rsidRPr="003D741E" w:rsidRDefault="00DB3B5B" w:rsidP="00DB3B5B">
            <w:pPr>
              <w:jc w:val="center"/>
              <w:rPr>
                <w:b/>
              </w:rPr>
            </w:pPr>
            <w:r w:rsidRPr="003D741E">
              <w:rPr>
                <w:b/>
              </w:rPr>
              <w:t>Casos de Uso</w:t>
            </w:r>
          </w:p>
        </w:tc>
      </w:tr>
      <w:tr w:rsidR="008133B0" w:rsidRPr="007B3A76" w14:paraId="682DDA5E" w14:textId="77777777" w:rsidTr="005204A7">
        <w:tc>
          <w:tcPr>
            <w:tcW w:w="2245" w:type="dxa"/>
            <w:vAlign w:val="center"/>
          </w:tcPr>
          <w:p w14:paraId="31A3A205" w14:textId="77777777" w:rsidR="008133B0" w:rsidRPr="007B3A76" w:rsidRDefault="00DB3B5B" w:rsidP="005204A7">
            <w:pPr>
              <w:jc w:val="center"/>
            </w:pPr>
            <w:r w:rsidRPr="007B3A76">
              <w:t>Gestor da Plataforma</w:t>
            </w:r>
          </w:p>
        </w:tc>
        <w:tc>
          <w:tcPr>
            <w:tcW w:w="7163" w:type="dxa"/>
          </w:tcPr>
          <w:p w14:paraId="6D8B5814" w14:textId="77777777" w:rsidR="008133B0" w:rsidRPr="007B3A76" w:rsidRDefault="00DB3B5B" w:rsidP="00DB3B5B">
            <w:pPr>
              <w:pStyle w:val="PargrafodaLista"/>
              <w:numPr>
                <w:ilvl w:val="0"/>
                <w:numId w:val="8"/>
              </w:numPr>
            </w:pPr>
            <w:r w:rsidRPr="007B3A76">
              <w:t xml:space="preserve">Criar, </w:t>
            </w:r>
            <w:r w:rsidR="00F923C6" w:rsidRPr="007B3A76">
              <w:t xml:space="preserve">Consultar, </w:t>
            </w:r>
            <w:r w:rsidRPr="007B3A76">
              <w:t>Editar, Eliminar Competiç</w:t>
            </w:r>
            <w:r w:rsidR="00F923C6" w:rsidRPr="007B3A76">
              <w:t>ões</w:t>
            </w:r>
          </w:p>
          <w:p w14:paraId="15BEF54C" w14:textId="77777777" w:rsidR="00DB3B5B" w:rsidRPr="007B3A76" w:rsidRDefault="00DB3B5B" w:rsidP="00DB3B5B">
            <w:pPr>
              <w:pStyle w:val="PargrafodaLista"/>
              <w:numPr>
                <w:ilvl w:val="0"/>
                <w:numId w:val="8"/>
              </w:numPr>
            </w:pPr>
            <w:r w:rsidRPr="007B3A76">
              <w:t xml:space="preserve">Criar, </w:t>
            </w:r>
            <w:r w:rsidR="00F923C6" w:rsidRPr="007B3A76">
              <w:t xml:space="preserve">Consultar, </w:t>
            </w:r>
            <w:r w:rsidRPr="007B3A76">
              <w:t>Eliminar Desafio</w:t>
            </w:r>
            <w:r w:rsidR="00F923C6" w:rsidRPr="007B3A76">
              <w:t>s</w:t>
            </w:r>
          </w:p>
          <w:p w14:paraId="59D52C2A" w14:textId="77777777" w:rsidR="00DB3B5B" w:rsidRPr="007B3A76" w:rsidRDefault="00F923C6" w:rsidP="00DB3B5B">
            <w:pPr>
              <w:pStyle w:val="PargrafodaLista"/>
              <w:numPr>
                <w:ilvl w:val="0"/>
                <w:numId w:val="8"/>
              </w:numPr>
            </w:pPr>
            <w:r w:rsidRPr="007B3A76">
              <w:t>Ver Sugestões</w:t>
            </w:r>
          </w:p>
          <w:p w14:paraId="620C3301" w14:textId="77777777" w:rsidR="00DB3B5B" w:rsidRPr="007B3A76" w:rsidRDefault="00DB3B5B" w:rsidP="00DB3B5B">
            <w:pPr>
              <w:pStyle w:val="PargrafodaLista"/>
              <w:numPr>
                <w:ilvl w:val="0"/>
                <w:numId w:val="8"/>
              </w:numPr>
            </w:pPr>
            <w:r w:rsidRPr="007B3A76">
              <w:t>Aceitar Sugest</w:t>
            </w:r>
            <w:r w:rsidR="00F923C6" w:rsidRPr="007B3A76">
              <w:t>ões</w:t>
            </w:r>
          </w:p>
          <w:p w14:paraId="090D8ED9" w14:textId="77777777" w:rsidR="00DB3B5B" w:rsidRPr="007B3A76" w:rsidRDefault="00DB3B5B" w:rsidP="00DB3B5B">
            <w:pPr>
              <w:pStyle w:val="PargrafodaLista"/>
              <w:numPr>
                <w:ilvl w:val="0"/>
                <w:numId w:val="8"/>
              </w:numPr>
            </w:pPr>
            <w:r w:rsidRPr="007B3A76">
              <w:t>Rejeitar Sugest</w:t>
            </w:r>
            <w:r w:rsidR="00F923C6" w:rsidRPr="007B3A76">
              <w:t>ões</w:t>
            </w:r>
          </w:p>
        </w:tc>
      </w:tr>
      <w:tr w:rsidR="008133B0" w:rsidRPr="007B3A76" w14:paraId="0BB83B82" w14:textId="77777777" w:rsidTr="005204A7">
        <w:tc>
          <w:tcPr>
            <w:tcW w:w="2245" w:type="dxa"/>
            <w:vAlign w:val="center"/>
          </w:tcPr>
          <w:p w14:paraId="421F498D" w14:textId="77777777" w:rsidR="008133B0" w:rsidRPr="007B3A76" w:rsidRDefault="00DB3B5B" w:rsidP="005204A7">
            <w:pPr>
              <w:jc w:val="center"/>
            </w:pPr>
            <w:r w:rsidRPr="007B3A76">
              <w:t>Aluno</w:t>
            </w:r>
          </w:p>
        </w:tc>
        <w:tc>
          <w:tcPr>
            <w:tcW w:w="7163" w:type="dxa"/>
          </w:tcPr>
          <w:p w14:paraId="4555744C" w14:textId="77777777" w:rsidR="00DB3B5B" w:rsidRPr="007B3A76" w:rsidRDefault="00F923C6" w:rsidP="00DB3B5B">
            <w:pPr>
              <w:pStyle w:val="PargrafodaLista"/>
              <w:numPr>
                <w:ilvl w:val="0"/>
                <w:numId w:val="9"/>
              </w:numPr>
            </w:pPr>
            <w:r w:rsidRPr="007B3A76">
              <w:t xml:space="preserve">Criar </w:t>
            </w:r>
            <w:r w:rsidR="00DB3B5B" w:rsidRPr="007B3A76">
              <w:t>Conta</w:t>
            </w:r>
          </w:p>
          <w:p w14:paraId="7A5B6BC9" w14:textId="77777777" w:rsidR="00DB3B5B" w:rsidRPr="007B3A76" w:rsidRDefault="00DB3B5B" w:rsidP="00DB3B5B">
            <w:pPr>
              <w:pStyle w:val="PargrafodaLista"/>
              <w:numPr>
                <w:ilvl w:val="0"/>
                <w:numId w:val="9"/>
              </w:numPr>
            </w:pPr>
            <w:r w:rsidRPr="007B3A76">
              <w:t>Ver</w:t>
            </w:r>
            <w:r w:rsidR="00CF1F46" w:rsidRPr="007B3A76">
              <w:t xml:space="preserve">, </w:t>
            </w:r>
            <w:r w:rsidR="00F923C6" w:rsidRPr="007B3A76">
              <w:t>Participar</w:t>
            </w:r>
            <w:r w:rsidRPr="007B3A76">
              <w:t xml:space="preserve"> Competiç</w:t>
            </w:r>
            <w:r w:rsidR="00F923C6" w:rsidRPr="007B3A76">
              <w:t>ões</w:t>
            </w:r>
          </w:p>
          <w:p w14:paraId="2042F89B" w14:textId="252DC9B5" w:rsidR="00CE658A" w:rsidRPr="00120608" w:rsidRDefault="00CE658A" w:rsidP="00CF1F46">
            <w:pPr>
              <w:pStyle w:val="PargrafodaLista"/>
              <w:numPr>
                <w:ilvl w:val="0"/>
                <w:numId w:val="9"/>
              </w:numPr>
            </w:pPr>
            <w:r w:rsidRPr="007B3A76">
              <w:t xml:space="preserve">Ver </w:t>
            </w:r>
            <w:del w:id="1551" w:author="Rui Paredes" w:date="2018-09-15T20:55:00Z">
              <w:r w:rsidR="009C0CDE" w:rsidRPr="00120608" w:rsidDel="00FB1658">
                <w:rPr>
                  <w:i/>
                  <w:rPrChange w:id="1552" w:author="Microsoft Office User" w:date="2018-09-14T17:54:00Z">
                    <w:rPr/>
                  </w:rPrChange>
                </w:rPr>
                <w:delText>Leader</w:delText>
              </w:r>
              <w:r w:rsidRPr="00120608" w:rsidDel="00FB1658">
                <w:rPr>
                  <w:i/>
                  <w:rPrChange w:id="1553" w:author="Microsoft Office User" w:date="2018-09-14T17:54:00Z">
                    <w:rPr/>
                  </w:rPrChange>
                </w:rPr>
                <w:delText>board</w:delText>
              </w:r>
            </w:del>
            <w:ins w:id="1554" w:author="Rui Paredes" w:date="2018-09-15T20:55:00Z">
              <w:r w:rsidR="00FB1658">
                <w:t>tabela de Classificações de uma competição</w:t>
              </w:r>
            </w:ins>
          </w:p>
          <w:p w14:paraId="44480C14" w14:textId="77777777" w:rsidR="00CE658A" w:rsidRPr="007B3A76" w:rsidRDefault="00CE658A" w:rsidP="00DB3B5B">
            <w:pPr>
              <w:pStyle w:val="PargrafodaLista"/>
              <w:numPr>
                <w:ilvl w:val="0"/>
                <w:numId w:val="9"/>
              </w:numPr>
            </w:pPr>
            <w:r w:rsidRPr="007B3A76">
              <w:t>Ver, Realizar Desafio</w:t>
            </w:r>
          </w:p>
          <w:p w14:paraId="1B0436D5" w14:textId="56AC4591" w:rsidR="00CE658A" w:rsidRPr="007B3A76" w:rsidRDefault="00F923C6" w:rsidP="00CE658A">
            <w:pPr>
              <w:pStyle w:val="PargrafodaLista"/>
              <w:numPr>
                <w:ilvl w:val="0"/>
                <w:numId w:val="9"/>
              </w:numPr>
            </w:pPr>
            <w:r w:rsidRPr="007B3A76">
              <w:t>Submeter</w:t>
            </w:r>
            <w:r w:rsidR="00CE658A" w:rsidRPr="007B3A76">
              <w:t xml:space="preserve"> Sugest</w:t>
            </w:r>
            <w:r w:rsidRPr="007B3A76">
              <w:t>ões</w:t>
            </w:r>
            <w:ins w:id="1555" w:author="Rui Paredes" w:date="2018-09-15T20:55:00Z">
              <w:r w:rsidR="00EB462E">
                <w:t xml:space="preserve"> de desafios</w:t>
              </w:r>
            </w:ins>
          </w:p>
        </w:tc>
      </w:tr>
    </w:tbl>
    <w:p w14:paraId="35CFB18F" w14:textId="77777777" w:rsidR="00F923C6" w:rsidRPr="007B3A76" w:rsidRDefault="00F923C6" w:rsidP="008133B0"/>
    <w:p w14:paraId="7BDB91CA" w14:textId="77777777" w:rsidR="008133B0" w:rsidRPr="007B3A76" w:rsidRDefault="00F923C6" w:rsidP="00F923C6">
      <w:pPr>
        <w:pStyle w:val="Corpodetexto"/>
      </w:pPr>
      <w:r w:rsidRPr="007B3A76">
        <w:br w:type="page"/>
      </w:r>
    </w:p>
    <w:p w14:paraId="3174E03B" w14:textId="77777777" w:rsidR="00E1679B" w:rsidRPr="007B3A76" w:rsidRDefault="00971ABF" w:rsidP="00971ABF">
      <w:pPr>
        <w:pStyle w:val="Cabealho2"/>
      </w:pPr>
      <w:bookmarkStart w:id="1556" w:name="_Toc524814405"/>
      <w:r w:rsidRPr="007B3A76">
        <w:lastRenderedPageBreak/>
        <w:t xml:space="preserve">Diagrama </w:t>
      </w:r>
      <w:r w:rsidR="008E770A" w:rsidRPr="007B3A76">
        <w:t>de casos de uso</w:t>
      </w:r>
      <w:bookmarkEnd w:id="1556"/>
    </w:p>
    <w:p w14:paraId="6BCAF5FF" w14:textId="3193B07E" w:rsidR="000074CA" w:rsidDel="00EB462E" w:rsidRDefault="000074CA">
      <w:pPr>
        <w:ind w:firstLine="576"/>
        <w:rPr>
          <w:del w:id="1557" w:author="Rui Paredes" w:date="2018-09-15T21:00:00Z"/>
        </w:rPr>
        <w:pPrChange w:id="1558" w:author="Rui Paredes" w:date="2018-09-15T21:00:00Z">
          <w:pPr/>
        </w:pPrChange>
      </w:pPr>
      <w:r w:rsidRPr="007B3A76">
        <w:t>Seguidamente</w:t>
      </w:r>
      <w:ins w:id="1559" w:author="Microsoft Office User" w:date="2018-09-14T17:56:00Z">
        <w:r w:rsidR="00120608">
          <w:t xml:space="preserve">, </w:t>
        </w:r>
        <w:commentRangeStart w:id="1560"/>
        <w:r w:rsidR="00120608">
          <w:t>na</w:t>
        </w:r>
        <w:commentRangeEnd w:id="1560"/>
        <w:r w:rsidR="00120608">
          <w:rPr>
            <w:rStyle w:val="Refdecomentrio"/>
          </w:rPr>
          <w:commentReference w:id="1560"/>
        </w:r>
        <w:r w:rsidR="00120608">
          <w:t xml:space="preserve"> </w:t>
        </w:r>
      </w:ins>
      <w:ins w:id="1561" w:author="Rui Paredes" w:date="2018-09-15T22:33:00Z">
        <w:r w:rsidR="00277CA4">
          <w:fldChar w:fldCharType="begin"/>
        </w:r>
        <w:r w:rsidR="00277CA4">
          <w:instrText xml:space="preserve"> REF _Ref524814142 \h </w:instrText>
        </w:r>
      </w:ins>
      <w:r w:rsidR="00277CA4">
        <w:fldChar w:fldCharType="separate"/>
      </w:r>
      <w:ins w:id="1562" w:author="Rui Paredes" w:date="2018-09-15T21:00:00Z">
        <w:r w:rsidR="00943741" w:rsidRPr="00120608">
          <w:t xml:space="preserve">Figura </w:t>
        </w:r>
      </w:ins>
      <w:ins w:id="1563" w:author="Rui Paredes" w:date="2018-09-15T22:37:00Z">
        <w:r w:rsidR="00943741">
          <w:rPr>
            <w:noProof/>
          </w:rPr>
          <w:t>7</w:t>
        </w:r>
      </w:ins>
      <w:ins w:id="1564" w:author="Rui Paredes" w:date="2018-09-15T22:33:00Z">
        <w:r w:rsidR="00277CA4">
          <w:fldChar w:fldCharType="end"/>
        </w:r>
      </w:ins>
      <w:ins w:id="1565" w:author="Rui Paredes" w:date="2018-09-15T15:29:00Z">
        <w:r w:rsidR="00F05C9D">
          <w:fldChar w:fldCharType="begin"/>
        </w:r>
        <w:r w:rsidR="00F05C9D">
          <w:instrText xml:space="preserve"> REF _Ref524788680 \h </w:instrText>
        </w:r>
      </w:ins>
      <w:ins w:id="1566" w:author="Rui Paredes" w:date="2018-09-15T15:29:00Z">
        <w:r w:rsidR="00F05C9D">
          <w:fldChar w:fldCharType="end"/>
        </w:r>
      </w:ins>
      <w:ins w:id="1567" w:author="Microsoft Office User" w:date="2018-09-14T17:56:00Z">
        <w:r w:rsidR="00120608">
          <w:t>,</w:t>
        </w:r>
      </w:ins>
      <w:r w:rsidRPr="00120608">
        <w:t xml:space="preserve"> pode</w:t>
      </w:r>
      <w:del w:id="1568" w:author="Microsoft Office User" w:date="2018-09-14T17:55:00Z">
        <w:r w:rsidRPr="00120608" w:rsidDel="00120608">
          <w:delText xml:space="preserve"> </w:delText>
        </w:r>
      </w:del>
      <w:r w:rsidRPr="00120608">
        <w:t>-se observar o diagrama de casos de uso, onde se encontram representados os atores que interagem com a plataforma e os seus respetivos casos de uso generalizados. Todos os casos de uso que irão ser desenvolvidos no decorrer no projeto encontram</w:t>
      </w:r>
      <w:del w:id="1569" w:author="Microsoft Office User" w:date="2018-09-14T17:55:00Z">
        <w:r w:rsidRPr="00120608" w:rsidDel="00120608">
          <w:delText xml:space="preserve"> </w:delText>
        </w:r>
      </w:del>
      <w:r w:rsidRPr="00120608">
        <w:t>-se dentro da fronteira.</w:t>
      </w:r>
    </w:p>
    <w:p w14:paraId="181E1BA3" w14:textId="77777777" w:rsidR="00EB462E" w:rsidRPr="00120608" w:rsidRDefault="00EB462E">
      <w:pPr>
        <w:ind w:firstLine="576"/>
        <w:rPr>
          <w:ins w:id="1570" w:author="Rui Paredes" w:date="2018-09-15T21:00:00Z"/>
        </w:rPr>
        <w:pPrChange w:id="1571" w:author="Rui Paredes" w:date="2018-09-15T20:56:00Z">
          <w:pPr/>
        </w:pPrChange>
      </w:pPr>
    </w:p>
    <w:p w14:paraId="644C2B2D" w14:textId="77777777" w:rsidR="00E3710F" w:rsidRPr="00120608" w:rsidRDefault="00E3710F">
      <w:pPr>
        <w:ind w:firstLine="576"/>
        <w:pPrChange w:id="1572" w:author="Rui Paredes" w:date="2018-09-15T21:00:00Z">
          <w:pPr/>
        </w:pPrChange>
      </w:pPr>
    </w:p>
    <w:p w14:paraId="59213AC8" w14:textId="56C5CCF5" w:rsidR="00493EFA" w:rsidRPr="007B3A76" w:rsidDel="00EB462E" w:rsidRDefault="00493EFA" w:rsidP="00493EFA">
      <w:pPr>
        <w:pStyle w:val="Legenda"/>
        <w:keepNext/>
        <w:rPr>
          <w:moveFrom w:id="1573" w:author="Rui Paredes" w:date="2018-09-15T21:00:00Z"/>
        </w:rPr>
      </w:pPr>
      <w:bookmarkStart w:id="1574" w:name="_Ref524788680"/>
      <w:bookmarkStart w:id="1575" w:name="_Toc524679905"/>
      <w:moveFromRangeStart w:id="1576" w:author="Rui Paredes" w:date="2018-09-15T21:00:00Z" w:name="move524808560"/>
      <w:commentRangeStart w:id="1577"/>
      <w:moveFrom w:id="1578" w:author="Rui Paredes" w:date="2018-09-15T21:00:00Z">
        <w:r w:rsidRPr="00120608" w:rsidDel="00EB462E">
          <w:t xml:space="preserve">Figura </w:t>
        </w:r>
        <w:r w:rsidR="005836C7" w:rsidRPr="00373568" w:rsidDel="00EB462E">
          <w:rPr>
            <w:i w:val="0"/>
            <w:iCs w:val="0"/>
          </w:rPr>
          <w:fldChar w:fldCharType="begin"/>
        </w:r>
        <w:r w:rsidR="005836C7" w:rsidRPr="007B3A76" w:rsidDel="00EB462E">
          <w:instrText xml:space="preserve"> SEQ Figura \* ARABIC </w:instrText>
        </w:r>
        <w:r w:rsidR="005836C7" w:rsidRPr="00373568" w:rsidDel="00EB462E">
          <w:rPr>
            <w:i w:val="0"/>
            <w:iCs w:val="0"/>
            <w:rPrChange w:id="1579" w:author="Microsoft Office User" w:date="2018-09-14T15:51:00Z">
              <w:rPr>
                <w:i w:val="0"/>
                <w:iCs w:val="0"/>
              </w:rPr>
            </w:rPrChange>
          </w:rPr>
          <w:fldChar w:fldCharType="separate"/>
        </w:r>
        <w:r w:rsidR="009574D0" w:rsidRPr="007B3A76" w:rsidDel="000B0251">
          <w:rPr>
            <w:i w:val="0"/>
            <w:iCs w:val="0"/>
            <w:noProof/>
          </w:rPr>
          <w:t>7</w:t>
        </w:r>
        <w:r w:rsidR="005836C7" w:rsidRPr="00373568" w:rsidDel="00EB462E">
          <w:rPr>
            <w:i w:val="0"/>
            <w:iCs w:val="0"/>
          </w:rPr>
          <w:fldChar w:fldCharType="end"/>
        </w:r>
        <w:bookmarkEnd w:id="1574"/>
        <w:r w:rsidRPr="007B3A76" w:rsidDel="00EB462E">
          <w:t>- Diagrama de casos de uso</w:t>
        </w:r>
        <w:bookmarkEnd w:id="1575"/>
        <w:commentRangeEnd w:id="1577"/>
        <w:r w:rsidR="00120608" w:rsidDel="00EB462E">
          <w:rPr>
            <w:rStyle w:val="Refdecomentrio"/>
            <w:i w:val="0"/>
            <w:iCs w:val="0"/>
          </w:rPr>
          <w:commentReference w:id="1577"/>
        </w:r>
      </w:moveFrom>
    </w:p>
    <w:moveFromRangeEnd w:id="1576"/>
    <w:p w14:paraId="6AD8F7E6" w14:textId="77777777" w:rsidR="008E770A" w:rsidRPr="007B3A76" w:rsidDel="00EB462E" w:rsidRDefault="008E770A" w:rsidP="000074CA">
      <w:pPr>
        <w:jc w:val="center"/>
        <w:rPr>
          <w:del w:id="1580" w:author="Rui Paredes" w:date="2018-09-15T21:00:00Z"/>
        </w:rPr>
      </w:pPr>
      <w:r w:rsidRPr="007B3A76">
        <w:rPr>
          <w:noProof/>
          <w:rPrChange w:id="1581" w:author="Microsoft Office User" w:date="2018-09-14T15:51:00Z">
            <w:rPr>
              <w:noProof/>
            </w:rPr>
          </w:rPrChange>
        </w:rPr>
        <w:drawing>
          <wp:inline distT="0" distB="0" distL="0" distR="0" wp14:anchorId="2D7C51D1" wp14:editId="78A6BB3E">
            <wp:extent cx="4980654" cy="57933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s de Uso Projeto.jpg"/>
                    <pic:cNvPicPr/>
                  </pic:nvPicPr>
                  <pic:blipFill>
                    <a:blip r:embed="rId20">
                      <a:extLst>
                        <a:ext uri="{28A0092B-C50C-407E-A947-70E740481C1C}">
                          <a14:useLocalDpi xmlns:a14="http://schemas.microsoft.com/office/drawing/2010/main" val="0"/>
                        </a:ext>
                      </a:extLst>
                    </a:blip>
                    <a:stretch>
                      <a:fillRect/>
                    </a:stretch>
                  </pic:blipFill>
                  <pic:spPr>
                    <a:xfrm>
                      <a:off x="0" y="0"/>
                      <a:ext cx="4980654" cy="5793349"/>
                    </a:xfrm>
                    <a:prstGeom prst="rect">
                      <a:avLst/>
                    </a:prstGeom>
                  </pic:spPr>
                </pic:pic>
              </a:graphicData>
            </a:graphic>
          </wp:inline>
        </w:drawing>
      </w:r>
    </w:p>
    <w:p w14:paraId="20AB2C51" w14:textId="77777777" w:rsidR="00596ECC" w:rsidRPr="00373568" w:rsidRDefault="00596ECC">
      <w:pPr>
        <w:jc w:val="center"/>
        <w:rPr>
          <w:u w:val="single"/>
        </w:rPr>
        <w:pPrChange w:id="1582" w:author="Rui Paredes" w:date="2018-09-15T21:00:00Z">
          <w:pPr>
            <w:spacing w:line="240" w:lineRule="auto"/>
            <w:jc w:val="left"/>
          </w:pPr>
        </w:pPrChange>
      </w:pPr>
    </w:p>
    <w:p w14:paraId="7D54C484" w14:textId="72089E60" w:rsidR="00EB462E" w:rsidRPr="007B3A76" w:rsidRDefault="00EB462E" w:rsidP="00EB462E">
      <w:pPr>
        <w:pStyle w:val="Legenda"/>
        <w:keepNext/>
        <w:rPr>
          <w:moveTo w:id="1583" w:author="Rui Paredes" w:date="2018-09-15T21:00:00Z"/>
        </w:rPr>
      </w:pPr>
      <w:bookmarkStart w:id="1584" w:name="_Ref524814142"/>
      <w:bookmarkStart w:id="1585" w:name="_Toc524814450"/>
      <w:moveToRangeStart w:id="1586" w:author="Rui Paredes" w:date="2018-09-15T21:00:00Z" w:name="move524808560"/>
      <w:commentRangeStart w:id="1587"/>
      <w:moveTo w:id="1588" w:author="Rui Paredes" w:date="2018-09-15T21:00:00Z">
        <w:r w:rsidRPr="00120608">
          <w:t xml:space="preserve">Figura </w:t>
        </w:r>
        <w:r w:rsidRPr="00373568">
          <w:fldChar w:fldCharType="begin"/>
        </w:r>
        <w:r w:rsidRPr="007B3A76">
          <w:instrText xml:space="preserve"> SEQ Figura \* ARABIC </w:instrText>
        </w:r>
        <w:r w:rsidRPr="00373568">
          <w:fldChar w:fldCharType="separate"/>
        </w:r>
      </w:moveTo>
      <w:ins w:id="1589" w:author="Rui Paredes" w:date="2018-09-15T22:37:00Z">
        <w:r w:rsidR="00943741">
          <w:rPr>
            <w:noProof/>
          </w:rPr>
          <w:t>7</w:t>
        </w:r>
      </w:ins>
      <w:moveTo w:id="1590" w:author="Rui Paredes" w:date="2018-09-15T21:00:00Z">
        <w:r w:rsidRPr="00373568">
          <w:fldChar w:fldCharType="end"/>
        </w:r>
        <w:bookmarkEnd w:id="1584"/>
        <w:r w:rsidRPr="007B3A76">
          <w:t>- Diagrama de casos de uso</w:t>
        </w:r>
        <w:commentRangeEnd w:id="1587"/>
        <w:r>
          <w:rPr>
            <w:rStyle w:val="Refdecomentrio"/>
            <w:i w:val="0"/>
            <w:iCs w:val="0"/>
          </w:rPr>
          <w:commentReference w:id="1587"/>
        </w:r>
        <w:bookmarkEnd w:id="1585"/>
      </w:moveTo>
    </w:p>
    <w:moveToRangeEnd w:id="1586"/>
    <w:p w14:paraId="61CFD958" w14:textId="77777777" w:rsidR="00B95147" w:rsidRPr="007B3A76" w:rsidRDefault="00B95147">
      <w:pPr>
        <w:spacing w:line="240" w:lineRule="auto"/>
        <w:jc w:val="left"/>
        <w:rPr>
          <w:u w:val="single"/>
        </w:rPr>
        <w:sectPr w:rsidR="00B95147" w:rsidRPr="007B3A76" w:rsidSect="00B95147">
          <w:footerReference w:type="first" r:id="rId21"/>
          <w:type w:val="oddPage"/>
          <w:pgSz w:w="12240" w:h="15840" w:code="1"/>
          <w:pgMar w:top="1440" w:right="1411" w:bottom="1440" w:left="1411" w:header="432" w:footer="677" w:gutter="0"/>
          <w:pgNumType w:start="1"/>
          <w:cols w:space="720"/>
          <w:titlePg/>
          <w:docGrid w:linePitch="326"/>
        </w:sectPr>
      </w:pPr>
    </w:p>
    <w:p w14:paraId="7DD1EE77" w14:textId="77777777" w:rsidR="00E1679B" w:rsidRPr="007B3A76" w:rsidRDefault="00493EFA" w:rsidP="00493EFA">
      <w:pPr>
        <w:pStyle w:val="Cabealho2"/>
      </w:pPr>
      <w:bookmarkStart w:id="1591" w:name="_Toc524814406"/>
      <w:r w:rsidRPr="007B3A76">
        <w:lastRenderedPageBreak/>
        <w:t>Diagrama de Contexto</w:t>
      </w:r>
      <w:bookmarkEnd w:id="1591"/>
    </w:p>
    <w:p w14:paraId="79B641D7" w14:textId="77777777" w:rsidR="00493EFA" w:rsidRPr="007B3A76" w:rsidRDefault="00493EFA" w:rsidP="00493EFA"/>
    <w:p w14:paraId="6008C3A0" w14:textId="77777777" w:rsidR="00493EFA" w:rsidRPr="007B3A76" w:rsidRDefault="00894395">
      <w:pPr>
        <w:ind w:firstLine="576"/>
        <w:pPrChange w:id="1592" w:author="Rui Paredes" w:date="2018-09-15T21:01:00Z">
          <w:pPr/>
        </w:pPrChange>
      </w:pPr>
      <w:r w:rsidRPr="007B3A76">
        <w:t>O diagrama de contexto consiste num diagrama de fluxo de dados que representa os processos entre os atores e o sistema. Este diagrama é uma forma de representar o objeto em estudo, o projeto e a sua relação com o ambiente.</w:t>
      </w:r>
    </w:p>
    <w:p w14:paraId="01BCF71B" w14:textId="508CFEE7" w:rsidR="00EB462E" w:rsidRDefault="00894395" w:rsidP="006A6121">
      <w:pPr>
        <w:rPr>
          <w:ins w:id="1593" w:author="Rui Paredes" w:date="2018-09-15T21:00:00Z"/>
        </w:rPr>
      </w:pPr>
      <w:r w:rsidRPr="007B3A76">
        <w:t xml:space="preserve">Apresenta -se seguidamente, na </w:t>
      </w:r>
      <w:ins w:id="1594" w:author="Rui Paredes" w:date="2018-09-15T22:33:00Z">
        <w:r w:rsidR="001106AC">
          <w:fldChar w:fldCharType="begin"/>
        </w:r>
        <w:r w:rsidR="001106AC">
          <w:instrText xml:space="preserve"> REF _Ref524814157 \h </w:instrText>
        </w:r>
      </w:ins>
      <w:r w:rsidR="001106AC">
        <w:fldChar w:fldCharType="separate"/>
      </w:r>
      <w:ins w:id="1595" w:author="Rui Paredes" w:date="2018-09-15T21:00:00Z">
        <w:r w:rsidR="00943741" w:rsidRPr="003D741E">
          <w:t xml:space="preserve">Figura </w:t>
        </w:r>
      </w:ins>
      <w:ins w:id="1596" w:author="Rui Paredes" w:date="2018-09-15T22:37:00Z">
        <w:r w:rsidR="00943741">
          <w:rPr>
            <w:noProof/>
          </w:rPr>
          <w:t>8</w:t>
        </w:r>
      </w:ins>
      <w:ins w:id="1597" w:author="Rui Paredes" w:date="2018-09-15T22:33:00Z">
        <w:r w:rsidR="001106AC">
          <w:fldChar w:fldCharType="end"/>
        </w:r>
      </w:ins>
      <w:r w:rsidR="006C3E8C" w:rsidRPr="00373568">
        <w:fldChar w:fldCharType="begin"/>
      </w:r>
      <w:r w:rsidR="006C3E8C" w:rsidRPr="007B3A76">
        <w:instrText xml:space="preserve"> REF _Ref524545756 \h </w:instrText>
      </w:r>
      <w:del w:id="1598" w:author="Rui Paredes" w:date="2018-09-15T22:04:00Z">
        <w:r w:rsidR="006C3E8C" w:rsidRPr="00373568">
          <w:rPr>
            <w:rPrChange w:id="1599" w:author="Microsoft Office User" w:date="2018-09-14T15:51:00Z">
              <w:rPr/>
            </w:rPrChange>
          </w:rPr>
          <w:fldChar w:fldCharType="separate"/>
        </w:r>
      </w:del>
      <w:del w:id="1600" w:author="Rui Paredes" w:date="2018-09-15T18:23:00Z">
        <w:r w:rsidR="009574D0" w:rsidRPr="00373568" w:rsidDel="000B0251">
          <w:delText xml:space="preserve">Figura </w:delText>
        </w:r>
        <w:r w:rsidR="009574D0" w:rsidRPr="007B3A76" w:rsidDel="000B0251">
          <w:rPr>
            <w:rPrChange w:id="1601" w:author="Microsoft Office User" w:date="2018-09-14T15:51:00Z">
              <w:rPr>
                <w:noProof/>
              </w:rPr>
            </w:rPrChange>
          </w:rPr>
          <w:delText>8</w:delText>
        </w:r>
      </w:del>
      <w:r w:rsidR="006C3E8C" w:rsidRPr="00373568">
        <w:fldChar w:fldCharType="end"/>
      </w:r>
      <w:r w:rsidRPr="007B3A76">
        <w:t>, o diagrama de contexto da aplicação, onde se pode observar como entidades externas o gestor da plataforma e o aluno</w:t>
      </w:r>
      <w:ins w:id="1602" w:author="Rui Paredes" w:date="2018-09-15T21:00:00Z">
        <w:r w:rsidR="00EB462E">
          <w:t>.</w:t>
        </w:r>
      </w:ins>
    </w:p>
    <w:p w14:paraId="4B45A7F7" w14:textId="7902F6A4" w:rsidR="00894395" w:rsidRPr="00373568" w:rsidDel="00EB462E" w:rsidRDefault="00894395" w:rsidP="00493EFA">
      <w:pPr>
        <w:rPr>
          <w:del w:id="1603" w:author="Rui Paredes" w:date="2018-09-15T21:00:00Z"/>
        </w:rPr>
      </w:pPr>
      <w:del w:id="1604" w:author="Rui Paredes" w:date="2018-09-15T21:00:00Z">
        <w:r w:rsidRPr="007B3A76" w:rsidDel="00EB462E">
          <w:delText>.</w:delText>
        </w:r>
      </w:del>
    </w:p>
    <w:p w14:paraId="4A499C93" w14:textId="77777777" w:rsidR="00761C43" w:rsidRPr="003D741E" w:rsidRDefault="00761C43" w:rsidP="006A6121"/>
    <w:p w14:paraId="0508982F" w14:textId="015736E9" w:rsidR="006C3E8C" w:rsidRPr="007B3A76" w:rsidDel="00EB462E" w:rsidRDefault="006C3E8C" w:rsidP="006C3E8C">
      <w:pPr>
        <w:pStyle w:val="Legenda"/>
        <w:keepNext/>
        <w:rPr>
          <w:moveFrom w:id="1605" w:author="Rui Paredes" w:date="2018-09-15T21:00:00Z"/>
        </w:rPr>
      </w:pPr>
      <w:bookmarkStart w:id="1606" w:name="_Ref524545756"/>
      <w:bookmarkStart w:id="1607" w:name="_Toc524679906"/>
      <w:moveFromRangeStart w:id="1608" w:author="Rui Paredes" w:date="2018-09-15T21:00:00Z" w:name="move524808584"/>
      <w:moveFrom w:id="1609" w:author="Rui Paredes" w:date="2018-09-15T21:00:00Z">
        <w:r w:rsidRPr="003D741E" w:rsidDel="00EB462E">
          <w:t xml:space="preserve">Figura </w:t>
        </w:r>
        <w:r w:rsidR="005836C7" w:rsidRPr="00373568" w:rsidDel="00EB462E">
          <w:rPr>
            <w:i w:val="0"/>
            <w:iCs w:val="0"/>
          </w:rPr>
          <w:fldChar w:fldCharType="begin"/>
        </w:r>
        <w:r w:rsidR="005836C7" w:rsidRPr="007B3A76" w:rsidDel="00EB462E">
          <w:instrText xml:space="preserve"> SEQ Figura \* ARABIC </w:instrText>
        </w:r>
        <w:r w:rsidR="005836C7" w:rsidRPr="00373568" w:rsidDel="00EB462E">
          <w:rPr>
            <w:i w:val="0"/>
            <w:iCs w:val="0"/>
            <w:rPrChange w:id="1610" w:author="Microsoft Office User" w:date="2018-09-14T15:51:00Z">
              <w:rPr>
                <w:i w:val="0"/>
                <w:iCs w:val="0"/>
              </w:rPr>
            </w:rPrChange>
          </w:rPr>
          <w:fldChar w:fldCharType="separate"/>
        </w:r>
        <w:r w:rsidR="009574D0" w:rsidRPr="007B3A76" w:rsidDel="000B0251">
          <w:rPr>
            <w:i w:val="0"/>
            <w:iCs w:val="0"/>
            <w:noProof/>
          </w:rPr>
          <w:t>8</w:t>
        </w:r>
        <w:r w:rsidR="005836C7" w:rsidRPr="00373568" w:rsidDel="00EB462E">
          <w:rPr>
            <w:i w:val="0"/>
            <w:iCs w:val="0"/>
          </w:rPr>
          <w:fldChar w:fldCharType="end"/>
        </w:r>
        <w:bookmarkEnd w:id="1606"/>
        <w:r w:rsidRPr="007B3A76" w:rsidDel="00EB462E">
          <w:t xml:space="preserve"> - Diagrama de Contexto</w:t>
        </w:r>
        <w:bookmarkEnd w:id="1607"/>
      </w:moveFrom>
    </w:p>
    <w:moveFromRangeEnd w:id="1608"/>
    <w:p w14:paraId="51788726" w14:textId="77777777" w:rsidR="006C699F" w:rsidRDefault="006C3E8C" w:rsidP="00EB462E">
      <w:pPr>
        <w:pStyle w:val="Legenda"/>
        <w:keepNext/>
        <w:rPr>
          <w:ins w:id="1611" w:author="Rui Paredes" w:date="2018-09-15T22:06:00Z"/>
        </w:rPr>
      </w:pPr>
      <w:r w:rsidRPr="007B3A76">
        <w:rPr>
          <w:noProof/>
          <w:rPrChange w:id="1612" w:author="Microsoft Office User" w:date="2018-09-14T15:51:00Z">
            <w:rPr>
              <w:noProof/>
            </w:rPr>
          </w:rPrChange>
        </w:rPr>
        <w:drawing>
          <wp:inline distT="0" distB="0" distL="0" distR="0" wp14:anchorId="7196BBB3" wp14:editId="3EABA3BC">
            <wp:extent cx="8229600" cy="31857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DeContexto.jpg"/>
                    <pic:cNvPicPr/>
                  </pic:nvPicPr>
                  <pic:blipFill>
                    <a:blip r:embed="rId22">
                      <a:extLst>
                        <a:ext uri="{28A0092B-C50C-407E-A947-70E740481C1C}">
                          <a14:useLocalDpi xmlns:a14="http://schemas.microsoft.com/office/drawing/2010/main" val="0"/>
                        </a:ext>
                      </a:extLst>
                    </a:blip>
                    <a:stretch>
                      <a:fillRect/>
                    </a:stretch>
                  </pic:blipFill>
                  <pic:spPr>
                    <a:xfrm>
                      <a:off x="0" y="0"/>
                      <a:ext cx="8229600" cy="3185795"/>
                    </a:xfrm>
                    <a:prstGeom prst="rect">
                      <a:avLst/>
                    </a:prstGeom>
                  </pic:spPr>
                </pic:pic>
              </a:graphicData>
            </a:graphic>
          </wp:inline>
        </w:drawing>
      </w:r>
      <w:ins w:id="1613" w:author="Rui Paredes" w:date="2018-09-15T21:00:00Z">
        <w:r w:rsidR="00EB462E" w:rsidRPr="00EB462E">
          <w:t xml:space="preserve"> </w:t>
        </w:r>
      </w:ins>
    </w:p>
    <w:p w14:paraId="09E24BEF" w14:textId="1703D796" w:rsidR="00EB462E" w:rsidRPr="007B3A76" w:rsidRDefault="00EB462E" w:rsidP="00EB462E">
      <w:pPr>
        <w:pStyle w:val="Legenda"/>
        <w:keepNext/>
        <w:rPr>
          <w:moveTo w:id="1614" w:author="Rui Paredes" w:date="2018-09-15T21:00:00Z"/>
        </w:rPr>
      </w:pPr>
      <w:bookmarkStart w:id="1615" w:name="_Ref524814157"/>
      <w:bookmarkStart w:id="1616" w:name="_Toc524814451"/>
      <w:moveToRangeStart w:id="1617" w:author="Rui Paredes" w:date="2018-09-15T21:00:00Z" w:name="move524808584"/>
      <w:moveTo w:id="1618" w:author="Rui Paredes" w:date="2018-09-15T21:00:00Z">
        <w:r w:rsidRPr="003D741E">
          <w:t xml:space="preserve">Figura </w:t>
        </w:r>
        <w:r w:rsidRPr="00373568">
          <w:fldChar w:fldCharType="begin"/>
        </w:r>
        <w:r w:rsidRPr="007B3A76">
          <w:instrText xml:space="preserve"> SEQ Figura \* ARABIC </w:instrText>
        </w:r>
        <w:r w:rsidRPr="00373568">
          <w:fldChar w:fldCharType="separate"/>
        </w:r>
      </w:moveTo>
      <w:ins w:id="1619" w:author="Rui Paredes" w:date="2018-09-15T22:37:00Z">
        <w:r w:rsidR="00943741">
          <w:rPr>
            <w:noProof/>
          </w:rPr>
          <w:t>8</w:t>
        </w:r>
      </w:ins>
      <w:moveTo w:id="1620" w:author="Rui Paredes" w:date="2018-09-15T21:00:00Z">
        <w:r w:rsidRPr="00373568">
          <w:fldChar w:fldCharType="end"/>
        </w:r>
        <w:bookmarkEnd w:id="1615"/>
        <w:r w:rsidRPr="007B3A76">
          <w:t xml:space="preserve"> - Diagrama de Contexto</w:t>
        </w:r>
        <w:bookmarkEnd w:id="1616"/>
      </w:moveTo>
    </w:p>
    <w:moveToRangeEnd w:id="1617"/>
    <w:p w14:paraId="35C30251" w14:textId="77777777" w:rsidR="00FB3F7B" w:rsidRPr="007B3A76" w:rsidRDefault="00FB3F7B" w:rsidP="006A6121">
      <w:pPr>
        <w:sectPr w:rsidR="00FB3F7B" w:rsidRPr="007B3A76" w:rsidSect="006273B3">
          <w:pgSz w:w="15840" w:h="12240" w:orient="landscape" w:code="1"/>
          <w:pgMar w:top="1411" w:right="1440" w:bottom="1411" w:left="1440" w:header="432" w:footer="677" w:gutter="0"/>
          <w:cols w:space="720"/>
          <w:titlePg/>
          <w:docGrid w:linePitch="326"/>
        </w:sectPr>
      </w:pPr>
    </w:p>
    <w:p w14:paraId="153C9C98" w14:textId="06DF8B15" w:rsidR="00761C43" w:rsidRPr="003D741E" w:rsidRDefault="006801DF" w:rsidP="006801DF">
      <w:pPr>
        <w:pStyle w:val="Cabealho2"/>
      </w:pPr>
      <w:bookmarkStart w:id="1621" w:name="_Toc524814407"/>
      <w:r w:rsidRPr="007B3A76">
        <w:lastRenderedPageBreak/>
        <w:t>Descriçã</w:t>
      </w:r>
      <w:ins w:id="1622" w:author="Rui Paredes" w:date="2018-09-15T22:33:00Z">
        <w:r w:rsidR="001106AC">
          <w:t>o</w:t>
        </w:r>
      </w:ins>
      <w:del w:id="1623" w:author="Unknown">
        <w:r w:rsidRPr="007B3A76" w:rsidDel="00EB462E">
          <w:delText>o</w:delText>
        </w:r>
      </w:del>
      <w:ins w:id="1624" w:author="Rui Paredes" w:date="2018-09-15T21:00:00Z">
        <w:r w:rsidRPr="007B3A76">
          <w:t xml:space="preserve"> </w:t>
        </w:r>
      </w:ins>
      <w:r w:rsidRPr="007B3A76">
        <w:t>dos casos de uso e Diagra</w:t>
      </w:r>
      <w:r w:rsidRPr="00373568">
        <w:t>mas de Sequência</w:t>
      </w:r>
      <w:bookmarkEnd w:id="1621"/>
    </w:p>
    <w:p w14:paraId="51502B6A" w14:textId="77777777" w:rsidR="006801DF" w:rsidRPr="003D741E" w:rsidRDefault="006801DF" w:rsidP="006801DF"/>
    <w:p w14:paraId="0B9E6431" w14:textId="77777777" w:rsidR="006801DF" w:rsidRPr="009A7A5E" w:rsidRDefault="00F83592" w:rsidP="00F83592">
      <w:pPr>
        <w:ind w:firstLine="576"/>
      </w:pPr>
      <w:r w:rsidRPr="003D741E">
        <w:t>A descrição de um caso de uso é um processo indispensável no desenvolvimento e na visão de como a aplicação irá interagir com os atores em diversas funcionalidades, permitindo desta forma fazer um planeamento de como a interface deverá se</w:t>
      </w:r>
      <w:r w:rsidRPr="009A7A5E">
        <w:t>r, e a lógica por detrás da funcionalidade.</w:t>
      </w:r>
    </w:p>
    <w:p w14:paraId="567667BE" w14:textId="77777777" w:rsidR="00F83592" w:rsidRPr="009A7A5E" w:rsidRDefault="00F83592" w:rsidP="006801DF"/>
    <w:p w14:paraId="1776C9DB" w14:textId="77777777" w:rsidR="00F83592" w:rsidRPr="009A7A5E" w:rsidRDefault="00F83592">
      <w:pPr>
        <w:ind w:firstLine="360"/>
        <w:pPrChange w:id="1625" w:author="Rui Paredes" w:date="2018-09-15T21:01:00Z">
          <w:pPr/>
        </w:pPrChange>
      </w:pPr>
      <w:r w:rsidRPr="009A7A5E">
        <w:t>A descrição de um caso de uso é caracterizada por um conjunto de pontos a serem analisados, sendo estes:</w:t>
      </w:r>
    </w:p>
    <w:p w14:paraId="432A8444" w14:textId="77777777" w:rsidR="00F83592" w:rsidRPr="008D0FAA" w:rsidRDefault="00F83592" w:rsidP="00F83592">
      <w:pPr>
        <w:pStyle w:val="PargrafodaLista"/>
        <w:numPr>
          <w:ilvl w:val="0"/>
          <w:numId w:val="11"/>
        </w:numPr>
      </w:pPr>
      <w:r w:rsidRPr="001134F2">
        <w:t>Descrição: Deve ser uma descrição curta</w:t>
      </w:r>
      <w:r w:rsidR="00B958EA" w:rsidRPr="0069401A">
        <w:t xml:space="preserve"> e precisa do c</w:t>
      </w:r>
      <w:r w:rsidR="00B958EA" w:rsidRPr="008D0FAA">
        <w:t>aso de uso a ser descrito. Deve descrever o objetivo do caso de uso.</w:t>
      </w:r>
    </w:p>
    <w:p w14:paraId="5120F6E6" w14:textId="77777777" w:rsidR="00B958EA" w:rsidRPr="00120608" w:rsidRDefault="00B958EA" w:rsidP="00F83592">
      <w:pPr>
        <w:pStyle w:val="PargrafodaLista"/>
        <w:numPr>
          <w:ilvl w:val="0"/>
          <w:numId w:val="11"/>
        </w:numPr>
      </w:pPr>
      <w:r w:rsidRPr="00120608">
        <w:t>Pré-Condição: Condição ou condições iniciais necessárias a que o caso de uso possa decorrer.</w:t>
      </w:r>
    </w:p>
    <w:p w14:paraId="78ACB95B" w14:textId="77777777" w:rsidR="00B958EA" w:rsidRPr="007B3A76" w:rsidRDefault="00B958EA" w:rsidP="00F83592">
      <w:pPr>
        <w:pStyle w:val="PargrafodaLista"/>
        <w:numPr>
          <w:ilvl w:val="0"/>
          <w:numId w:val="11"/>
        </w:numPr>
      </w:pPr>
      <w:r w:rsidRPr="00120608">
        <w:t>Caminho Principal: Descreve o caminho que o utilizador deve percorrer para que tudo decorra co</w:t>
      </w:r>
      <w:r w:rsidRPr="007B3A76">
        <w:t>m sucesso. Descreve ainda a resposta do sistema às ações do utilizador.</w:t>
      </w:r>
    </w:p>
    <w:p w14:paraId="154FD62A" w14:textId="77777777" w:rsidR="00B958EA" w:rsidRPr="007B3A76" w:rsidRDefault="00B958EA" w:rsidP="00B958EA">
      <w:pPr>
        <w:pStyle w:val="PargrafodaLista"/>
        <w:numPr>
          <w:ilvl w:val="0"/>
          <w:numId w:val="11"/>
        </w:numPr>
      </w:pPr>
      <w:r w:rsidRPr="007B3A76">
        <w:t>Caminhos Alternativos: Descreve caminhos para os quais poderá ter ocorrido algo errado em determinado passo do caminho principal.</w:t>
      </w:r>
    </w:p>
    <w:p w14:paraId="32D7D7B5" w14:textId="77777777" w:rsidR="00E40BCB" w:rsidRPr="007B3A76" w:rsidRDefault="00E40BCB" w:rsidP="00E40BCB"/>
    <w:p w14:paraId="1D7B1B6A" w14:textId="77777777" w:rsidR="00B958EA" w:rsidRPr="007B3A76" w:rsidRDefault="00B958EA">
      <w:pPr>
        <w:ind w:firstLine="360"/>
        <w:pPrChange w:id="1626" w:author="Rui Paredes" w:date="2018-09-15T21:01:00Z">
          <w:pPr/>
        </w:pPrChange>
      </w:pPr>
      <w:r w:rsidRPr="007B3A76">
        <w:t>Tendo em conta os vários passos da descrição de casos de uso, são agora realizadas algumas descrições dos casos de uso mais importantes da aplicação.</w:t>
      </w:r>
    </w:p>
    <w:p w14:paraId="16D77120" w14:textId="77777777" w:rsidR="00B958EA" w:rsidRPr="007B3A76" w:rsidRDefault="0079190A" w:rsidP="0079190A">
      <w:pPr>
        <w:spacing w:line="240" w:lineRule="auto"/>
        <w:jc w:val="left"/>
      </w:pPr>
      <w:r w:rsidRPr="007B3A76">
        <w:br w:type="page"/>
      </w:r>
    </w:p>
    <w:p w14:paraId="621B9444" w14:textId="77777777" w:rsidR="00B958EA" w:rsidRPr="007B3A76" w:rsidRDefault="00B958EA" w:rsidP="0079190A">
      <w:pPr>
        <w:pStyle w:val="Cabealho2"/>
      </w:pPr>
      <w:bookmarkStart w:id="1627" w:name="_Toc524814408"/>
      <w:r w:rsidRPr="007B3A76">
        <w:lastRenderedPageBreak/>
        <w:t xml:space="preserve">Submeter </w:t>
      </w:r>
      <w:r w:rsidR="00E40BCB" w:rsidRPr="007B3A76">
        <w:t>resposta</w:t>
      </w:r>
      <w:r w:rsidRPr="007B3A76">
        <w:t xml:space="preserve"> para desafio de uma competição</w:t>
      </w:r>
      <w:bookmarkEnd w:id="1627"/>
    </w:p>
    <w:p w14:paraId="5713E505" w14:textId="77777777" w:rsidR="00B958EA" w:rsidRPr="007B3A76" w:rsidRDefault="00B958EA" w:rsidP="00B958EA"/>
    <w:p w14:paraId="3145D55F" w14:textId="78C25688" w:rsidR="00B958EA" w:rsidRPr="007B3A76" w:rsidRDefault="00B958EA">
      <w:pPr>
        <w:ind w:firstLine="576"/>
        <w:pPrChange w:id="1628" w:author="Rui Paredes" w:date="2018-09-15T21:01:00Z">
          <w:pPr/>
        </w:pPrChange>
      </w:pPr>
      <w:r w:rsidRPr="007B3A76">
        <w:t xml:space="preserve">Na </w:t>
      </w:r>
      <w:r w:rsidR="00C806DB" w:rsidRPr="00373568">
        <w:fldChar w:fldCharType="begin"/>
      </w:r>
      <w:r w:rsidR="00C806DB" w:rsidRPr="007B3A76">
        <w:instrText xml:space="preserve"> REF _Ref524673130 \h </w:instrText>
      </w:r>
      <w:r w:rsidR="00C806DB" w:rsidRPr="00373568">
        <w:rPr>
          <w:rPrChange w:id="1629" w:author="Microsoft Office User" w:date="2018-09-14T15:51:00Z">
            <w:rPr/>
          </w:rPrChange>
        </w:rPr>
        <w:fldChar w:fldCharType="separate"/>
      </w:r>
      <w:ins w:id="1630" w:author="Rui Paredes" w:date="2018-09-15T22:37:00Z">
        <w:r w:rsidR="00943741" w:rsidRPr="003D741E">
          <w:t xml:space="preserve">Tabela </w:t>
        </w:r>
        <w:r w:rsidR="00943741">
          <w:rPr>
            <w:noProof/>
          </w:rPr>
          <w:t>3</w:t>
        </w:r>
      </w:ins>
      <w:del w:id="1631" w:author="Rui Paredes" w:date="2018-09-15T18:23:00Z">
        <w:r w:rsidR="009574D0" w:rsidRPr="00373568" w:rsidDel="000B0251">
          <w:delText xml:space="preserve">Tabela </w:delText>
        </w:r>
        <w:r w:rsidR="009574D0" w:rsidRPr="007B3A76" w:rsidDel="000B0251">
          <w:rPr>
            <w:rPrChange w:id="1632" w:author="Microsoft Office User" w:date="2018-09-14T15:51:00Z">
              <w:rPr>
                <w:noProof/>
              </w:rPr>
            </w:rPrChange>
          </w:rPr>
          <w:delText>3</w:delText>
        </w:r>
      </w:del>
      <w:r w:rsidR="00C806DB" w:rsidRPr="00373568">
        <w:fldChar w:fldCharType="end"/>
      </w:r>
      <w:r w:rsidRPr="007B3A76">
        <w:t xml:space="preserve"> pode-se observar o desenvolvimento do caso de uso em questão.</w:t>
      </w:r>
    </w:p>
    <w:p w14:paraId="5F176E35" w14:textId="77777777" w:rsidR="00B958EA" w:rsidRPr="00373568" w:rsidRDefault="00B958EA">
      <w:pPr>
        <w:spacing w:line="240" w:lineRule="auto"/>
        <w:jc w:val="left"/>
      </w:pPr>
    </w:p>
    <w:p w14:paraId="20EBD926" w14:textId="51C193D2" w:rsidR="00425745" w:rsidRPr="00373568" w:rsidRDefault="00425745" w:rsidP="00425745">
      <w:pPr>
        <w:pStyle w:val="Legenda"/>
        <w:keepNext/>
      </w:pPr>
      <w:bookmarkStart w:id="1633" w:name="_Ref524673130"/>
      <w:bookmarkStart w:id="1634" w:name="_Toc524814474"/>
      <w:r w:rsidRPr="003D741E">
        <w:t xml:space="preserve">Tabela </w:t>
      </w:r>
      <w:r w:rsidRPr="00373568">
        <w:fldChar w:fldCharType="begin"/>
      </w:r>
      <w:r w:rsidRPr="007B3A76">
        <w:instrText xml:space="preserve"> SEQ Tabela \* ARABIC </w:instrText>
      </w:r>
      <w:r w:rsidRPr="00373568">
        <w:rPr>
          <w:rPrChange w:id="1635" w:author="Microsoft Office User" w:date="2018-09-14T15:51:00Z">
            <w:rPr/>
          </w:rPrChange>
        </w:rPr>
        <w:fldChar w:fldCharType="separate"/>
      </w:r>
      <w:ins w:id="1636" w:author="Rui Paredes" w:date="2018-09-15T22:37:00Z">
        <w:r w:rsidR="00943741">
          <w:rPr>
            <w:noProof/>
          </w:rPr>
          <w:t>3</w:t>
        </w:r>
      </w:ins>
      <w:del w:id="1637" w:author="Rui Paredes" w:date="2018-09-15T18:23:00Z">
        <w:r w:rsidR="009574D0" w:rsidRPr="007B3A76" w:rsidDel="000B0251">
          <w:rPr>
            <w:noProof/>
          </w:rPr>
          <w:delText>3</w:delText>
        </w:r>
      </w:del>
      <w:r w:rsidRPr="00373568">
        <w:fldChar w:fldCharType="end"/>
      </w:r>
      <w:bookmarkEnd w:id="1633"/>
      <w:r w:rsidRPr="007B3A76">
        <w:t xml:space="preserve"> - Descrição do caso de u</w:t>
      </w:r>
      <w:r w:rsidRPr="00373568">
        <w:t>so "Submeter resposta para desafio de uma competição"</w:t>
      </w:r>
      <w:bookmarkEnd w:id="1634"/>
    </w:p>
    <w:tbl>
      <w:tblPr>
        <w:tblStyle w:val="TabelacomGrelha"/>
        <w:tblW w:w="0" w:type="auto"/>
        <w:tblLook w:val="04A0" w:firstRow="1" w:lastRow="0" w:firstColumn="1" w:lastColumn="0" w:noHBand="0" w:noVBand="1"/>
      </w:tblPr>
      <w:tblGrid>
        <w:gridCol w:w="1615"/>
        <w:gridCol w:w="7793"/>
      </w:tblGrid>
      <w:tr w:rsidR="00E40BCB" w:rsidRPr="007B3A76" w14:paraId="131B5229" w14:textId="77777777" w:rsidTr="00E40BCB">
        <w:tc>
          <w:tcPr>
            <w:tcW w:w="1615" w:type="dxa"/>
            <w:shd w:val="clear" w:color="auto" w:fill="F2F2F2" w:themeFill="background1" w:themeFillShade="F2"/>
          </w:tcPr>
          <w:p w14:paraId="12F63DE1" w14:textId="77777777" w:rsidR="00E40BCB" w:rsidRPr="003D741E" w:rsidRDefault="00E40BCB" w:rsidP="00B958EA">
            <w:r w:rsidRPr="003D741E">
              <w:t>Nome</w:t>
            </w:r>
          </w:p>
        </w:tc>
        <w:tc>
          <w:tcPr>
            <w:tcW w:w="7793" w:type="dxa"/>
          </w:tcPr>
          <w:p w14:paraId="0BB0A7A0" w14:textId="77777777" w:rsidR="00E40BCB" w:rsidRPr="003D741E" w:rsidRDefault="00E40BCB" w:rsidP="00B958EA">
            <w:r w:rsidRPr="003D741E">
              <w:t>Submeter resposta para desafio de uma competição</w:t>
            </w:r>
          </w:p>
        </w:tc>
      </w:tr>
      <w:tr w:rsidR="00E40BCB" w:rsidRPr="007B3A76" w14:paraId="3639552C" w14:textId="77777777" w:rsidTr="00E40BCB">
        <w:tc>
          <w:tcPr>
            <w:tcW w:w="1615" w:type="dxa"/>
            <w:shd w:val="clear" w:color="auto" w:fill="F2F2F2" w:themeFill="background1" w:themeFillShade="F2"/>
          </w:tcPr>
          <w:p w14:paraId="1A2BA8BE" w14:textId="77777777" w:rsidR="00E40BCB" w:rsidRPr="007B3A76" w:rsidRDefault="00E40BCB" w:rsidP="00B958EA">
            <w:r w:rsidRPr="007B3A76">
              <w:t>Descrição</w:t>
            </w:r>
          </w:p>
        </w:tc>
        <w:tc>
          <w:tcPr>
            <w:tcW w:w="7793" w:type="dxa"/>
          </w:tcPr>
          <w:p w14:paraId="17F53D32" w14:textId="77777777" w:rsidR="00E40BCB" w:rsidRPr="007B3A76" w:rsidRDefault="00E40BCB" w:rsidP="00B958EA">
            <w:r w:rsidRPr="007B3A76">
              <w:t>Este caso de uso descreve o processo de submeter uma resposta para um desafio de uma competição</w:t>
            </w:r>
          </w:p>
        </w:tc>
      </w:tr>
      <w:tr w:rsidR="00E40BCB" w:rsidRPr="007B3A76" w14:paraId="28854201" w14:textId="77777777" w:rsidTr="00E40BCB">
        <w:tc>
          <w:tcPr>
            <w:tcW w:w="1615" w:type="dxa"/>
            <w:shd w:val="clear" w:color="auto" w:fill="F2F2F2" w:themeFill="background1" w:themeFillShade="F2"/>
          </w:tcPr>
          <w:p w14:paraId="508540B1" w14:textId="77777777" w:rsidR="00E40BCB" w:rsidRPr="007B3A76" w:rsidRDefault="00E40BCB" w:rsidP="00B958EA">
            <w:r w:rsidRPr="007B3A76">
              <w:t>Pré-Condição</w:t>
            </w:r>
          </w:p>
        </w:tc>
        <w:tc>
          <w:tcPr>
            <w:tcW w:w="7793" w:type="dxa"/>
          </w:tcPr>
          <w:p w14:paraId="230F99A0" w14:textId="77777777" w:rsidR="00E40BCB" w:rsidRPr="007B3A76" w:rsidRDefault="00E40BCB" w:rsidP="00B958EA">
            <w:r w:rsidRPr="007B3A76">
              <w:rPr>
                <w:i/>
              </w:rPr>
              <w:t>Login</w:t>
            </w:r>
            <w:r w:rsidRPr="007B3A76">
              <w:t xml:space="preserve"> válido e registo na competição</w:t>
            </w:r>
          </w:p>
        </w:tc>
      </w:tr>
      <w:tr w:rsidR="00E40BCB" w:rsidRPr="007B3A76" w14:paraId="64AE68E4" w14:textId="77777777" w:rsidTr="00E40BCB">
        <w:tc>
          <w:tcPr>
            <w:tcW w:w="1615" w:type="dxa"/>
            <w:shd w:val="clear" w:color="auto" w:fill="F2F2F2" w:themeFill="background1" w:themeFillShade="F2"/>
          </w:tcPr>
          <w:p w14:paraId="1B41E0A8" w14:textId="77777777" w:rsidR="00E40BCB" w:rsidRPr="007B3A76" w:rsidRDefault="00E40BCB" w:rsidP="00B958EA">
            <w:r w:rsidRPr="007B3A76">
              <w:t>Caminho Principal</w:t>
            </w:r>
          </w:p>
        </w:tc>
        <w:tc>
          <w:tcPr>
            <w:tcW w:w="7793" w:type="dxa"/>
          </w:tcPr>
          <w:p w14:paraId="49543AAA" w14:textId="77777777" w:rsidR="00B22277" w:rsidRPr="007B3A76" w:rsidRDefault="00B22277" w:rsidP="00B22277">
            <w:pPr>
              <w:pStyle w:val="PargrafodaLista"/>
              <w:numPr>
                <w:ilvl w:val="0"/>
                <w:numId w:val="12"/>
              </w:numPr>
            </w:pPr>
            <w:r w:rsidRPr="007B3A76">
              <w:t>O ator clica para entrar na competição em que o desafio se encontra;</w:t>
            </w:r>
          </w:p>
          <w:p w14:paraId="3F5B56FC" w14:textId="77777777" w:rsidR="00B22277" w:rsidRPr="007B3A76" w:rsidRDefault="00B22277" w:rsidP="00B22277">
            <w:pPr>
              <w:pStyle w:val="PargrafodaLista"/>
              <w:numPr>
                <w:ilvl w:val="0"/>
                <w:numId w:val="12"/>
              </w:numPr>
            </w:pPr>
            <w:r w:rsidRPr="007B3A76">
              <w:t>O sistema mostra a página da competição com as várias informações sobre a mesma (nome da competição, estado, pontuação total, os desafios com as suas informações (nome, pontuação, tempo, dificuldade e tipo));</w:t>
            </w:r>
          </w:p>
          <w:p w14:paraId="2E24E979" w14:textId="77777777" w:rsidR="00B22277" w:rsidRPr="007B3A76" w:rsidRDefault="00B22277" w:rsidP="00B22277">
            <w:pPr>
              <w:pStyle w:val="PargrafodaLista"/>
              <w:numPr>
                <w:ilvl w:val="0"/>
                <w:numId w:val="12"/>
              </w:numPr>
            </w:pPr>
            <w:r w:rsidRPr="007B3A76">
              <w:t>O ator clica no desafio que pretende resolver;</w:t>
            </w:r>
          </w:p>
          <w:p w14:paraId="591D9E52" w14:textId="77777777" w:rsidR="00B22277" w:rsidRPr="007B3A76" w:rsidRDefault="00B22277" w:rsidP="00B22277">
            <w:pPr>
              <w:pStyle w:val="PargrafodaLista"/>
              <w:numPr>
                <w:ilvl w:val="0"/>
                <w:numId w:val="12"/>
              </w:numPr>
            </w:pPr>
            <w:r w:rsidRPr="007B3A76">
              <w:t>O Sistema devolve a página com o desafio e as suas características (nome, descrição);</w:t>
            </w:r>
          </w:p>
          <w:p w14:paraId="604FA80C" w14:textId="77777777" w:rsidR="00B22277" w:rsidRPr="007B3A76" w:rsidRDefault="00B22277" w:rsidP="00B22277">
            <w:pPr>
              <w:pStyle w:val="PargrafodaLista"/>
              <w:numPr>
                <w:ilvl w:val="0"/>
                <w:numId w:val="12"/>
              </w:numPr>
            </w:pPr>
            <w:r w:rsidRPr="007B3A76">
              <w:t>O ator introduz e submete a sua resposta;</w:t>
            </w:r>
          </w:p>
          <w:p w14:paraId="6AEEC2A7" w14:textId="77777777" w:rsidR="00B22277" w:rsidRPr="007B3A76" w:rsidRDefault="00B22277" w:rsidP="00B22277">
            <w:pPr>
              <w:pStyle w:val="PargrafodaLista"/>
              <w:numPr>
                <w:ilvl w:val="0"/>
                <w:numId w:val="12"/>
              </w:numPr>
            </w:pPr>
            <w:r w:rsidRPr="007B3A76">
              <w:t>O sistema verifica a resposta dada, avalia, adiciona pontos ao utilizador, calcula o tempo que o mesmo demorou a resolver o desafio e redireciona o ator para a página da competição já atualizada com os pontos e tempo.</w:t>
            </w:r>
          </w:p>
        </w:tc>
      </w:tr>
      <w:tr w:rsidR="00E40BCB" w:rsidRPr="007B3A76" w14:paraId="1CF320F7" w14:textId="77777777" w:rsidTr="00E40BCB">
        <w:tc>
          <w:tcPr>
            <w:tcW w:w="1615" w:type="dxa"/>
            <w:shd w:val="clear" w:color="auto" w:fill="F2F2F2" w:themeFill="background1" w:themeFillShade="F2"/>
          </w:tcPr>
          <w:p w14:paraId="11FAE625" w14:textId="77777777" w:rsidR="00E40BCB" w:rsidRPr="007B3A76" w:rsidRDefault="00E40BCB" w:rsidP="00B958EA">
            <w:r w:rsidRPr="007B3A76">
              <w:t>Caminhos Alternativos</w:t>
            </w:r>
          </w:p>
        </w:tc>
        <w:tc>
          <w:tcPr>
            <w:tcW w:w="7793" w:type="dxa"/>
          </w:tcPr>
          <w:p w14:paraId="615BE1D2" w14:textId="77777777" w:rsidR="00E40BCB" w:rsidRPr="007B3A76" w:rsidRDefault="00BF3855" w:rsidP="00BF3855">
            <w:pPr>
              <w:ind w:left="360"/>
            </w:pPr>
            <w:r w:rsidRPr="007B3A76">
              <w:t xml:space="preserve">6.a. </w:t>
            </w:r>
            <w:r w:rsidR="00B22277" w:rsidRPr="007B3A76">
              <w:t>Caso a resposta</w:t>
            </w:r>
            <w:r w:rsidR="00425745" w:rsidRPr="007B3A76">
              <w:t xml:space="preserve"> não seja a correta, o Sistema informa o ator que a resposta fornecida está incorreta.</w:t>
            </w:r>
          </w:p>
        </w:tc>
      </w:tr>
    </w:tbl>
    <w:p w14:paraId="364457E2" w14:textId="77777777" w:rsidR="00FB3F7B" w:rsidRPr="007B3A76" w:rsidRDefault="00FB3F7B" w:rsidP="00B958EA">
      <w:pPr>
        <w:sectPr w:rsidR="00FB3F7B" w:rsidRPr="007B3A76" w:rsidSect="00FB3F7B">
          <w:type w:val="oddPage"/>
          <w:pgSz w:w="12240" w:h="15840" w:code="1"/>
          <w:pgMar w:top="1440" w:right="1411" w:bottom="1440" w:left="1411" w:header="432" w:footer="677" w:gutter="0"/>
          <w:cols w:space="720"/>
          <w:titlePg/>
          <w:docGrid w:linePitch="326"/>
        </w:sectPr>
      </w:pPr>
    </w:p>
    <w:p w14:paraId="76EC3CC2" w14:textId="77777777" w:rsidR="00B958EA" w:rsidRPr="007B3A76" w:rsidRDefault="00B958EA" w:rsidP="00B958EA"/>
    <w:p w14:paraId="5FE3DF80" w14:textId="5D3B09F6" w:rsidR="008F229E" w:rsidRPr="007B3A76" w:rsidRDefault="008F229E">
      <w:pPr>
        <w:ind w:firstLine="708"/>
        <w:pPrChange w:id="1638" w:author="Rui Paredes" w:date="2018-09-15T21:01:00Z">
          <w:pPr/>
        </w:pPrChange>
      </w:pPr>
      <w:r w:rsidRPr="007B3A76">
        <w:t xml:space="preserve">Na </w:t>
      </w:r>
      <w:ins w:id="1639" w:author="Rui Paredes" w:date="2018-09-15T22:34:00Z">
        <w:r w:rsidR="001106AC">
          <w:fldChar w:fldCharType="begin"/>
        </w:r>
        <w:r w:rsidR="001106AC">
          <w:instrText xml:space="preserve"> REF _Ref524814176 \h </w:instrText>
        </w:r>
      </w:ins>
      <w:r w:rsidR="001106AC">
        <w:fldChar w:fldCharType="separate"/>
      </w:r>
      <w:ins w:id="1640" w:author="Rui Paredes" w:date="2018-09-15T21:01:00Z">
        <w:r w:rsidR="00943741" w:rsidRPr="00373568">
          <w:t xml:space="preserve">Figura </w:t>
        </w:r>
      </w:ins>
      <w:ins w:id="1641" w:author="Rui Paredes" w:date="2018-09-15T22:37:00Z">
        <w:r w:rsidR="00943741">
          <w:rPr>
            <w:noProof/>
          </w:rPr>
          <w:t>9</w:t>
        </w:r>
      </w:ins>
      <w:ins w:id="1642" w:author="Rui Paredes" w:date="2018-09-15T22:34:00Z">
        <w:r w:rsidR="001106AC">
          <w:fldChar w:fldCharType="end"/>
        </w:r>
      </w:ins>
      <w:r w:rsidRPr="00373568">
        <w:fldChar w:fldCharType="begin"/>
      </w:r>
      <w:r w:rsidRPr="007B3A76">
        <w:instrText xml:space="preserve"> REF _Ref524557953 \h </w:instrText>
      </w:r>
      <w:del w:id="1643" w:author="Rui Paredes" w:date="2018-09-15T22:04:00Z">
        <w:r w:rsidRPr="00373568">
          <w:rPr>
            <w:rPrChange w:id="1644" w:author="Microsoft Office User" w:date="2018-09-14T15:51:00Z">
              <w:rPr/>
            </w:rPrChange>
          </w:rPr>
          <w:fldChar w:fldCharType="separate"/>
        </w:r>
      </w:del>
      <w:del w:id="1645" w:author="Rui Paredes" w:date="2018-09-15T18:23:00Z">
        <w:r w:rsidR="009574D0" w:rsidRPr="00373568" w:rsidDel="000B0251">
          <w:delText xml:space="preserve">Figura </w:delText>
        </w:r>
        <w:r w:rsidR="009574D0" w:rsidRPr="007B3A76" w:rsidDel="000B0251">
          <w:rPr>
            <w:rPrChange w:id="1646" w:author="Microsoft Office User" w:date="2018-09-14T15:51:00Z">
              <w:rPr>
                <w:noProof/>
              </w:rPr>
            </w:rPrChange>
          </w:rPr>
          <w:delText>9</w:delText>
        </w:r>
      </w:del>
      <w:r w:rsidRPr="00373568">
        <w:fldChar w:fldCharType="end"/>
      </w:r>
      <w:r w:rsidRPr="007B3A76">
        <w:t xml:space="preserve"> apresenta</w:t>
      </w:r>
      <w:del w:id="1647" w:author="Microsoft Office User" w:date="2018-09-14T17:58:00Z">
        <w:r w:rsidRPr="007B3A76" w:rsidDel="00F1212E">
          <w:delText xml:space="preserve"> </w:delText>
        </w:r>
      </w:del>
      <w:r w:rsidRPr="007B3A76">
        <w:t>-se o diagrama de sequência que representa o caminho principal do caso de uso “Submeter resposta para um desafio”.</w:t>
      </w:r>
    </w:p>
    <w:p w14:paraId="4402299C" w14:textId="79CF80BC" w:rsidR="008F229E" w:rsidRPr="007B3A76" w:rsidDel="00EB462E" w:rsidRDefault="008F229E" w:rsidP="008F229E">
      <w:pPr>
        <w:pStyle w:val="Legenda"/>
        <w:keepNext/>
        <w:rPr>
          <w:moveFrom w:id="1648" w:author="Rui Paredes" w:date="2018-09-15T21:01:00Z"/>
        </w:rPr>
      </w:pPr>
      <w:bookmarkStart w:id="1649" w:name="_Ref524557953"/>
      <w:bookmarkStart w:id="1650" w:name="_Toc524679907"/>
      <w:moveFromRangeStart w:id="1651" w:author="Rui Paredes" w:date="2018-09-15T21:01:00Z" w:name="move524808624"/>
      <w:moveFrom w:id="1652" w:author="Rui Paredes" w:date="2018-09-15T21:01:00Z">
        <w:r w:rsidRPr="00373568" w:rsidDel="00EB462E">
          <w:t xml:space="preserve">Figura </w:t>
        </w:r>
        <w:r w:rsidR="005836C7" w:rsidRPr="00373568" w:rsidDel="00EB462E">
          <w:rPr>
            <w:i w:val="0"/>
            <w:iCs w:val="0"/>
          </w:rPr>
          <w:fldChar w:fldCharType="begin"/>
        </w:r>
        <w:r w:rsidR="005836C7" w:rsidRPr="007B3A76" w:rsidDel="00EB462E">
          <w:instrText xml:space="preserve"> SEQ Figura \* ARABIC </w:instrText>
        </w:r>
        <w:r w:rsidR="005836C7" w:rsidRPr="00373568" w:rsidDel="00EB462E">
          <w:rPr>
            <w:i w:val="0"/>
            <w:iCs w:val="0"/>
            <w:rPrChange w:id="1653" w:author="Microsoft Office User" w:date="2018-09-14T15:51:00Z">
              <w:rPr>
                <w:i w:val="0"/>
                <w:iCs w:val="0"/>
              </w:rPr>
            </w:rPrChange>
          </w:rPr>
          <w:fldChar w:fldCharType="separate"/>
        </w:r>
        <w:r w:rsidR="009574D0" w:rsidRPr="007B3A76" w:rsidDel="000B0251">
          <w:rPr>
            <w:i w:val="0"/>
            <w:iCs w:val="0"/>
            <w:noProof/>
          </w:rPr>
          <w:t>9</w:t>
        </w:r>
        <w:r w:rsidR="005836C7" w:rsidRPr="00373568" w:rsidDel="00EB462E">
          <w:rPr>
            <w:i w:val="0"/>
            <w:iCs w:val="0"/>
          </w:rPr>
          <w:fldChar w:fldCharType="end"/>
        </w:r>
        <w:bookmarkEnd w:id="1649"/>
        <w:r w:rsidRPr="007B3A76" w:rsidDel="00EB462E">
          <w:t xml:space="preserve"> - Diagrama de Sequência "Submeter resposta para um desafio"</w:t>
        </w:r>
        <w:bookmarkEnd w:id="1650"/>
      </w:moveFrom>
    </w:p>
    <w:moveFromRangeEnd w:id="1651"/>
    <w:p w14:paraId="22032608" w14:textId="77777777" w:rsidR="006273B3" w:rsidRPr="007B3A76" w:rsidRDefault="00F13CA7" w:rsidP="006273B3">
      <w:pPr>
        <w:jc w:val="center"/>
      </w:pPr>
      <w:r w:rsidRPr="007B3A76">
        <w:rPr>
          <w:noProof/>
          <w:rPrChange w:id="1654" w:author="Microsoft Office User" w:date="2018-09-14T15:51:00Z">
            <w:rPr>
              <w:noProof/>
            </w:rPr>
          </w:rPrChange>
        </w:rPr>
        <w:drawing>
          <wp:inline distT="0" distB="0" distL="0" distR="0" wp14:anchorId="59B537BD" wp14:editId="182842B3">
            <wp:extent cx="7924800" cy="4227783"/>
            <wp:effectExtent l="0" t="0" r="0" b="1905"/>
            <wp:docPr id="11" name="Imagem 11"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iaSubmeterResposta.jpg"/>
                    <pic:cNvPicPr/>
                  </pic:nvPicPr>
                  <pic:blipFill>
                    <a:blip r:embed="rId23">
                      <a:extLst>
                        <a:ext uri="{28A0092B-C50C-407E-A947-70E740481C1C}">
                          <a14:useLocalDpi xmlns:a14="http://schemas.microsoft.com/office/drawing/2010/main" val="0"/>
                        </a:ext>
                      </a:extLst>
                    </a:blip>
                    <a:stretch>
                      <a:fillRect/>
                    </a:stretch>
                  </pic:blipFill>
                  <pic:spPr>
                    <a:xfrm>
                      <a:off x="0" y="0"/>
                      <a:ext cx="7948395" cy="4240371"/>
                    </a:xfrm>
                    <a:prstGeom prst="rect">
                      <a:avLst/>
                    </a:prstGeom>
                  </pic:spPr>
                </pic:pic>
              </a:graphicData>
            </a:graphic>
          </wp:inline>
        </w:drawing>
      </w:r>
    </w:p>
    <w:p w14:paraId="288AB8A4" w14:textId="58230148" w:rsidR="00EB462E" w:rsidRPr="007B3A76" w:rsidRDefault="00EB462E" w:rsidP="00EB462E">
      <w:pPr>
        <w:pStyle w:val="Legenda"/>
        <w:keepNext/>
        <w:rPr>
          <w:moveTo w:id="1655" w:author="Rui Paredes" w:date="2018-09-15T21:01:00Z"/>
        </w:rPr>
      </w:pPr>
      <w:bookmarkStart w:id="1656" w:name="_Ref524814176"/>
      <w:bookmarkStart w:id="1657" w:name="_Toc524814452"/>
      <w:moveToRangeStart w:id="1658" w:author="Rui Paredes" w:date="2018-09-15T21:01:00Z" w:name="move524808624"/>
      <w:moveTo w:id="1659" w:author="Rui Paredes" w:date="2018-09-15T21:01:00Z">
        <w:r w:rsidRPr="00373568">
          <w:t xml:space="preserve">Figura </w:t>
        </w:r>
        <w:r w:rsidRPr="00373568">
          <w:fldChar w:fldCharType="begin"/>
        </w:r>
        <w:r w:rsidRPr="007B3A76">
          <w:instrText xml:space="preserve"> SEQ Figura \* ARABIC </w:instrText>
        </w:r>
        <w:r w:rsidRPr="00373568">
          <w:fldChar w:fldCharType="separate"/>
        </w:r>
      </w:moveTo>
      <w:ins w:id="1660" w:author="Rui Paredes" w:date="2018-09-15T22:37:00Z">
        <w:r w:rsidR="00943741">
          <w:rPr>
            <w:noProof/>
          </w:rPr>
          <w:t>9</w:t>
        </w:r>
      </w:ins>
      <w:moveTo w:id="1661" w:author="Rui Paredes" w:date="2018-09-15T21:01:00Z">
        <w:r w:rsidRPr="00373568">
          <w:fldChar w:fldCharType="end"/>
        </w:r>
        <w:bookmarkEnd w:id="1656"/>
        <w:r w:rsidRPr="007B3A76">
          <w:t xml:space="preserve"> - Diagrama de Sequência "Submeter resposta para um desafio"</w:t>
        </w:r>
        <w:bookmarkEnd w:id="1657"/>
      </w:moveTo>
    </w:p>
    <w:moveToRangeEnd w:id="1658"/>
    <w:p w14:paraId="6DD6CB02" w14:textId="77777777" w:rsidR="006273B3" w:rsidRPr="007B3A76" w:rsidRDefault="006273B3" w:rsidP="006273B3">
      <w:pPr>
        <w:spacing w:line="240" w:lineRule="auto"/>
        <w:jc w:val="left"/>
        <w:sectPr w:rsidR="006273B3" w:rsidRPr="007B3A76" w:rsidSect="00FB3F7B">
          <w:type w:val="oddPage"/>
          <w:pgSz w:w="15840" w:h="12240" w:orient="landscape" w:code="1"/>
          <w:pgMar w:top="1411" w:right="1440" w:bottom="1411" w:left="1440" w:header="432" w:footer="677" w:gutter="0"/>
          <w:cols w:space="720"/>
          <w:titlePg/>
          <w:docGrid w:linePitch="326"/>
        </w:sectPr>
      </w:pPr>
    </w:p>
    <w:p w14:paraId="6436FE37" w14:textId="77777777" w:rsidR="006273B3" w:rsidRPr="007B3A76" w:rsidRDefault="006273B3" w:rsidP="008F229E">
      <w:pPr>
        <w:pStyle w:val="Cabealho3"/>
        <w:sectPr w:rsidR="006273B3" w:rsidRPr="007B3A76" w:rsidSect="006273B3">
          <w:pgSz w:w="12240" w:h="15840" w:code="1"/>
          <w:pgMar w:top="1440" w:right="1411" w:bottom="1440" w:left="1411" w:header="432" w:footer="677" w:gutter="0"/>
          <w:cols w:space="720"/>
          <w:titlePg/>
          <w:docGrid w:linePitch="326"/>
        </w:sectPr>
      </w:pPr>
      <w:bookmarkStart w:id="1662" w:name="_Hlk524561466"/>
    </w:p>
    <w:p w14:paraId="2CC372CD" w14:textId="77777777" w:rsidR="00761C43" w:rsidRPr="007B3A76" w:rsidRDefault="00762731" w:rsidP="0079190A">
      <w:pPr>
        <w:pStyle w:val="Cabealho2"/>
      </w:pPr>
      <w:bookmarkStart w:id="1663" w:name="_Toc524814409"/>
      <w:r w:rsidRPr="007B3A76">
        <w:lastRenderedPageBreak/>
        <w:t>Criar Desafio</w:t>
      </w:r>
      <w:bookmarkEnd w:id="1663"/>
    </w:p>
    <w:p w14:paraId="6117EEBF" w14:textId="77777777" w:rsidR="008F229E" w:rsidRPr="007B3A76" w:rsidRDefault="008F229E" w:rsidP="008F229E"/>
    <w:p w14:paraId="6E2F1224" w14:textId="7422E480" w:rsidR="008F229E" w:rsidRPr="009A7A5E" w:rsidRDefault="008F229E">
      <w:pPr>
        <w:ind w:firstLine="576"/>
        <w:pPrChange w:id="1664" w:author="Rui Paredes" w:date="2018-09-15T21:01:00Z">
          <w:pPr/>
        </w:pPrChange>
      </w:pPr>
      <w:r w:rsidRPr="007B3A76">
        <w:t>Descreve</w:t>
      </w:r>
      <w:del w:id="1665" w:author="Microsoft Office User" w:date="2018-09-14T17:58:00Z">
        <w:r w:rsidRPr="007B3A76" w:rsidDel="00F1212E">
          <w:delText xml:space="preserve"> </w:delText>
        </w:r>
      </w:del>
      <w:r w:rsidRPr="007B3A76">
        <w:t xml:space="preserve">-se seguidamente na </w:t>
      </w:r>
      <w:r w:rsidR="00080EBD" w:rsidRPr="00373568">
        <w:fldChar w:fldCharType="begin"/>
      </w:r>
      <w:r w:rsidR="00080EBD" w:rsidRPr="007B3A76">
        <w:instrText xml:space="preserve"> REF _Ref524563047 \h </w:instrText>
      </w:r>
      <w:r w:rsidR="00080EBD" w:rsidRPr="00373568">
        <w:rPr>
          <w:rPrChange w:id="1666" w:author="Microsoft Office User" w:date="2018-09-14T15:51:00Z">
            <w:rPr/>
          </w:rPrChange>
        </w:rPr>
        <w:fldChar w:fldCharType="separate"/>
      </w:r>
      <w:ins w:id="1667" w:author="Rui Paredes" w:date="2018-09-15T22:37:00Z">
        <w:r w:rsidR="00943741" w:rsidRPr="009A7A5E">
          <w:t xml:space="preserve">Tabela </w:t>
        </w:r>
        <w:r w:rsidR="00943741">
          <w:rPr>
            <w:noProof/>
          </w:rPr>
          <w:t>4</w:t>
        </w:r>
      </w:ins>
      <w:del w:id="1668" w:author="Rui Paredes" w:date="2018-09-15T18:23:00Z">
        <w:r w:rsidR="009574D0" w:rsidRPr="00373568" w:rsidDel="000B0251">
          <w:delText xml:space="preserve">Tabela </w:delText>
        </w:r>
        <w:r w:rsidR="009574D0" w:rsidRPr="007B3A76" w:rsidDel="000B0251">
          <w:rPr>
            <w:rPrChange w:id="1669" w:author="Microsoft Office User" w:date="2018-09-14T15:51:00Z">
              <w:rPr>
                <w:noProof/>
              </w:rPr>
            </w:rPrChange>
          </w:rPr>
          <w:delText>4</w:delText>
        </w:r>
      </w:del>
      <w:r w:rsidR="00080EBD" w:rsidRPr="00373568">
        <w:fldChar w:fldCharType="end"/>
      </w:r>
      <w:r w:rsidRPr="007B3A76">
        <w:t xml:space="preserve"> o caso de uso “</w:t>
      </w:r>
      <w:r w:rsidR="00762731" w:rsidRPr="00373568">
        <w:t>Criar Desafio</w:t>
      </w:r>
      <w:r w:rsidRPr="003D741E">
        <w:t>”. Este processo passa por definir as vá</w:t>
      </w:r>
      <w:r w:rsidR="00762731" w:rsidRPr="003D741E">
        <w:t>rias características do desafio (nome, descrição, pasta do desafio, entre outras).</w:t>
      </w:r>
    </w:p>
    <w:bookmarkEnd w:id="1662"/>
    <w:p w14:paraId="1ED7D97B" w14:textId="77777777" w:rsidR="008F229E" w:rsidRPr="009A7A5E" w:rsidDel="00EB462E" w:rsidRDefault="008F229E" w:rsidP="008F229E">
      <w:pPr>
        <w:rPr>
          <w:del w:id="1670" w:author="Rui Paredes" w:date="2018-09-15T21:02:00Z"/>
        </w:rPr>
      </w:pPr>
    </w:p>
    <w:p w14:paraId="59BEF476" w14:textId="77777777" w:rsidR="008F229E" w:rsidRPr="009A7A5E" w:rsidRDefault="008F229E" w:rsidP="008F229E"/>
    <w:p w14:paraId="0DB5363A" w14:textId="6E9F6F0B" w:rsidR="00BF3855" w:rsidRPr="007B3A76" w:rsidRDefault="00BF3855" w:rsidP="00BF3855">
      <w:pPr>
        <w:pStyle w:val="Legenda"/>
        <w:keepNext/>
      </w:pPr>
      <w:bookmarkStart w:id="1671" w:name="_Ref524563047"/>
      <w:bookmarkStart w:id="1672" w:name="_Toc524814475"/>
      <w:r w:rsidRPr="009A7A5E">
        <w:t xml:space="preserve">Tabela </w:t>
      </w:r>
      <w:r w:rsidRPr="00373568">
        <w:fldChar w:fldCharType="begin"/>
      </w:r>
      <w:r w:rsidRPr="007B3A76">
        <w:instrText xml:space="preserve"> SEQ Tabela \* ARABIC </w:instrText>
      </w:r>
      <w:r w:rsidRPr="00373568">
        <w:rPr>
          <w:rPrChange w:id="1673" w:author="Microsoft Office User" w:date="2018-09-14T15:51:00Z">
            <w:rPr/>
          </w:rPrChange>
        </w:rPr>
        <w:fldChar w:fldCharType="separate"/>
      </w:r>
      <w:ins w:id="1674" w:author="Rui Paredes" w:date="2018-09-15T22:37:00Z">
        <w:r w:rsidR="00943741">
          <w:rPr>
            <w:noProof/>
          </w:rPr>
          <w:t>4</w:t>
        </w:r>
      </w:ins>
      <w:del w:id="1675" w:author="Rui Paredes" w:date="2018-09-15T18:23:00Z">
        <w:r w:rsidR="009574D0" w:rsidRPr="007B3A76" w:rsidDel="000B0251">
          <w:rPr>
            <w:noProof/>
          </w:rPr>
          <w:delText>4</w:delText>
        </w:r>
      </w:del>
      <w:r w:rsidRPr="00373568">
        <w:fldChar w:fldCharType="end"/>
      </w:r>
      <w:bookmarkEnd w:id="1671"/>
      <w:r w:rsidRPr="007B3A76">
        <w:t xml:space="preserve"> - Descrição do Caso de Uso "Criar Desafio"</w:t>
      </w:r>
      <w:bookmarkEnd w:id="1672"/>
    </w:p>
    <w:tbl>
      <w:tblPr>
        <w:tblStyle w:val="TabelacomGrelha"/>
        <w:tblW w:w="0" w:type="auto"/>
        <w:tblLook w:val="04A0" w:firstRow="1" w:lastRow="0" w:firstColumn="1" w:lastColumn="0" w:noHBand="0" w:noVBand="1"/>
      </w:tblPr>
      <w:tblGrid>
        <w:gridCol w:w="1615"/>
        <w:gridCol w:w="7793"/>
      </w:tblGrid>
      <w:tr w:rsidR="00762731" w:rsidRPr="007B3A76" w14:paraId="1DAF4CE4" w14:textId="77777777" w:rsidTr="0005344F">
        <w:tc>
          <w:tcPr>
            <w:tcW w:w="1615" w:type="dxa"/>
            <w:shd w:val="clear" w:color="auto" w:fill="F2F2F2" w:themeFill="background1" w:themeFillShade="F2"/>
          </w:tcPr>
          <w:p w14:paraId="7BEDFCFF" w14:textId="77777777" w:rsidR="00762731" w:rsidRPr="00373568" w:rsidRDefault="00762731" w:rsidP="0005344F">
            <w:r w:rsidRPr="00373568">
              <w:t>Nome</w:t>
            </w:r>
          </w:p>
        </w:tc>
        <w:tc>
          <w:tcPr>
            <w:tcW w:w="7793" w:type="dxa"/>
          </w:tcPr>
          <w:p w14:paraId="740FD019" w14:textId="77777777" w:rsidR="00762731" w:rsidRPr="003D741E" w:rsidRDefault="00762731" w:rsidP="0005344F">
            <w:r w:rsidRPr="003D741E">
              <w:t>Criar Desafio</w:t>
            </w:r>
          </w:p>
        </w:tc>
      </w:tr>
      <w:tr w:rsidR="00762731" w:rsidRPr="007B3A76" w14:paraId="2A72336E" w14:textId="77777777" w:rsidTr="0005344F">
        <w:tc>
          <w:tcPr>
            <w:tcW w:w="1615" w:type="dxa"/>
            <w:shd w:val="clear" w:color="auto" w:fill="F2F2F2" w:themeFill="background1" w:themeFillShade="F2"/>
          </w:tcPr>
          <w:p w14:paraId="69257967" w14:textId="77777777" w:rsidR="00762731" w:rsidRPr="007B3A76" w:rsidRDefault="00762731" w:rsidP="0005344F">
            <w:r w:rsidRPr="007B3A76">
              <w:t>Descrição</w:t>
            </w:r>
          </w:p>
        </w:tc>
        <w:tc>
          <w:tcPr>
            <w:tcW w:w="7793" w:type="dxa"/>
          </w:tcPr>
          <w:p w14:paraId="5DAF558F" w14:textId="77777777" w:rsidR="00762731" w:rsidRPr="007B3A76" w:rsidRDefault="00762731" w:rsidP="0005344F">
            <w:r w:rsidRPr="007B3A76">
              <w:t>Este caso de uso consiste no processo de criação de um desafio</w:t>
            </w:r>
          </w:p>
        </w:tc>
      </w:tr>
      <w:tr w:rsidR="00762731" w:rsidRPr="007B3A76" w14:paraId="4518546A" w14:textId="77777777" w:rsidTr="0005344F">
        <w:tc>
          <w:tcPr>
            <w:tcW w:w="1615" w:type="dxa"/>
            <w:shd w:val="clear" w:color="auto" w:fill="F2F2F2" w:themeFill="background1" w:themeFillShade="F2"/>
          </w:tcPr>
          <w:p w14:paraId="7A2BCCB0" w14:textId="77777777" w:rsidR="00762731" w:rsidRPr="007B3A76" w:rsidRDefault="00762731" w:rsidP="0005344F">
            <w:r w:rsidRPr="007B3A76">
              <w:t>Pré-Condição</w:t>
            </w:r>
          </w:p>
        </w:tc>
        <w:tc>
          <w:tcPr>
            <w:tcW w:w="7793" w:type="dxa"/>
          </w:tcPr>
          <w:p w14:paraId="7D5871F2" w14:textId="77777777" w:rsidR="00762731" w:rsidRPr="007B3A76" w:rsidRDefault="00762731" w:rsidP="0005344F">
            <w:r w:rsidRPr="007B3A76">
              <w:rPr>
                <w:i/>
              </w:rPr>
              <w:t>Login</w:t>
            </w:r>
            <w:r w:rsidRPr="007B3A76">
              <w:t xml:space="preserve"> Válido</w:t>
            </w:r>
          </w:p>
        </w:tc>
      </w:tr>
      <w:tr w:rsidR="00762731" w:rsidRPr="007B3A76" w14:paraId="29A89DF4" w14:textId="77777777" w:rsidTr="0005344F">
        <w:tc>
          <w:tcPr>
            <w:tcW w:w="1615" w:type="dxa"/>
            <w:shd w:val="clear" w:color="auto" w:fill="F2F2F2" w:themeFill="background1" w:themeFillShade="F2"/>
          </w:tcPr>
          <w:p w14:paraId="516B37F4" w14:textId="77777777" w:rsidR="00762731" w:rsidRPr="007B3A76" w:rsidRDefault="00762731" w:rsidP="0005344F">
            <w:r w:rsidRPr="007B3A76">
              <w:t>Caminho Principal</w:t>
            </w:r>
          </w:p>
        </w:tc>
        <w:tc>
          <w:tcPr>
            <w:tcW w:w="7793" w:type="dxa"/>
          </w:tcPr>
          <w:p w14:paraId="194E767E" w14:textId="77777777" w:rsidR="00762731" w:rsidRPr="007B3A76" w:rsidRDefault="00762731" w:rsidP="00762731">
            <w:pPr>
              <w:pStyle w:val="PargrafodaLista"/>
              <w:numPr>
                <w:ilvl w:val="0"/>
                <w:numId w:val="19"/>
              </w:numPr>
            </w:pPr>
            <w:r w:rsidRPr="007B3A76">
              <w:t>E ator clica em “Add New Challenge”</w:t>
            </w:r>
          </w:p>
          <w:p w14:paraId="722473FF" w14:textId="77777777" w:rsidR="00762731" w:rsidRPr="007B3A76" w:rsidRDefault="00762731" w:rsidP="00762731">
            <w:pPr>
              <w:pStyle w:val="PargrafodaLista"/>
              <w:numPr>
                <w:ilvl w:val="0"/>
                <w:numId w:val="19"/>
              </w:numPr>
            </w:pPr>
            <w:r w:rsidRPr="007B3A76">
              <w:t>O Sistema mostra uma página com formulário e com os vários campos a preencher para a criação do desafio (Nome, descrição, pasta do desafio, ficheiro principal, solução, classificação e dificuldade)</w:t>
            </w:r>
            <w:r w:rsidR="00BF3855" w:rsidRPr="007B3A76">
              <w:t>;</w:t>
            </w:r>
          </w:p>
          <w:p w14:paraId="7B82EEA0" w14:textId="77777777" w:rsidR="00BF3855" w:rsidRPr="007B3A76" w:rsidRDefault="00BF3855" w:rsidP="00762731">
            <w:pPr>
              <w:pStyle w:val="PargrafodaLista"/>
              <w:numPr>
                <w:ilvl w:val="0"/>
                <w:numId w:val="19"/>
              </w:numPr>
            </w:pPr>
            <w:r w:rsidRPr="007B3A76">
              <w:t>O ator preenche os vários campos e submete a criação do desafio clicando em “Create Challenge”.</w:t>
            </w:r>
          </w:p>
          <w:p w14:paraId="69096D07" w14:textId="77777777" w:rsidR="00BF3855" w:rsidRPr="007B3A76" w:rsidRDefault="00BF3855" w:rsidP="00762731">
            <w:pPr>
              <w:pStyle w:val="PargrafodaLista"/>
              <w:numPr>
                <w:ilvl w:val="0"/>
                <w:numId w:val="19"/>
              </w:numPr>
            </w:pPr>
            <w:r w:rsidRPr="007B3A76">
              <w:t>O sistema adiciona o desafio, informa o ator do desafio ter sido criado com sucesso e redireciona o mesmo para a página de gestão de desafios já com o novo desafio.</w:t>
            </w:r>
          </w:p>
        </w:tc>
      </w:tr>
      <w:tr w:rsidR="00762731" w:rsidRPr="007B3A76" w14:paraId="4BBBFA41" w14:textId="77777777" w:rsidTr="0005344F">
        <w:tc>
          <w:tcPr>
            <w:tcW w:w="1615" w:type="dxa"/>
            <w:shd w:val="clear" w:color="auto" w:fill="F2F2F2" w:themeFill="background1" w:themeFillShade="F2"/>
          </w:tcPr>
          <w:p w14:paraId="44C06F82" w14:textId="77777777" w:rsidR="00762731" w:rsidRPr="007B3A76" w:rsidRDefault="00762731" w:rsidP="0005344F">
            <w:r w:rsidRPr="007B3A76">
              <w:t>Caminhos Alternativos</w:t>
            </w:r>
          </w:p>
        </w:tc>
        <w:tc>
          <w:tcPr>
            <w:tcW w:w="7793" w:type="dxa"/>
          </w:tcPr>
          <w:p w14:paraId="2582AE36" w14:textId="77777777" w:rsidR="00BF3855" w:rsidRPr="007B3A76" w:rsidRDefault="00BF3855" w:rsidP="00BF3855">
            <w:pPr>
              <w:ind w:left="360"/>
            </w:pPr>
            <w:r w:rsidRPr="007B3A76">
              <w:t>3.a.</w:t>
            </w:r>
            <w:r w:rsidR="00762731" w:rsidRPr="007B3A76">
              <w:t xml:space="preserve"> </w:t>
            </w:r>
            <w:r w:rsidRPr="007B3A76">
              <w:t>O Sistema alerta o ator que existem campos por preencher.</w:t>
            </w:r>
          </w:p>
          <w:p w14:paraId="21621B3F" w14:textId="77777777" w:rsidR="00762731" w:rsidRPr="007B3A76" w:rsidRDefault="00BF3855" w:rsidP="00BF3855">
            <w:pPr>
              <w:ind w:left="360"/>
            </w:pPr>
            <w:r w:rsidRPr="007B3A76">
              <w:t xml:space="preserve">3.b. O Sistema alerta o ator que o nome do desafio ou da pasta em que se encontra já existe.  </w:t>
            </w:r>
          </w:p>
        </w:tc>
      </w:tr>
    </w:tbl>
    <w:p w14:paraId="057C7C90" w14:textId="77777777" w:rsidR="00596ECC" w:rsidRPr="007B3A76" w:rsidRDefault="00596ECC" w:rsidP="008F229E"/>
    <w:p w14:paraId="13C357D6" w14:textId="77777777" w:rsidR="00596ECC" w:rsidRPr="007B3A76" w:rsidRDefault="00596ECC" w:rsidP="00596ECC">
      <w:pPr>
        <w:spacing w:line="240" w:lineRule="auto"/>
        <w:jc w:val="left"/>
      </w:pPr>
      <w:r w:rsidRPr="007B3A76">
        <w:br w:type="page"/>
      </w:r>
    </w:p>
    <w:p w14:paraId="480D7712" w14:textId="6F217792" w:rsidR="00080EBD" w:rsidRPr="00373568" w:rsidDel="00EB462E" w:rsidRDefault="00080EBD">
      <w:pPr>
        <w:ind w:firstLine="708"/>
        <w:rPr>
          <w:del w:id="1676" w:author="Rui Paredes" w:date="2018-09-15T21:03:00Z"/>
        </w:rPr>
        <w:pPrChange w:id="1677" w:author="Rui Paredes" w:date="2018-09-15T21:03:00Z">
          <w:pPr/>
        </w:pPrChange>
      </w:pPr>
      <w:r w:rsidRPr="007B3A76">
        <w:lastRenderedPageBreak/>
        <w:t xml:space="preserve">Na </w:t>
      </w:r>
      <w:ins w:id="1678" w:author="Rui Paredes" w:date="2018-09-15T22:34:00Z">
        <w:r w:rsidR="001106AC">
          <w:fldChar w:fldCharType="begin"/>
        </w:r>
        <w:r w:rsidR="001106AC">
          <w:instrText xml:space="preserve"> REF _Ref524814188 \h </w:instrText>
        </w:r>
      </w:ins>
      <w:r w:rsidR="001106AC">
        <w:fldChar w:fldCharType="separate"/>
      </w:r>
      <w:ins w:id="1679" w:author="Rui Paredes" w:date="2018-09-15T21:03:00Z">
        <w:r w:rsidR="00943741" w:rsidRPr="003D741E">
          <w:t xml:space="preserve">Figura </w:t>
        </w:r>
      </w:ins>
      <w:ins w:id="1680" w:author="Rui Paredes" w:date="2018-09-15T22:37:00Z">
        <w:r w:rsidR="00943741">
          <w:rPr>
            <w:noProof/>
          </w:rPr>
          <w:t>10</w:t>
        </w:r>
      </w:ins>
      <w:ins w:id="1681" w:author="Rui Paredes" w:date="2018-09-15T22:34:00Z">
        <w:r w:rsidR="001106AC">
          <w:fldChar w:fldCharType="end"/>
        </w:r>
      </w:ins>
      <w:r w:rsidRPr="00373568">
        <w:fldChar w:fldCharType="begin"/>
      </w:r>
      <w:r w:rsidRPr="007B3A76">
        <w:instrText xml:space="preserve"> REF _Ref524563441 \h </w:instrText>
      </w:r>
      <w:del w:id="1682" w:author="Rui Paredes" w:date="2018-09-15T22:04:00Z">
        <w:r w:rsidRPr="00373568">
          <w:rPr>
            <w:rPrChange w:id="1683" w:author="Microsoft Office User" w:date="2018-09-14T15:51:00Z">
              <w:rPr/>
            </w:rPrChange>
          </w:rPr>
          <w:fldChar w:fldCharType="separate"/>
        </w:r>
      </w:del>
      <w:del w:id="1684" w:author="Rui Paredes" w:date="2018-09-15T18:23:00Z">
        <w:r w:rsidR="009574D0" w:rsidRPr="00373568" w:rsidDel="000B0251">
          <w:delText xml:space="preserve">Figura </w:delText>
        </w:r>
        <w:r w:rsidR="009574D0" w:rsidRPr="007B3A76" w:rsidDel="000B0251">
          <w:rPr>
            <w:rPrChange w:id="1685" w:author="Microsoft Office User" w:date="2018-09-14T15:51:00Z">
              <w:rPr>
                <w:noProof/>
              </w:rPr>
            </w:rPrChange>
          </w:rPr>
          <w:delText>10</w:delText>
        </w:r>
      </w:del>
      <w:r w:rsidRPr="00373568">
        <w:fldChar w:fldCharType="end"/>
      </w:r>
      <w:r w:rsidRPr="007B3A76">
        <w:t xml:space="preserve"> apresenta</w:t>
      </w:r>
      <w:del w:id="1686" w:author="Microsoft Office User" w:date="2018-09-14T17:58:00Z">
        <w:r w:rsidRPr="007B3A76" w:rsidDel="00F1212E">
          <w:delText xml:space="preserve"> </w:delText>
        </w:r>
      </w:del>
      <w:r w:rsidRPr="007B3A76">
        <w:t>-se o diagrama de sequência rela</w:t>
      </w:r>
      <w:r w:rsidRPr="00373568">
        <w:t>tivamente ao caminho principal do caso de uso “Criar Desafio”.</w:t>
      </w:r>
    </w:p>
    <w:p w14:paraId="479DCE92" w14:textId="77777777" w:rsidR="00080EBD" w:rsidRPr="003D741E" w:rsidRDefault="00080EBD">
      <w:pPr>
        <w:ind w:firstLine="708"/>
        <w:pPrChange w:id="1687" w:author="Rui Paredes" w:date="2018-09-15T21:03:00Z">
          <w:pPr/>
        </w:pPrChange>
      </w:pPr>
    </w:p>
    <w:p w14:paraId="0C0A9980" w14:textId="730D10ED" w:rsidR="00080EBD" w:rsidRPr="007B3A76" w:rsidDel="00EB462E" w:rsidRDefault="00080EBD" w:rsidP="00080EBD">
      <w:pPr>
        <w:pStyle w:val="Legenda"/>
        <w:keepNext/>
        <w:rPr>
          <w:moveFrom w:id="1688" w:author="Rui Paredes" w:date="2018-09-15T21:03:00Z"/>
        </w:rPr>
      </w:pPr>
      <w:bookmarkStart w:id="1689" w:name="_Ref524563441"/>
      <w:bookmarkStart w:id="1690" w:name="_Toc524679908"/>
      <w:moveFromRangeStart w:id="1691" w:author="Rui Paredes" w:date="2018-09-15T21:03:00Z" w:name="move524808709"/>
      <w:moveFrom w:id="1692" w:author="Rui Paredes" w:date="2018-09-15T21:03:00Z">
        <w:r w:rsidRPr="003D741E" w:rsidDel="00EB462E">
          <w:t xml:space="preserve">Figura </w:t>
        </w:r>
        <w:r w:rsidR="005836C7" w:rsidRPr="00373568" w:rsidDel="00EB462E">
          <w:rPr>
            <w:i w:val="0"/>
            <w:iCs w:val="0"/>
          </w:rPr>
          <w:fldChar w:fldCharType="begin"/>
        </w:r>
        <w:r w:rsidR="005836C7" w:rsidRPr="007B3A76" w:rsidDel="00EB462E">
          <w:instrText xml:space="preserve"> SEQ Figura \* ARABIC </w:instrText>
        </w:r>
        <w:r w:rsidR="005836C7" w:rsidRPr="00373568" w:rsidDel="00EB462E">
          <w:rPr>
            <w:i w:val="0"/>
            <w:iCs w:val="0"/>
            <w:rPrChange w:id="1693" w:author="Microsoft Office User" w:date="2018-09-14T15:51:00Z">
              <w:rPr>
                <w:i w:val="0"/>
                <w:iCs w:val="0"/>
              </w:rPr>
            </w:rPrChange>
          </w:rPr>
          <w:fldChar w:fldCharType="separate"/>
        </w:r>
        <w:r w:rsidR="009574D0" w:rsidRPr="007B3A76" w:rsidDel="000B0251">
          <w:rPr>
            <w:i w:val="0"/>
            <w:iCs w:val="0"/>
            <w:noProof/>
          </w:rPr>
          <w:t>10</w:t>
        </w:r>
        <w:r w:rsidR="005836C7" w:rsidRPr="00373568" w:rsidDel="00EB462E">
          <w:rPr>
            <w:i w:val="0"/>
            <w:iCs w:val="0"/>
          </w:rPr>
          <w:fldChar w:fldCharType="end"/>
        </w:r>
        <w:bookmarkEnd w:id="1689"/>
        <w:r w:rsidRPr="007B3A76" w:rsidDel="00EB462E">
          <w:t xml:space="preserve"> - Diagrama de Sequência do Caso de Uso "Criar Desafio"</w:t>
        </w:r>
        <w:bookmarkEnd w:id="1690"/>
      </w:moveFrom>
    </w:p>
    <w:moveFromRangeEnd w:id="1691"/>
    <w:p w14:paraId="0DAF6A8B" w14:textId="77777777" w:rsidR="00596ECC" w:rsidRPr="007B3A76" w:rsidRDefault="00080EBD" w:rsidP="00596ECC">
      <w:pPr>
        <w:jc w:val="center"/>
      </w:pPr>
      <w:r w:rsidRPr="007B3A76">
        <w:rPr>
          <w:noProof/>
          <w:rPrChange w:id="1694" w:author="Microsoft Office User" w:date="2018-09-14T15:51:00Z">
            <w:rPr>
              <w:noProof/>
            </w:rPr>
          </w:rPrChange>
        </w:rPr>
        <w:drawing>
          <wp:inline distT="0" distB="0" distL="0" distR="0" wp14:anchorId="5B939C3A" wp14:editId="48DD36AF">
            <wp:extent cx="6696075" cy="5084547"/>
            <wp:effectExtent l="0" t="0" r="0" b="1905"/>
            <wp:docPr id="14" name="Imagem 14" descr="Uma imagem com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riarDesafio.jpg"/>
                    <pic:cNvPicPr/>
                  </pic:nvPicPr>
                  <pic:blipFill>
                    <a:blip r:embed="rId24">
                      <a:extLst>
                        <a:ext uri="{28A0092B-C50C-407E-A947-70E740481C1C}">
                          <a14:useLocalDpi xmlns:a14="http://schemas.microsoft.com/office/drawing/2010/main" val="0"/>
                        </a:ext>
                      </a:extLst>
                    </a:blip>
                    <a:stretch>
                      <a:fillRect/>
                    </a:stretch>
                  </pic:blipFill>
                  <pic:spPr>
                    <a:xfrm>
                      <a:off x="0" y="0"/>
                      <a:ext cx="6705763" cy="5091903"/>
                    </a:xfrm>
                    <a:prstGeom prst="rect">
                      <a:avLst/>
                    </a:prstGeom>
                  </pic:spPr>
                </pic:pic>
              </a:graphicData>
            </a:graphic>
          </wp:inline>
        </w:drawing>
      </w:r>
    </w:p>
    <w:p w14:paraId="05BF3D31" w14:textId="5A52F849" w:rsidR="00EB462E" w:rsidRDefault="00EB462E" w:rsidP="00EB462E">
      <w:pPr>
        <w:pStyle w:val="Legenda"/>
        <w:keepNext/>
        <w:rPr>
          <w:ins w:id="1695" w:author="Rui Paredes" w:date="2018-09-15T21:03:00Z"/>
        </w:rPr>
      </w:pPr>
      <w:bookmarkStart w:id="1696" w:name="_Ref524814188"/>
      <w:bookmarkStart w:id="1697" w:name="_Toc524814453"/>
      <w:moveToRangeStart w:id="1698" w:author="Rui Paredes" w:date="2018-09-15T21:03:00Z" w:name="move524808709"/>
      <w:moveTo w:id="1699" w:author="Rui Paredes" w:date="2018-09-15T21:03:00Z">
        <w:r w:rsidRPr="003D741E">
          <w:t xml:space="preserve">Figura </w:t>
        </w:r>
        <w:r w:rsidRPr="00373568">
          <w:fldChar w:fldCharType="begin"/>
        </w:r>
        <w:r w:rsidRPr="007B3A76">
          <w:instrText xml:space="preserve"> SEQ Figura \* ARABIC </w:instrText>
        </w:r>
        <w:r w:rsidRPr="00373568">
          <w:fldChar w:fldCharType="separate"/>
        </w:r>
      </w:moveTo>
      <w:ins w:id="1700" w:author="Rui Paredes" w:date="2018-09-15T22:37:00Z">
        <w:r w:rsidR="00943741">
          <w:rPr>
            <w:noProof/>
          </w:rPr>
          <w:t>10</w:t>
        </w:r>
      </w:ins>
      <w:moveTo w:id="1701" w:author="Rui Paredes" w:date="2018-09-15T21:03:00Z">
        <w:r w:rsidRPr="00373568">
          <w:fldChar w:fldCharType="end"/>
        </w:r>
        <w:bookmarkEnd w:id="1696"/>
        <w:r w:rsidRPr="007B3A76">
          <w:t xml:space="preserve"> - Diagrama de Sequência do Caso de Uso "Criar Desafio"</w:t>
        </w:r>
      </w:moveTo>
      <w:bookmarkEnd w:id="1697"/>
      <w:moveToRangeEnd w:id="1698"/>
    </w:p>
    <w:p w14:paraId="1D96FBF6" w14:textId="72C7DED5" w:rsidR="00596ECC" w:rsidRPr="00373568" w:rsidRDefault="00596ECC" w:rsidP="00596ECC">
      <w:pPr>
        <w:spacing w:line="240" w:lineRule="auto"/>
        <w:jc w:val="left"/>
      </w:pPr>
      <w:r w:rsidRPr="00373568">
        <w:br w:type="page"/>
      </w:r>
    </w:p>
    <w:p w14:paraId="444CDF50" w14:textId="77777777" w:rsidR="008F229E" w:rsidRPr="003D741E" w:rsidRDefault="00080EBD" w:rsidP="00596ECC">
      <w:pPr>
        <w:pStyle w:val="Cabealho2"/>
      </w:pPr>
      <w:bookmarkStart w:id="1702" w:name="_Toc524814410"/>
      <w:r w:rsidRPr="00373568">
        <w:lastRenderedPageBreak/>
        <w:t>Diagrama de Classes</w:t>
      </w:r>
      <w:bookmarkEnd w:id="1702"/>
    </w:p>
    <w:p w14:paraId="541FDCD3" w14:textId="77777777" w:rsidR="00596ECC" w:rsidRPr="003D741E" w:rsidRDefault="00596ECC" w:rsidP="00596ECC"/>
    <w:p w14:paraId="65675F8B" w14:textId="77777777" w:rsidR="00750FE8" w:rsidRPr="009A7A5E" w:rsidRDefault="00750FE8" w:rsidP="00750FE8">
      <w:pPr>
        <w:ind w:firstLine="576"/>
      </w:pPr>
      <w:r w:rsidRPr="003D741E">
        <w:t>O Diagrama de classes tem como principal objetivo demonstrar as relações entr</w:t>
      </w:r>
      <w:r w:rsidRPr="009A7A5E">
        <w:t>e as várias classes que fazem parte do sistema. Cada classe é constituída por um nome (o que representa), atributos (informações que são armazenadas e analisadas resultado das várias funcionalidades da aplicação) e por fim as operações que representa podem ser realizadas em cada uma delas pelos atores.</w:t>
      </w:r>
    </w:p>
    <w:p w14:paraId="49C94FFB" w14:textId="77777777" w:rsidR="00750FE8" w:rsidRPr="009A7A5E" w:rsidRDefault="00750FE8">
      <w:pPr>
        <w:ind w:firstLine="576"/>
        <w:pPrChange w:id="1703" w:author="Rui Paredes" w:date="2018-09-15T21:03:00Z">
          <w:pPr/>
        </w:pPrChange>
      </w:pPr>
      <w:r w:rsidRPr="009A7A5E">
        <w:t>De forma a obter um melhor conhecimento de algumas das classes mais importantes da aplicação, são seguidamente descritas algumas delas.</w:t>
      </w:r>
    </w:p>
    <w:p w14:paraId="380B827E" w14:textId="4F3204F2" w:rsidR="00626023" w:rsidRDefault="00626023">
      <w:pPr>
        <w:ind w:firstLine="576"/>
        <w:rPr>
          <w:ins w:id="1704" w:author="Rui Paredes" w:date="2018-09-15T21:05:00Z"/>
        </w:rPr>
        <w:pPrChange w:id="1705" w:author="Rui Paredes" w:date="2018-09-15T21:03:00Z">
          <w:pPr>
            <w:ind w:firstLine="708"/>
          </w:pPr>
        </w:pPrChange>
      </w:pPr>
      <w:moveToRangeStart w:id="1706" w:author="Microsoft Office User" w:date="2018-09-14T18:00:00Z" w:name="move524711367"/>
      <w:moveTo w:id="1707" w:author="Microsoft Office User" w:date="2018-09-14T18:00:00Z">
        <w:r w:rsidRPr="006D5BF5">
          <w:t xml:space="preserve">Na </w:t>
        </w:r>
      </w:moveTo>
      <w:ins w:id="1708" w:author="Rui Paredes" w:date="2018-09-15T22:27:00Z">
        <w:r w:rsidR="00420240">
          <w:fldChar w:fldCharType="begin"/>
        </w:r>
        <w:r w:rsidR="00420240">
          <w:instrText xml:space="preserve"> REF _Ref524813862 \h </w:instrText>
        </w:r>
      </w:ins>
      <w:r w:rsidR="00420240">
        <w:fldChar w:fldCharType="separate"/>
      </w:r>
      <w:ins w:id="1709" w:author="Rui Paredes" w:date="2018-09-15T22:37:00Z">
        <w:r w:rsidR="00943741" w:rsidRPr="003D741E">
          <w:t xml:space="preserve">Figura </w:t>
        </w:r>
        <w:r w:rsidR="00943741">
          <w:rPr>
            <w:noProof/>
          </w:rPr>
          <w:t>11</w:t>
        </w:r>
      </w:ins>
      <w:ins w:id="1710" w:author="Rui Paredes" w:date="2018-09-15T22:27:00Z">
        <w:r w:rsidR="00420240">
          <w:fldChar w:fldCharType="end"/>
        </w:r>
      </w:ins>
      <w:ins w:id="1711" w:author="Rui Paredes" w:date="2018-09-15T21:04:00Z">
        <w:r w:rsidR="00EB462E">
          <w:fldChar w:fldCharType="begin"/>
        </w:r>
        <w:r w:rsidR="00EB462E">
          <w:instrText xml:space="preserve"> REF _Ref524808779 \h </w:instrText>
        </w:r>
      </w:ins>
      <w:ins w:id="1712" w:author="Rui Paredes" w:date="2018-09-15T21:04:00Z">
        <w:r w:rsidR="00EB462E">
          <w:fldChar w:fldCharType="end"/>
        </w:r>
      </w:ins>
      <w:moveTo w:id="1713" w:author="Microsoft Office User" w:date="2018-09-14T18:00:00Z">
        <w:r w:rsidRPr="00373568">
          <w:fldChar w:fldCharType="begin"/>
        </w:r>
        <w:r w:rsidRPr="006D5BF5">
          <w:instrText xml:space="preserve"> REF _Ref524580842 \h </w:instrText>
        </w:r>
      </w:moveTo>
      <w:moveTo w:id="1714" w:author="Microsoft Office User" w:date="2018-09-14T18:00:00Z">
        <w:del w:id="1715" w:author="Rui Paredes" w:date="2018-09-15T18:23:00Z">
          <w:r w:rsidRPr="00373568">
            <w:fldChar w:fldCharType="separate"/>
          </w:r>
          <w:r w:rsidRPr="00373568" w:rsidDel="000B0251">
            <w:delText xml:space="preserve">Figura </w:delText>
          </w:r>
          <w:r w:rsidRPr="006D5BF5" w:rsidDel="000B0251">
            <w:delText>11</w:delText>
          </w:r>
        </w:del>
        <w:r w:rsidRPr="00373568">
          <w:fldChar w:fldCharType="end"/>
        </w:r>
        <w:r w:rsidRPr="007B3A76">
          <w:t xml:space="preserve"> </w:t>
        </w:r>
        <w:r w:rsidRPr="00373568">
          <w:t>é possível observar o diagrama de classes da aplicação.</w:t>
        </w:r>
      </w:moveTo>
    </w:p>
    <w:p w14:paraId="589781AB" w14:textId="77777777" w:rsidR="00EB462E" w:rsidRPr="00373568" w:rsidRDefault="00EB462E">
      <w:pPr>
        <w:ind w:firstLine="576"/>
        <w:rPr>
          <w:moveTo w:id="1716" w:author="Microsoft Office User" w:date="2018-09-14T18:00:00Z"/>
        </w:rPr>
        <w:pPrChange w:id="1717" w:author="Rui Paredes" w:date="2018-09-15T21:03:00Z">
          <w:pPr>
            <w:ind w:firstLine="708"/>
          </w:pPr>
        </w:pPrChange>
      </w:pPr>
    </w:p>
    <w:p w14:paraId="2C99F1DE" w14:textId="16FB8E94" w:rsidR="00626023" w:rsidRPr="003D741E" w:rsidDel="00EB462E" w:rsidRDefault="00626023" w:rsidP="00626023">
      <w:pPr>
        <w:ind w:firstLine="708"/>
        <w:rPr>
          <w:del w:id="1718" w:author="Rui Paredes" w:date="2018-09-15T21:05:00Z"/>
          <w:moveTo w:id="1719" w:author="Microsoft Office User" w:date="2018-09-14T18:00:00Z"/>
        </w:rPr>
      </w:pPr>
    </w:p>
    <w:p w14:paraId="28E0A02D" w14:textId="0F27801A" w:rsidR="00626023" w:rsidRPr="007B3A76" w:rsidDel="00CA024F" w:rsidRDefault="00626023" w:rsidP="00626023">
      <w:pPr>
        <w:pStyle w:val="Legenda"/>
        <w:keepNext/>
        <w:rPr>
          <w:del w:id="1720" w:author="Rui Paredes" w:date="2018-09-15T21:24:00Z"/>
          <w:moveTo w:id="1721" w:author="Microsoft Office User" w:date="2018-09-14T18:00:00Z"/>
        </w:rPr>
      </w:pPr>
      <w:bookmarkStart w:id="1722" w:name="_Ref524808779"/>
      <w:moveTo w:id="1723" w:author="Microsoft Office User" w:date="2018-09-14T18:00:00Z">
        <w:del w:id="1724" w:author="Rui Paredes" w:date="2018-09-15T21:24:00Z">
          <w:r w:rsidRPr="003D741E" w:rsidDel="00CA024F">
            <w:delText xml:space="preserve">Figura </w:delText>
          </w:r>
          <w:r w:rsidRPr="00373568" w:rsidDel="00CA024F">
            <w:rPr>
              <w:i w:val="0"/>
              <w:iCs w:val="0"/>
            </w:rPr>
            <w:fldChar w:fldCharType="begin"/>
          </w:r>
          <w:r w:rsidRPr="006D5BF5" w:rsidDel="00CA024F">
            <w:delInstrText xml:space="preserve"> SEQ Figura \* ARABIC </w:delInstrText>
          </w:r>
          <w:r w:rsidRPr="00373568" w:rsidDel="00CA024F">
            <w:rPr>
              <w:i w:val="0"/>
              <w:iCs w:val="0"/>
            </w:rPr>
            <w:fldChar w:fldCharType="end"/>
          </w:r>
          <w:bookmarkEnd w:id="1722"/>
          <w:r w:rsidRPr="007B3A76" w:rsidDel="00CA024F">
            <w:delText xml:space="preserve"> - Diagrama de Classes</w:delText>
          </w:r>
        </w:del>
      </w:moveTo>
    </w:p>
    <w:p w14:paraId="4C6D9F9C" w14:textId="3B16D1D4" w:rsidR="00626023" w:rsidRPr="007B3A76" w:rsidDel="00CA024F" w:rsidRDefault="00626023" w:rsidP="00626023">
      <w:pPr>
        <w:ind w:firstLine="708"/>
        <w:rPr>
          <w:del w:id="1725" w:author="Rui Paredes" w:date="2018-09-15T21:24:00Z"/>
          <w:moveTo w:id="1726" w:author="Microsoft Office User" w:date="2018-09-14T18:00:00Z"/>
        </w:rPr>
        <w:sectPr w:rsidR="00626023" w:rsidRPr="007B3A76" w:rsidDel="00CA024F" w:rsidSect="00626023">
          <w:pgSz w:w="12240" w:h="15840" w:code="1"/>
          <w:pgMar w:top="1440" w:right="1411" w:bottom="1440" w:left="1411" w:header="432" w:footer="677" w:gutter="0"/>
          <w:cols w:space="720"/>
          <w:titlePg/>
          <w:docGrid w:linePitch="326"/>
        </w:sectPr>
      </w:pPr>
      <w:moveTo w:id="1727" w:author="Microsoft Office User" w:date="2018-09-14T18:00:00Z">
        <w:r w:rsidRPr="006D5BF5">
          <w:rPr>
            <w:noProof/>
          </w:rPr>
          <w:drawing>
            <wp:inline distT="0" distB="0" distL="0" distR="0" wp14:anchorId="24910588" wp14:editId="6A8DEE6C">
              <wp:extent cx="5980430" cy="5980430"/>
              <wp:effectExtent l="0" t="0" r="1270" b="1270"/>
              <wp:docPr id="1" name="Imagem 12" descr="Uma imagem com texto&#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DeClasses.jpg"/>
                      <pic:cNvPicPr/>
                    </pic:nvPicPr>
                    <pic:blipFill>
                      <a:blip r:embed="rId25">
                        <a:extLst>
                          <a:ext uri="{28A0092B-C50C-407E-A947-70E740481C1C}">
                            <a14:useLocalDpi xmlns:a14="http://schemas.microsoft.com/office/drawing/2010/main" val="0"/>
                          </a:ext>
                        </a:extLst>
                      </a:blip>
                      <a:stretch>
                        <a:fillRect/>
                      </a:stretch>
                    </pic:blipFill>
                    <pic:spPr>
                      <a:xfrm>
                        <a:off x="0" y="0"/>
                        <a:ext cx="5980430" cy="5980430"/>
                      </a:xfrm>
                      <a:prstGeom prst="rect">
                        <a:avLst/>
                      </a:prstGeom>
                    </pic:spPr>
                  </pic:pic>
                </a:graphicData>
              </a:graphic>
            </wp:inline>
          </w:drawing>
        </w:r>
      </w:moveTo>
    </w:p>
    <w:moveToRangeEnd w:id="1706"/>
    <w:p w14:paraId="4B0E2D05" w14:textId="757C8C01" w:rsidR="00750FE8" w:rsidRDefault="00750FE8">
      <w:pPr>
        <w:ind w:firstLine="708"/>
        <w:rPr>
          <w:ins w:id="1728" w:author="Rui Paredes" w:date="2018-09-15T21:24:00Z"/>
        </w:rPr>
        <w:pPrChange w:id="1729" w:author="Rui Paredes" w:date="2018-09-15T21:24:00Z">
          <w:pPr/>
        </w:pPrChange>
      </w:pPr>
    </w:p>
    <w:p w14:paraId="484C290F" w14:textId="7C59F60F" w:rsidR="00CA024F" w:rsidRPr="007B3A76" w:rsidRDefault="00CA024F" w:rsidP="00CA024F">
      <w:pPr>
        <w:pStyle w:val="Legenda"/>
        <w:keepNext/>
        <w:rPr>
          <w:ins w:id="1730" w:author="Rui Paredes" w:date="2018-09-15T21:24:00Z"/>
        </w:rPr>
      </w:pPr>
      <w:bookmarkStart w:id="1731" w:name="_Ref524813862"/>
      <w:bookmarkStart w:id="1732" w:name="_Toc524814454"/>
      <w:ins w:id="1733" w:author="Rui Paredes" w:date="2018-09-15T21:24:00Z">
        <w:r w:rsidRPr="003D741E">
          <w:t xml:space="preserve">Figura </w:t>
        </w:r>
        <w:r w:rsidRPr="00373568">
          <w:fldChar w:fldCharType="begin"/>
        </w:r>
        <w:r w:rsidRPr="006D5BF5">
          <w:instrText xml:space="preserve"> SEQ Figura \* ARABIC </w:instrText>
        </w:r>
        <w:r w:rsidRPr="00373568">
          <w:fldChar w:fldCharType="separate"/>
        </w:r>
      </w:ins>
      <w:ins w:id="1734" w:author="Rui Paredes" w:date="2018-09-15T22:37:00Z">
        <w:r w:rsidR="00943741">
          <w:rPr>
            <w:noProof/>
          </w:rPr>
          <w:t>11</w:t>
        </w:r>
      </w:ins>
      <w:ins w:id="1735" w:author="Rui Paredes" w:date="2018-09-15T21:24:00Z">
        <w:r w:rsidRPr="00373568">
          <w:fldChar w:fldCharType="end"/>
        </w:r>
        <w:bookmarkEnd w:id="1731"/>
        <w:r w:rsidRPr="007B3A76">
          <w:t xml:space="preserve"> - Diagrama de Classes</w:t>
        </w:r>
        <w:bookmarkEnd w:id="1732"/>
      </w:ins>
    </w:p>
    <w:p w14:paraId="4613F05C" w14:textId="05F8C5C7" w:rsidR="00CA024F" w:rsidRDefault="00CA024F">
      <w:pPr>
        <w:ind w:firstLine="708"/>
        <w:rPr>
          <w:ins w:id="1736" w:author="Rui Paredes" w:date="2018-09-15T21:24:00Z"/>
        </w:rPr>
        <w:pPrChange w:id="1737" w:author="Rui Paredes" w:date="2018-09-15T21:24:00Z">
          <w:pPr/>
        </w:pPrChange>
      </w:pPr>
    </w:p>
    <w:p w14:paraId="4BA64F69" w14:textId="41B755ED" w:rsidR="00CA024F" w:rsidRPr="009A7A5E" w:rsidRDefault="00CA024F">
      <w:pPr>
        <w:spacing w:line="240" w:lineRule="auto"/>
        <w:jc w:val="left"/>
        <w:pPrChange w:id="1738" w:author="Rui Paredes" w:date="2018-09-15T21:24:00Z">
          <w:pPr/>
        </w:pPrChange>
      </w:pPr>
      <w:ins w:id="1739" w:author="Rui Paredes" w:date="2018-09-15T21:24:00Z">
        <w:r>
          <w:br w:type="page"/>
        </w:r>
      </w:ins>
    </w:p>
    <w:p w14:paraId="79E1F4AD" w14:textId="7D79C7F0" w:rsidR="00750FE8" w:rsidRPr="007B3A76" w:rsidRDefault="00750FE8" w:rsidP="00725453">
      <w:pPr>
        <w:ind w:firstLine="708"/>
      </w:pPr>
      <w:r w:rsidRPr="001134F2">
        <w:lastRenderedPageBreak/>
        <w:t xml:space="preserve">A classe </w:t>
      </w:r>
      <w:r w:rsidR="00F243AE" w:rsidRPr="0069401A">
        <w:rPr>
          <w:i/>
        </w:rPr>
        <w:t>ScorePerCh</w:t>
      </w:r>
      <w:r w:rsidR="00F243AE" w:rsidRPr="008D0FAA">
        <w:rPr>
          <w:i/>
        </w:rPr>
        <w:t xml:space="preserve">allengePerCompetition </w:t>
      </w:r>
      <w:r w:rsidR="00F243AE" w:rsidRPr="008D0FAA">
        <w:t xml:space="preserve">é uma das classes mais importantes da aplicação já que esta interage com duas outras classes bastante importantes, sendo estas a classe </w:t>
      </w:r>
      <w:r w:rsidR="00F243AE" w:rsidRPr="00120608">
        <w:rPr>
          <w:i/>
        </w:rPr>
        <w:t>ChallengesPerCompetition</w:t>
      </w:r>
      <w:r w:rsidR="00F243AE" w:rsidRPr="00120608">
        <w:t>, que faz o armazenamento dos vários desafios e respetivos scores em deter</w:t>
      </w:r>
      <w:r w:rsidR="00F243AE" w:rsidRPr="00626023">
        <w:t xml:space="preserve">minada competição, e a classe </w:t>
      </w:r>
      <w:r w:rsidR="00F243AE" w:rsidRPr="00626023">
        <w:rPr>
          <w:i/>
        </w:rPr>
        <w:t>Registrations</w:t>
      </w:r>
      <w:r w:rsidR="00F243AE" w:rsidRPr="00626023">
        <w:t xml:space="preserve">, onde são armazenados o </w:t>
      </w:r>
      <w:del w:id="1740" w:author="Rui Paredes" w:date="2018-09-15T21:25:00Z">
        <w:r w:rsidR="00F243AE" w:rsidRPr="00626023" w:rsidDel="00CA024F">
          <w:delText xml:space="preserve">ID </w:delText>
        </w:r>
      </w:del>
      <w:ins w:id="1741" w:author="Rui Paredes" w:date="2018-09-15T21:25:00Z">
        <w:r w:rsidR="00CA024F">
          <w:t>número de identificação</w:t>
        </w:r>
        <w:r w:rsidR="00CA024F" w:rsidRPr="00626023">
          <w:t xml:space="preserve"> </w:t>
        </w:r>
      </w:ins>
      <w:r w:rsidR="00F243AE" w:rsidRPr="00626023">
        <w:t xml:space="preserve">do utilizador e a Competição em que está a participar, o </w:t>
      </w:r>
      <w:r w:rsidR="00F243AE" w:rsidRPr="00B67D90">
        <w:rPr>
          <w:i/>
          <w:rPrChange w:id="1742" w:author="Rui Paredes" w:date="2018-09-15T21:12:00Z">
            <w:rPr/>
          </w:rPrChange>
        </w:rPr>
        <w:t>Score</w:t>
      </w:r>
      <w:r w:rsidR="00F243AE" w:rsidRPr="00626023">
        <w:t xml:space="preserve"> Final e o Tempo Final com que o mesmo acabou no final da competição, sendo que estes</w:t>
      </w:r>
      <w:r w:rsidR="00725453" w:rsidRPr="007B3A76">
        <w:t xml:space="preserve"> são ambos calculados através da classes </w:t>
      </w:r>
      <w:r w:rsidR="00725453" w:rsidRPr="007B3A76">
        <w:rPr>
          <w:i/>
        </w:rPr>
        <w:t xml:space="preserve">ScorePerChallengePerCompetition. </w:t>
      </w:r>
      <w:r w:rsidR="00725453" w:rsidRPr="007B3A76">
        <w:t>Esta classe é umas das classes mais consultadas tendo em conta que o objetivo principal da aplicação é a resolução de desafios de forma competitiva.</w:t>
      </w:r>
    </w:p>
    <w:p w14:paraId="6C748535" w14:textId="62009207" w:rsidR="00725453" w:rsidRPr="007B3A76" w:rsidDel="00626023" w:rsidRDefault="00725453" w:rsidP="00080EBD">
      <w:pPr>
        <w:rPr>
          <w:del w:id="1743" w:author="Microsoft Office User" w:date="2018-09-14T18:01:00Z"/>
        </w:rPr>
      </w:pPr>
    </w:p>
    <w:p w14:paraId="4D2745E7" w14:textId="77777777" w:rsidR="00725453" w:rsidRPr="007B3A76" w:rsidRDefault="00725453" w:rsidP="00725453">
      <w:pPr>
        <w:ind w:firstLine="708"/>
      </w:pPr>
      <w:r w:rsidRPr="007B3A76">
        <w:t xml:space="preserve">Outra classe bastante importante na aplicação é a classe </w:t>
      </w:r>
      <w:r w:rsidRPr="007B3A76">
        <w:rPr>
          <w:i/>
        </w:rPr>
        <w:t>ChallengeSuggestions</w:t>
      </w:r>
      <w:r w:rsidRPr="007B3A76">
        <w:t>. Apesar de ser uma classe q</w:t>
      </w:r>
      <w:r w:rsidR="002216F9" w:rsidRPr="007B3A76">
        <w:t xml:space="preserve">ue interage apenas com algumas classes simples, como a classe </w:t>
      </w:r>
      <w:r w:rsidR="002216F9" w:rsidRPr="007B3A76">
        <w:rPr>
          <w:i/>
        </w:rPr>
        <w:t>Users</w:t>
      </w:r>
      <w:r w:rsidR="002216F9" w:rsidRPr="007B3A76">
        <w:t xml:space="preserve">, de forma a armazenar quem sugeriu o desafio, a classe </w:t>
      </w:r>
      <w:r w:rsidR="002216F9" w:rsidRPr="007B3A76">
        <w:rPr>
          <w:i/>
        </w:rPr>
        <w:t>Difficulty</w:t>
      </w:r>
      <w:r w:rsidR="002216F9" w:rsidRPr="007B3A76">
        <w:t xml:space="preserve">, que permite atribuir um grau de dificuldade ao desafio que se está a sugerir e a classe </w:t>
      </w:r>
      <w:r w:rsidR="002216F9" w:rsidRPr="007B3A76">
        <w:rPr>
          <w:i/>
        </w:rPr>
        <w:t>Classifications</w:t>
      </w:r>
      <w:r w:rsidR="002216F9" w:rsidRPr="007B3A76">
        <w:t>, de forma a conceder um uma classificação do tipo de desafio que se está a sugerir, esta classe desempenha uma das funcionalidades que distingue a aplicação das estudadas anteriormente, permitindo aos atores fazerem sugestões de novos desafios para serem usados nas competições, podendo estes ser rejeitados ou aceites pelo gestor da plataforma.</w:t>
      </w:r>
    </w:p>
    <w:p w14:paraId="76B18E4C" w14:textId="4AEF0CDB" w:rsidR="002216F9" w:rsidRPr="007B3A76" w:rsidDel="00626023" w:rsidRDefault="002216F9" w:rsidP="00725453">
      <w:pPr>
        <w:ind w:firstLine="708"/>
        <w:rPr>
          <w:del w:id="1744" w:author="Microsoft Office User" w:date="2018-09-14T18:01:00Z"/>
        </w:rPr>
      </w:pPr>
    </w:p>
    <w:p w14:paraId="14AD0295" w14:textId="245C749F" w:rsidR="0079190A" w:rsidRPr="007B3A76" w:rsidRDefault="002216F9" w:rsidP="0079190A">
      <w:pPr>
        <w:ind w:firstLine="708"/>
      </w:pPr>
      <w:r w:rsidRPr="007B3A76">
        <w:t xml:space="preserve">Tendo em conta que o ponto fulcral da aplicação é ser competitiva, a classe </w:t>
      </w:r>
      <w:r w:rsidRPr="00B67D90">
        <w:rPr>
          <w:i/>
          <w:rPrChange w:id="1745" w:author="Rui Paredes" w:date="2018-09-15T21:12:00Z">
            <w:rPr/>
          </w:rPrChange>
        </w:rPr>
        <w:t>Competitions</w:t>
      </w:r>
      <w:r w:rsidRPr="007B3A76">
        <w:t xml:space="preserve"> permite fazer a gestão dos dados associados às competições. </w:t>
      </w:r>
      <w:r w:rsidR="004320FB" w:rsidRPr="007B3A76">
        <w:t xml:space="preserve">Esta classe tem uma ligação com a classe </w:t>
      </w:r>
      <w:r w:rsidR="004320FB" w:rsidRPr="007B3A76">
        <w:rPr>
          <w:i/>
        </w:rPr>
        <w:t>Registrations</w:t>
      </w:r>
      <w:r w:rsidR="004320FB" w:rsidRPr="007B3A76">
        <w:t xml:space="preserve">, onde se encontram os registos dos vários utilizadores nas várias competições, bem como o Score e o Tempo com que acabaram no final da competição, sendo depois usados numa Leaderboard. Têm ainda uma ligação com a tabela </w:t>
      </w:r>
      <w:r w:rsidR="004320FB" w:rsidRPr="00B67D90">
        <w:rPr>
          <w:i/>
          <w:rPrChange w:id="1746" w:author="Rui Paredes" w:date="2018-09-15T21:13:00Z">
            <w:rPr/>
          </w:rPrChange>
        </w:rPr>
        <w:t>challengesPerCompetition</w:t>
      </w:r>
      <w:r w:rsidR="004320FB" w:rsidRPr="007B3A76">
        <w:t xml:space="preserve">, onde se encontram </w:t>
      </w:r>
      <w:del w:id="1747" w:author="Rui Paredes" w:date="2018-09-15T21:13:00Z">
        <w:r w:rsidR="004320FB" w:rsidRPr="007B3A76" w:rsidDel="00B67D90">
          <w:delText xml:space="preserve">registadas </w:delText>
        </w:r>
      </w:del>
      <w:ins w:id="1748" w:author="Rui Paredes" w:date="2018-09-15T21:13:00Z">
        <w:r w:rsidR="00B67D90" w:rsidRPr="007B3A76">
          <w:t>registad</w:t>
        </w:r>
        <w:r w:rsidR="00B67D90">
          <w:t>o</w:t>
        </w:r>
        <w:r w:rsidR="00B67D90" w:rsidRPr="007B3A76">
          <w:t xml:space="preserve">s </w:t>
        </w:r>
      </w:ins>
      <w:r w:rsidR="004320FB" w:rsidRPr="007B3A76">
        <w:t xml:space="preserve">todos os desafios da competição e </w:t>
      </w:r>
      <w:del w:id="1749" w:author="Rui Paredes" w:date="2018-09-15T21:13:00Z">
        <w:r w:rsidR="004320FB" w:rsidRPr="007B3A76" w:rsidDel="00B67D90">
          <w:delText xml:space="preserve">respetivos </w:delText>
        </w:r>
      </w:del>
      <w:ins w:id="1750" w:author="Rui Paredes" w:date="2018-09-15T21:13:00Z">
        <w:r w:rsidR="00B67D90" w:rsidRPr="007B3A76">
          <w:t>respetiv</w:t>
        </w:r>
        <w:r w:rsidR="00B67D90">
          <w:t>as</w:t>
        </w:r>
        <w:r w:rsidR="00B67D90" w:rsidRPr="007B3A76">
          <w:t xml:space="preserve"> </w:t>
        </w:r>
      </w:ins>
      <w:del w:id="1751" w:author="Rui Paredes" w:date="2018-09-15T21:13:00Z">
        <w:r w:rsidR="004320FB" w:rsidRPr="007B3A76" w:rsidDel="00B67D90">
          <w:delText xml:space="preserve">scores </w:delText>
        </w:r>
      </w:del>
      <w:ins w:id="1752" w:author="Rui Paredes" w:date="2018-09-15T21:13:00Z">
        <w:r w:rsidR="00B67D90">
          <w:t>pontuaç</w:t>
        </w:r>
      </w:ins>
      <w:ins w:id="1753" w:author="Rui Paredes" w:date="2018-09-15T21:14:00Z">
        <w:r w:rsidR="00B67D90">
          <w:t>ões</w:t>
        </w:r>
      </w:ins>
      <w:ins w:id="1754" w:author="Rui Paredes" w:date="2018-09-15T21:13:00Z">
        <w:r w:rsidR="00B67D90" w:rsidRPr="007B3A76">
          <w:t xml:space="preserve"> </w:t>
        </w:r>
      </w:ins>
      <w:r w:rsidR="004320FB" w:rsidRPr="007B3A76">
        <w:t>que um participante recebe na competição caso conclua o desafio.</w:t>
      </w:r>
    </w:p>
    <w:p w14:paraId="4C48C31A" w14:textId="4FCD0021" w:rsidR="004320FB" w:rsidRPr="007B3A76" w:rsidDel="00626023" w:rsidRDefault="004320FB" w:rsidP="00725453">
      <w:pPr>
        <w:ind w:firstLine="708"/>
        <w:rPr>
          <w:del w:id="1755" w:author="Microsoft Office User" w:date="2018-09-14T18:01:00Z"/>
        </w:rPr>
      </w:pPr>
    </w:p>
    <w:p w14:paraId="1E71A665" w14:textId="54FB8D43" w:rsidR="004320FB" w:rsidRPr="00373568" w:rsidDel="00626023" w:rsidRDefault="004320FB" w:rsidP="00725453">
      <w:pPr>
        <w:ind w:firstLine="708"/>
        <w:rPr>
          <w:moveFrom w:id="1756" w:author="Microsoft Office User" w:date="2018-09-14T18:00:00Z"/>
        </w:rPr>
      </w:pPr>
      <w:moveFromRangeStart w:id="1757" w:author="Microsoft Office User" w:date="2018-09-14T18:00:00Z" w:name="move524711367"/>
      <w:moveFrom w:id="1758" w:author="Microsoft Office User" w:date="2018-09-14T18:00:00Z">
        <w:r w:rsidRPr="007B3A76" w:rsidDel="00626023">
          <w:t xml:space="preserve">Na </w:t>
        </w:r>
        <w:r w:rsidR="00C933E9" w:rsidRPr="00373568" w:rsidDel="00626023">
          <w:fldChar w:fldCharType="begin"/>
        </w:r>
        <w:r w:rsidR="00C933E9" w:rsidRPr="00626023" w:rsidDel="00626023">
          <w:instrText xml:space="preserve"> REF _Ref524580842 \h </w:instrText>
        </w:r>
      </w:moveFrom>
      <w:del w:id="1759" w:author="Microsoft Office User" w:date="2018-09-14T18:00:00Z"/>
      <w:moveFrom w:id="1760" w:author="Microsoft Office User" w:date="2018-09-14T18:00:00Z">
        <w:r w:rsidR="00C933E9" w:rsidRPr="00373568" w:rsidDel="00626023">
          <w:fldChar w:fldCharType="separate"/>
        </w:r>
        <w:r w:rsidR="009574D0" w:rsidRPr="00373568" w:rsidDel="00626023">
          <w:t xml:space="preserve">Figura </w:t>
        </w:r>
        <w:r w:rsidR="009574D0" w:rsidRPr="007B3A76" w:rsidDel="00626023">
          <w:rPr>
            <w:rPrChange w:id="1761" w:author="Microsoft Office User" w:date="2018-09-14T15:51:00Z">
              <w:rPr>
                <w:noProof/>
              </w:rPr>
            </w:rPrChange>
          </w:rPr>
          <w:t>11</w:t>
        </w:r>
        <w:r w:rsidR="00C933E9" w:rsidRPr="00373568" w:rsidDel="00626023">
          <w:fldChar w:fldCharType="end"/>
        </w:r>
        <w:r w:rsidR="00C933E9" w:rsidRPr="007B3A76" w:rsidDel="00626023">
          <w:t xml:space="preserve"> </w:t>
        </w:r>
        <w:r w:rsidRPr="00373568" w:rsidDel="00626023">
          <w:t>é possível observar o diagrama de classes da aplicação.</w:t>
        </w:r>
      </w:moveFrom>
    </w:p>
    <w:p w14:paraId="09094464" w14:textId="51671D1A" w:rsidR="004320FB" w:rsidRPr="003D741E" w:rsidDel="00626023" w:rsidRDefault="004320FB" w:rsidP="00725453">
      <w:pPr>
        <w:ind w:firstLine="708"/>
        <w:rPr>
          <w:moveFrom w:id="1762" w:author="Microsoft Office User" w:date="2018-09-14T18:00:00Z"/>
        </w:rPr>
      </w:pPr>
    </w:p>
    <w:p w14:paraId="43915FAF" w14:textId="39D803AF" w:rsidR="00C933E9" w:rsidRPr="007B3A76" w:rsidDel="00626023" w:rsidRDefault="00C933E9" w:rsidP="00C933E9">
      <w:pPr>
        <w:pStyle w:val="Legenda"/>
        <w:keepNext/>
        <w:rPr>
          <w:moveFrom w:id="1763" w:author="Microsoft Office User" w:date="2018-09-14T18:00:00Z"/>
        </w:rPr>
      </w:pPr>
      <w:bookmarkStart w:id="1764" w:name="_Ref524580842"/>
      <w:bookmarkStart w:id="1765" w:name="_Toc524679909"/>
      <w:moveFrom w:id="1766" w:author="Microsoft Office User" w:date="2018-09-14T18:00:00Z">
        <w:r w:rsidRPr="003D741E" w:rsidDel="00626023">
          <w:t xml:space="preserve">Figura </w:t>
        </w:r>
        <w:r w:rsidR="005836C7" w:rsidRPr="00373568" w:rsidDel="00626023">
          <w:fldChar w:fldCharType="begin"/>
        </w:r>
        <w:r w:rsidR="005836C7" w:rsidRPr="00626023" w:rsidDel="00626023">
          <w:instrText xml:space="preserve"> SEQ Figura \* ARABIC </w:instrText>
        </w:r>
        <w:r w:rsidR="005836C7" w:rsidRPr="00373568" w:rsidDel="00626023">
          <w:fldChar w:fldCharType="separate"/>
        </w:r>
        <w:r w:rsidR="009574D0" w:rsidRPr="007B3A76" w:rsidDel="00626023">
          <w:rPr>
            <w:rPrChange w:id="1767" w:author="Microsoft Office User" w:date="2018-09-14T15:51:00Z">
              <w:rPr>
                <w:noProof/>
              </w:rPr>
            </w:rPrChange>
          </w:rPr>
          <w:t>11</w:t>
        </w:r>
        <w:r w:rsidR="005836C7" w:rsidRPr="00373568" w:rsidDel="00626023">
          <w:fldChar w:fldCharType="end"/>
        </w:r>
        <w:bookmarkEnd w:id="1764"/>
        <w:r w:rsidRPr="007B3A76" w:rsidDel="00626023">
          <w:t xml:space="preserve"> - Diagrama de Classes</w:t>
        </w:r>
        <w:bookmarkEnd w:id="1765"/>
      </w:moveFrom>
    </w:p>
    <w:p w14:paraId="3B108E9F" w14:textId="6E9728F7" w:rsidR="0005344F" w:rsidRPr="007B3A76" w:rsidDel="00626023" w:rsidRDefault="00C933E9" w:rsidP="0005344F">
      <w:pPr>
        <w:ind w:firstLine="708"/>
        <w:rPr>
          <w:moveFrom w:id="1768" w:author="Microsoft Office User" w:date="2018-09-14T18:00:00Z"/>
        </w:rPr>
        <w:sectPr w:rsidR="0005344F" w:rsidRPr="007B3A76" w:rsidDel="00626023" w:rsidSect="0043074C">
          <w:type w:val="nextPage"/>
          <w:pgSz w:w="12240" w:h="15840" w:code="1"/>
          <w:pgMar w:top="1440" w:right="1411" w:bottom="1440" w:left="1411" w:header="432" w:footer="677" w:gutter="0"/>
          <w:cols w:space="720"/>
          <w:titlePg/>
          <w:docGrid w:linePitch="326"/>
          <w:sectPrChange w:id="1769" w:author="Rui Paredes" w:date="2018-09-15T21:06:00Z">
            <w:sectPr w:rsidR="0005344F" w:rsidRPr="007B3A76" w:rsidDel="00626023" w:rsidSect="0043074C">
              <w:type w:val="oddPage"/>
              <w:pgMar w:top="1440" w:right="1411" w:bottom="1440" w:left="1411" w:header="432" w:footer="677" w:gutter="0"/>
            </w:sectPr>
          </w:sectPrChange>
        </w:sectPr>
      </w:pPr>
      <w:moveFrom w:id="1770" w:author="Microsoft Office User" w:date="2018-09-14T18:00:00Z">
        <w:r w:rsidRPr="007B3A76" w:rsidDel="00626023">
          <w:rPr>
            <w:noProof/>
            <w:rPrChange w:id="1771" w:author="Microsoft Office User" w:date="2018-09-14T15:51:00Z">
              <w:rPr>
                <w:noProof/>
              </w:rPr>
            </w:rPrChange>
          </w:rPr>
          <w:drawing>
            <wp:inline distT="0" distB="0" distL="0" distR="0" wp14:anchorId="6987BAB4" wp14:editId="17127125">
              <wp:extent cx="5980430" cy="5980430"/>
              <wp:effectExtent l="0" t="0" r="1270" b="1270"/>
              <wp:docPr id="12" name="Imagem 12" descr="Uma imagem com texto&#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DeClasses.jpg"/>
                      <pic:cNvPicPr/>
                    </pic:nvPicPr>
                    <pic:blipFill>
                      <a:blip r:embed="rId25">
                        <a:extLst>
                          <a:ext uri="{28A0092B-C50C-407E-A947-70E740481C1C}">
                            <a14:useLocalDpi xmlns:a14="http://schemas.microsoft.com/office/drawing/2010/main" val="0"/>
                          </a:ext>
                        </a:extLst>
                      </a:blip>
                      <a:stretch>
                        <a:fillRect/>
                      </a:stretch>
                    </pic:blipFill>
                    <pic:spPr>
                      <a:xfrm>
                        <a:off x="0" y="0"/>
                        <a:ext cx="5980430" cy="5980430"/>
                      </a:xfrm>
                      <a:prstGeom prst="rect">
                        <a:avLst/>
                      </a:prstGeom>
                    </pic:spPr>
                  </pic:pic>
                </a:graphicData>
              </a:graphic>
            </wp:inline>
          </w:drawing>
        </w:r>
      </w:moveFrom>
    </w:p>
    <w:moveFromRangeEnd w:id="1757"/>
    <w:p w14:paraId="053C3FA2" w14:textId="2467322A" w:rsidR="00750FE8" w:rsidRPr="00373568" w:rsidRDefault="00693220" w:rsidP="00693220">
      <w:pPr>
        <w:ind w:firstLine="708"/>
      </w:pPr>
      <w:r w:rsidRPr="007B3A76">
        <w:t>Segue</w:t>
      </w:r>
      <w:del w:id="1772" w:author="Microsoft Office User" w:date="2018-09-14T18:01:00Z">
        <w:r w:rsidRPr="007B3A76" w:rsidDel="00626023">
          <w:delText xml:space="preserve"> </w:delText>
        </w:r>
      </w:del>
      <w:r w:rsidRPr="007B3A76">
        <w:t xml:space="preserve">-se o modelo ER, ilustrado na </w:t>
      </w:r>
      <w:ins w:id="1773" w:author="Rui Paredes" w:date="2018-09-15T22:28:00Z">
        <w:r w:rsidR="00420240">
          <w:fldChar w:fldCharType="begin"/>
        </w:r>
        <w:r w:rsidR="00420240">
          <w:instrText xml:space="preserve"> REF _Ref524813863 \h </w:instrText>
        </w:r>
      </w:ins>
      <w:r w:rsidR="00420240">
        <w:fldChar w:fldCharType="separate"/>
      </w:r>
      <w:ins w:id="1774" w:author="Rui Paredes" w:date="2018-09-15T21:24:00Z">
        <w:r w:rsidR="00943741" w:rsidRPr="003D741E">
          <w:t xml:space="preserve">Figura </w:t>
        </w:r>
      </w:ins>
      <w:ins w:id="1775" w:author="Rui Paredes" w:date="2018-09-15T22:37:00Z">
        <w:r w:rsidR="00943741">
          <w:rPr>
            <w:noProof/>
          </w:rPr>
          <w:t>12</w:t>
        </w:r>
      </w:ins>
      <w:ins w:id="1776" w:author="Rui Paredes" w:date="2018-09-15T22:28:00Z">
        <w:r w:rsidR="00420240">
          <w:fldChar w:fldCharType="end"/>
        </w:r>
      </w:ins>
      <w:r w:rsidR="0005344F" w:rsidRPr="00373568">
        <w:fldChar w:fldCharType="begin"/>
      </w:r>
      <w:r w:rsidR="0005344F" w:rsidRPr="007B3A76">
        <w:instrText xml:space="preserve"> REF _Ref524581976 \h </w:instrText>
      </w:r>
      <w:del w:id="1777" w:author="Rui Paredes" w:date="2018-09-15T22:04:00Z">
        <w:r w:rsidR="0005344F" w:rsidRPr="00373568">
          <w:rPr>
            <w:rPrChange w:id="1778" w:author="Microsoft Office User" w:date="2018-09-14T15:51:00Z">
              <w:rPr/>
            </w:rPrChange>
          </w:rPr>
          <w:fldChar w:fldCharType="separate"/>
        </w:r>
      </w:del>
      <w:del w:id="1779" w:author="Rui Paredes" w:date="2018-09-15T18:23:00Z">
        <w:r w:rsidR="009574D0" w:rsidRPr="00373568" w:rsidDel="000B0251">
          <w:delText xml:space="preserve">Figura </w:delText>
        </w:r>
        <w:r w:rsidR="009574D0" w:rsidRPr="007B3A76" w:rsidDel="000B0251">
          <w:rPr>
            <w:rPrChange w:id="1780" w:author="Microsoft Office User" w:date="2018-09-14T15:51:00Z">
              <w:rPr>
                <w:noProof/>
              </w:rPr>
            </w:rPrChange>
          </w:rPr>
          <w:delText>12</w:delText>
        </w:r>
      </w:del>
      <w:r w:rsidR="0005344F" w:rsidRPr="00373568">
        <w:fldChar w:fldCharType="end"/>
      </w:r>
      <w:ins w:id="1781" w:author="Microsoft Office User" w:date="2018-09-14T18:01:00Z">
        <w:r w:rsidR="00626023">
          <w:t>, baseado no diagrama de classes apresentado</w:t>
        </w:r>
      </w:ins>
      <w:del w:id="1782" w:author="Microsoft Office User" w:date="2018-09-14T18:01:00Z">
        <w:r w:rsidRPr="007B3A76" w:rsidDel="00626023">
          <w:delText xml:space="preserve"> , tendo este sido obtido através de Engenharia Reversa, opção disponibilizada pelo Mysql Workbench</w:delText>
        </w:r>
      </w:del>
      <w:r w:rsidRPr="007B3A76">
        <w:t>.</w:t>
      </w:r>
    </w:p>
    <w:p w14:paraId="0ABA5FDB" w14:textId="2B5C74AE" w:rsidR="00CA024F" w:rsidRPr="003D741E" w:rsidRDefault="00CA024F">
      <w:pPr>
        <w:spacing w:line="240" w:lineRule="auto"/>
        <w:jc w:val="left"/>
        <w:pPrChange w:id="1783" w:author="Rui Paredes" w:date="2018-09-15T21:24:00Z">
          <w:pPr>
            <w:ind w:firstLine="708"/>
          </w:pPr>
        </w:pPrChange>
      </w:pPr>
      <w:ins w:id="1784" w:author="Rui Paredes" w:date="2018-09-15T21:23:00Z">
        <w:r>
          <w:br w:type="page"/>
        </w:r>
      </w:ins>
    </w:p>
    <w:p w14:paraId="0D606696" w14:textId="338D7B85" w:rsidR="0005344F" w:rsidRPr="00373568" w:rsidDel="00CA024F" w:rsidRDefault="0005344F" w:rsidP="0005344F">
      <w:pPr>
        <w:pStyle w:val="Legenda"/>
        <w:keepNext/>
        <w:rPr>
          <w:del w:id="1785" w:author="Rui Paredes" w:date="2018-09-15T21:24:00Z"/>
          <w:moveFrom w:id="1786" w:author="Rui Paredes" w:date="2018-09-15T21:24:00Z"/>
        </w:rPr>
      </w:pPr>
      <w:bookmarkStart w:id="1787" w:name="_Ref524581976"/>
      <w:bookmarkStart w:id="1788" w:name="_Toc524679910"/>
      <w:moveFromRangeStart w:id="1789" w:author="Rui Paredes" w:date="2018-09-15T21:24:00Z" w:name="move524809974"/>
      <w:moveFrom w:id="1790" w:author="Rui Paredes" w:date="2018-09-15T21:24:00Z">
        <w:r w:rsidRPr="003D741E" w:rsidDel="00CA024F">
          <w:lastRenderedPageBreak/>
          <w:t xml:space="preserve">Figura </w:t>
        </w:r>
        <w:r w:rsidR="005836C7" w:rsidRPr="00373568" w:rsidDel="00CA024F">
          <w:rPr>
            <w:i w:val="0"/>
            <w:iCs w:val="0"/>
          </w:rPr>
          <w:fldChar w:fldCharType="begin"/>
        </w:r>
        <w:r w:rsidR="005836C7" w:rsidRPr="007B3A76" w:rsidDel="00CA024F">
          <w:instrText xml:space="preserve"> SEQ Figura \* ARABIC </w:instrText>
        </w:r>
        <w:r w:rsidR="005836C7" w:rsidRPr="00373568" w:rsidDel="00CA024F">
          <w:rPr>
            <w:i w:val="0"/>
            <w:iCs w:val="0"/>
            <w:rPrChange w:id="1791" w:author="Microsoft Office User" w:date="2018-09-14T15:51:00Z">
              <w:rPr>
                <w:i w:val="0"/>
                <w:iCs w:val="0"/>
              </w:rPr>
            </w:rPrChange>
          </w:rPr>
          <w:fldChar w:fldCharType="separate"/>
        </w:r>
        <w:r w:rsidR="009574D0" w:rsidRPr="007B3A76" w:rsidDel="000B0251">
          <w:rPr>
            <w:i w:val="0"/>
            <w:iCs w:val="0"/>
            <w:noProof/>
          </w:rPr>
          <w:t>12</w:t>
        </w:r>
        <w:r w:rsidR="005836C7" w:rsidRPr="00373568" w:rsidDel="00CA024F">
          <w:rPr>
            <w:i w:val="0"/>
            <w:iCs w:val="0"/>
          </w:rPr>
          <w:fldChar w:fldCharType="end"/>
        </w:r>
        <w:bookmarkEnd w:id="1787"/>
        <w:r w:rsidRPr="007B3A76" w:rsidDel="00CA024F">
          <w:t xml:space="preserve"> - Model</w:t>
        </w:r>
        <w:r w:rsidRPr="00373568" w:rsidDel="00CA024F">
          <w:t>o ER</w:t>
        </w:r>
        <w:bookmarkEnd w:id="1788"/>
      </w:moveFrom>
    </w:p>
    <w:moveFromRangeEnd w:id="1789"/>
    <w:p w14:paraId="316DA1EA" w14:textId="77777777" w:rsidR="0005344F" w:rsidRDefault="0005344F">
      <w:pPr>
        <w:ind w:firstLine="708"/>
        <w:jc w:val="center"/>
        <w:rPr>
          <w:ins w:id="1792" w:author="Rui Paredes" w:date="2018-09-15T21:23:00Z"/>
        </w:rPr>
      </w:pPr>
      <w:commentRangeStart w:id="1793"/>
      <w:r w:rsidRPr="007B3A76">
        <w:rPr>
          <w:noProof/>
          <w:rPrChange w:id="1794" w:author="Microsoft Office User" w:date="2018-09-14T15:51:00Z">
            <w:rPr>
              <w:noProof/>
            </w:rPr>
          </w:rPrChange>
        </w:rPr>
        <w:drawing>
          <wp:inline distT="0" distB="0" distL="0" distR="0" wp14:anchorId="398B658B" wp14:editId="21817397">
            <wp:extent cx="6353175" cy="5324652"/>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oER.png"/>
                    <pic:cNvPicPr/>
                  </pic:nvPicPr>
                  <pic:blipFill>
                    <a:blip r:embed="rId26">
                      <a:extLst>
                        <a:ext uri="{28A0092B-C50C-407E-A947-70E740481C1C}">
                          <a14:useLocalDpi xmlns:a14="http://schemas.microsoft.com/office/drawing/2010/main" val="0"/>
                        </a:ext>
                      </a:extLst>
                    </a:blip>
                    <a:stretch>
                      <a:fillRect/>
                    </a:stretch>
                  </pic:blipFill>
                  <pic:spPr>
                    <a:xfrm>
                      <a:off x="0" y="0"/>
                      <a:ext cx="6420869" cy="5381387"/>
                    </a:xfrm>
                    <a:prstGeom prst="rect">
                      <a:avLst/>
                    </a:prstGeom>
                  </pic:spPr>
                </pic:pic>
              </a:graphicData>
            </a:graphic>
          </wp:inline>
        </w:drawing>
      </w:r>
      <w:commentRangeEnd w:id="1793"/>
      <w:r w:rsidR="0088144F">
        <w:rPr>
          <w:rStyle w:val="Refdecomentrio"/>
        </w:rPr>
        <w:commentReference w:id="1793"/>
      </w:r>
    </w:p>
    <w:p w14:paraId="55C862EC" w14:textId="77922800" w:rsidR="00CA024F" w:rsidRPr="00373568" w:rsidDel="00CA024F" w:rsidRDefault="00CA024F" w:rsidP="00CA024F">
      <w:pPr>
        <w:pStyle w:val="Legenda"/>
        <w:keepNext/>
        <w:rPr>
          <w:del w:id="1795" w:author="Rui Paredes" w:date="2018-09-15T21:24:00Z"/>
          <w:moveTo w:id="1796" w:author="Rui Paredes" w:date="2018-09-15T21:24:00Z"/>
        </w:rPr>
      </w:pPr>
      <w:bookmarkStart w:id="1797" w:name="_Ref524813863"/>
      <w:bookmarkStart w:id="1798" w:name="_Toc524814455"/>
      <w:moveToRangeStart w:id="1799" w:author="Rui Paredes" w:date="2018-09-15T21:24:00Z" w:name="move524809974"/>
      <w:moveTo w:id="1800" w:author="Rui Paredes" w:date="2018-09-15T21:24:00Z">
        <w:r w:rsidRPr="003D741E">
          <w:t xml:space="preserve">Figura </w:t>
        </w:r>
        <w:r w:rsidRPr="00373568">
          <w:rPr>
            <w:i w:val="0"/>
            <w:iCs w:val="0"/>
          </w:rPr>
          <w:fldChar w:fldCharType="begin"/>
        </w:r>
        <w:r w:rsidRPr="007B3A76">
          <w:instrText xml:space="preserve"> SEQ Figura \* ARABIC </w:instrText>
        </w:r>
        <w:r w:rsidRPr="00373568">
          <w:rPr>
            <w:i w:val="0"/>
            <w:iCs w:val="0"/>
          </w:rPr>
          <w:fldChar w:fldCharType="separate"/>
        </w:r>
      </w:moveTo>
      <w:ins w:id="1801" w:author="Rui Paredes" w:date="2018-09-15T22:37:00Z">
        <w:r w:rsidR="00943741">
          <w:rPr>
            <w:noProof/>
          </w:rPr>
          <w:t>12</w:t>
        </w:r>
      </w:ins>
      <w:moveTo w:id="1802" w:author="Rui Paredes" w:date="2018-09-15T21:24:00Z">
        <w:r w:rsidRPr="00373568">
          <w:rPr>
            <w:i w:val="0"/>
            <w:iCs w:val="0"/>
          </w:rPr>
          <w:fldChar w:fldCharType="end"/>
        </w:r>
        <w:bookmarkEnd w:id="1797"/>
        <w:r w:rsidRPr="007B3A76">
          <w:t xml:space="preserve"> - Model</w:t>
        </w:r>
        <w:r w:rsidRPr="00373568">
          <w:t>o ER</w:t>
        </w:r>
        <w:bookmarkEnd w:id="1798"/>
      </w:moveTo>
    </w:p>
    <w:p w14:paraId="0387EE20" w14:textId="77777777" w:rsidR="00CA024F" w:rsidDel="00CA024F" w:rsidRDefault="00CA024F" w:rsidP="00CA024F">
      <w:pPr>
        <w:ind w:firstLine="708"/>
        <w:jc w:val="center"/>
        <w:rPr>
          <w:del w:id="1803" w:author="Rui Paredes" w:date="2018-09-15T21:24:00Z"/>
          <w:moveTo w:id="1804" w:author="Rui Paredes" w:date="2018-09-15T21:24:00Z"/>
        </w:rPr>
      </w:pPr>
    </w:p>
    <w:p w14:paraId="10C6F4CE" w14:textId="77777777" w:rsidR="00CA024F" w:rsidDel="00CA024F" w:rsidRDefault="00CA024F" w:rsidP="00CA024F">
      <w:pPr>
        <w:ind w:firstLine="708"/>
        <w:jc w:val="center"/>
        <w:rPr>
          <w:del w:id="1805" w:author="Rui Paredes" w:date="2018-09-15T21:24:00Z"/>
          <w:moveTo w:id="1806" w:author="Rui Paredes" w:date="2018-09-15T21:24:00Z"/>
        </w:rPr>
      </w:pPr>
    </w:p>
    <w:moveToRangeEnd w:id="1799"/>
    <w:p w14:paraId="0BDD17CD" w14:textId="651C8172" w:rsidR="00CA024F" w:rsidRDefault="00CA024F">
      <w:pPr>
        <w:pStyle w:val="Legenda"/>
        <w:keepNext/>
        <w:rPr>
          <w:ins w:id="1807" w:author="Rui Paredes" w:date="2018-09-15T21:23:00Z"/>
        </w:rPr>
        <w:pPrChange w:id="1808" w:author="Rui Paredes" w:date="2018-09-15T21:24:00Z">
          <w:pPr>
            <w:ind w:firstLine="708"/>
            <w:jc w:val="center"/>
          </w:pPr>
        </w:pPrChange>
      </w:pPr>
    </w:p>
    <w:p w14:paraId="1DB91D7B" w14:textId="77777777" w:rsidR="00CA024F" w:rsidRDefault="00CA024F">
      <w:pPr>
        <w:ind w:firstLine="708"/>
        <w:jc w:val="center"/>
        <w:rPr>
          <w:ins w:id="1809" w:author="Rui Paredes" w:date="2018-09-15T21:23:00Z"/>
        </w:rPr>
      </w:pPr>
    </w:p>
    <w:p w14:paraId="464C42DC" w14:textId="3BE6BBA3" w:rsidR="00CA024F" w:rsidRPr="007B3A76" w:rsidRDefault="00CA024F">
      <w:pPr>
        <w:ind w:firstLine="708"/>
        <w:jc w:val="center"/>
        <w:sectPr w:rsidR="00CA024F" w:rsidRPr="007B3A76" w:rsidSect="0043074C">
          <w:pgSz w:w="12240" w:h="15840" w:orient="portrait" w:code="1"/>
          <w:pgMar w:top="1440" w:right="1411" w:bottom="1440" w:left="1411" w:header="432" w:footer="677" w:gutter="0"/>
          <w:cols w:space="720"/>
          <w:titlePg/>
          <w:docGrid w:linePitch="326"/>
          <w:sectPrChange w:id="1810" w:author="Rui Paredes" w:date="2018-09-15T21:06:00Z">
            <w:sectPr w:rsidR="00CA024F" w:rsidRPr="007B3A76" w:rsidSect="0043074C">
              <w:pgSz w:w="15840" w:h="12240" w:orient="landscape"/>
              <w:pgMar w:top="1411" w:right="1440" w:bottom="1411" w:left="1440" w:header="432" w:footer="677" w:gutter="0"/>
            </w:sectPr>
          </w:sectPrChange>
        </w:sectPr>
      </w:pPr>
    </w:p>
    <w:p w14:paraId="76ADDEDD" w14:textId="77777777" w:rsidR="0005344F" w:rsidRPr="007B3A76" w:rsidRDefault="0005344F" w:rsidP="0005344F">
      <w:pPr>
        <w:pStyle w:val="Ttulo1"/>
      </w:pPr>
      <w:bookmarkStart w:id="1811" w:name="_Toc524814411"/>
      <w:r w:rsidRPr="007B3A76">
        <w:lastRenderedPageBreak/>
        <w:t>Implementação da Solução</w:t>
      </w:r>
      <w:bookmarkEnd w:id="1811"/>
    </w:p>
    <w:p w14:paraId="074BC88A" w14:textId="22897636" w:rsidR="0005344F" w:rsidRPr="003D741E" w:rsidDel="00CA024F" w:rsidRDefault="0005344F">
      <w:pPr>
        <w:ind w:firstLine="432"/>
        <w:rPr>
          <w:del w:id="1812" w:author="Rui Paredes" w:date="2018-09-15T21:25:00Z"/>
        </w:rPr>
        <w:pPrChange w:id="1813" w:author="Rui Paredes" w:date="2018-09-15T21:17:00Z">
          <w:pPr/>
        </w:pPrChange>
      </w:pPr>
      <w:r w:rsidRPr="00373568">
        <w:t>Após realizado o estudo às várias soluções já existentes no mercado</w:t>
      </w:r>
      <w:del w:id="1814" w:author="Microsoft Office User" w:date="2018-09-14T18:09:00Z">
        <w:r w:rsidRPr="00373568" w:rsidDel="00C3465C">
          <w:delText>,</w:delText>
        </w:r>
      </w:del>
      <w:r w:rsidRPr="00373568">
        <w:t xml:space="preserve"> e feito o planeamento das funcionalidades que a aplicação deverá ter através da recolha e análise dos requisitos do sistema, prossegue</w:t>
      </w:r>
      <w:del w:id="1815" w:author="Microsoft Office User" w:date="2018-09-14T18:09:00Z">
        <w:r w:rsidRPr="00373568" w:rsidDel="0041216C">
          <w:delText xml:space="preserve"> </w:delText>
        </w:r>
      </w:del>
      <w:r w:rsidRPr="00373568">
        <w:t xml:space="preserve">-se </w:t>
      </w:r>
      <w:del w:id="1816" w:author="Microsoft Office User" w:date="2018-09-14T18:09:00Z">
        <w:r w:rsidRPr="00373568" w:rsidDel="0041216C">
          <w:delText xml:space="preserve">ao </w:delText>
        </w:r>
      </w:del>
      <w:ins w:id="1817" w:author="Microsoft Office User" w:date="2018-09-14T18:09:00Z">
        <w:r w:rsidR="0041216C">
          <w:t>c</w:t>
        </w:r>
        <w:r w:rsidR="0041216C" w:rsidRPr="00373568">
          <w:t>o</w:t>
        </w:r>
        <w:r w:rsidR="0041216C">
          <w:t>m o</w:t>
        </w:r>
        <w:r w:rsidR="0041216C" w:rsidRPr="00373568">
          <w:t xml:space="preserve"> </w:t>
        </w:r>
      </w:ins>
      <w:r w:rsidRPr="00373568">
        <w:t>desenvolvimen</w:t>
      </w:r>
      <w:r w:rsidRPr="003D741E">
        <w:t xml:space="preserve">to da aplicação </w:t>
      </w:r>
      <w:r w:rsidRPr="003D741E">
        <w:rPr>
          <w:i/>
        </w:rPr>
        <w:t>web</w:t>
      </w:r>
      <w:r w:rsidRPr="003D741E">
        <w:t>.</w:t>
      </w:r>
    </w:p>
    <w:p w14:paraId="0158FA2D" w14:textId="77777777" w:rsidR="0005344F" w:rsidRPr="009A7A5E" w:rsidRDefault="0005344F">
      <w:pPr>
        <w:ind w:firstLine="432"/>
        <w:pPrChange w:id="1818" w:author="Rui Paredes" w:date="2018-09-15T21:25:00Z">
          <w:pPr/>
        </w:pPrChange>
      </w:pPr>
    </w:p>
    <w:p w14:paraId="4D8251FC" w14:textId="77777777" w:rsidR="0005344F" w:rsidRPr="009A7A5E" w:rsidRDefault="00716204">
      <w:pPr>
        <w:ind w:firstLine="432"/>
        <w:pPrChange w:id="1819" w:author="Rui Paredes" w:date="2018-09-15T21:17:00Z">
          <w:pPr/>
        </w:pPrChange>
      </w:pPr>
      <w:r w:rsidRPr="009A7A5E">
        <w:t>Para tal, foi necessário escolher a um grupo de tecnologias que permitam o um desenvolvimento da aplicação de forma eficiente.</w:t>
      </w:r>
    </w:p>
    <w:p w14:paraId="1B900EE3" w14:textId="77777777" w:rsidR="00716204" w:rsidRPr="009A7A5E" w:rsidRDefault="00716204" w:rsidP="0005344F"/>
    <w:p w14:paraId="0097CD58" w14:textId="69EAD77D" w:rsidR="00716204" w:rsidRDefault="00716204" w:rsidP="00716204">
      <w:pPr>
        <w:pStyle w:val="Cabealho2"/>
        <w:rPr>
          <w:ins w:id="1820" w:author="Rui Paredes" w:date="2018-09-15T15:32:00Z"/>
        </w:rPr>
      </w:pPr>
      <w:bookmarkStart w:id="1821" w:name="_Toc524814412"/>
      <w:commentRangeStart w:id="1822"/>
      <w:r w:rsidRPr="001134F2">
        <w:t>Tecnologias Utilizadas</w:t>
      </w:r>
      <w:bookmarkEnd w:id="1821"/>
    </w:p>
    <w:p w14:paraId="7159C7ED" w14:textId="206AFB47" w:rsidR="00F05C9D" w:rsidRDefault="002F587C">
      <w:pPr>
        <w:ind w:firstLine="576"/>
        <w:rPr>
          <w:ins w:id="1823" w:author="Rui Paredes" w:date="2018-09-15T16:22:00Z"/>
        </w:rPr>
        <w:pPrChange w:id="1824" w:author="Rui Paredes" w:date="2018-09-15T16:22:00Z">
          <w:pPr>
            <w:pStyle w:val="Cabealho2"/>
          </w:pPr>
        </w:pPrChange>
      </w:pPr>
      <w:ins w:id="1825" w:author="Rui Paredes" w:date="2018-09-15T15:33:00Z">
        <w:r>
          <w:t>Para o desenvolvimento da aplicação LabSecurity foi feita uma análise às v</w:t>
        </w:r>
      </w:ins>
      <w:ins w:id="1826" w:author="Rui Paredes" w:date="2018-09-15T15:34:00Z">
        <w:r>
          <w:t xml:space="preserve">árias tecnologias mais usadas no desenvolvimento de aplicações </w:t>
        </w:r>
        <w:r>
          <w:rPr>
            <w:i/>
          </w:rPr>
          <w:t>web</w:t>
        </w:r>
        <w:r>
          <w:t xml:space="preserve"> tendo em conta </w:t>
        </w:r>
      </w:ins>
      <w:ins w:id="1827" w:author="Rui Paredes" w:date="2018-09-15T15:38:00Z">
        <w:r>
          <w:t xml:space="preserve">a sua popularidade, performance e </w:t>
        </w:r>
      </w:ins>
      <w:ins w:id="1828" w:author="Rui Paredes" w:date="2018-09-15T15:39:00Z">
        <w:r>
          <w:t xml:space="preserve">interação entre as mesmas. </w:t>
        </w:r>
      </w:ins>
      <w:ins w:id="1829" w:author="Rui Paredes" w:date="2018-09-15T15:40:00Z">
        <w:r>
          <w:t>Feita esta análise, foram definidas</w:t>
        </w:r>
      </w:ins>
      <w:ins w:id="1830" w:author="Rui Paredes" w:date="2018-09-15T15:43:00Z">
        <w:r>
          <w:t xml:space="preserve"> inicialmente</w:t>
        </w:r>
      </w:ins>
      <w:ins w:id="1831" w:author="Rui Paredes" w:date="2018-09-15T15:40:00Z">
        <w:r>
          <w:t xml:space="preserve"> como tecnologias a usar o </w:t>
        </w:r>
      </w:ins>
      <w:ins w:id="1832" w:author="Rui Paredes" w:date="2018-09-15T15:41:00Z">
        <w:r>
          <w:t>Angular</w:t>
        </w:r>
      </w:ins>
      <w:ins w:id="1833" w:author="Rui Paredes" w:date="2018-09-15T15:42:00Z">
        <w:r>
          <w:t>JS</w:t>
        </w:r>
      </w:ins>
      <w:ins w:id="1834" w:author="Rui Paredes" w:date="2018-09-15T15:41:00Z">
        <w:r>
          <w:t xml:space="preserve"> como </w:t>
        </w:r>
        <w:r>
          <w:rPr>
            <w:i/>
          </w:rPr>
          <w:t>frontend</w:t>
        </w:r>
      </w:ins>
      <w:ins w:id="1835" w:author="Rui Paredes" w:date="2018-09-15T15:40:00Z">
        <w:r>
          <w:t>, o NodeJS</w:t>
        </w:r>
      </w:ins>
      <w:ins w:id="1836" w:author="Rui Paredes" w:date="2018-09-15T15:41:00Z">
        <w:r>
          <w:t xml:space="preserve"> como </w:t>
        </w:r>
        <w:r>
          <w:rPr>
            <w:i/>
          </w:rPr>
          <w:t>backend</w:t>
        </w:r>
        <w:r>
          <w:t xml:space="preserve">, </w:t>
        </w:r>
      </w:ins>
      <w:ins w:id="1837" w:author="Rui Paredes" w:date="2018-09-15T15:51:00Z">
        <w:r w:rsidR="00336BD1">
          <w:t xml:space="preserve">tendo </w:t>
        </w:r>
      </w:ins>
      <w:ins w:id="1838" w:author="Rui Paredes" w:date="2018-09-15T15:42:00Z">
        <w:r>
          <w:t>em que ambas usam a linguagem de programação JavaScript, sendo usadas ao nível das interfaces o HTML e CSS.</w:t>
        </w:r>
      </w:ins>
      <w:ins w:id="1839" w:author="Rui Paredes" w:date="2018-09-15T15:43:00Z">
        <w:r>
          <w:t xml:space="preserve"> Porém, feita uma análise mais </w:t>
        </w:r>
      </w:ins>
      <w:ins w:id="1840" w:author="Rui Paredes" w:date="2018-09-15T15:44:00Z">
        <w:r w:rsidR="00336BD1">
          <w:t xml:space="preserve">aprofundada às mesmas verificou -se que </w:t>
        </w:r>
      </w:ins>
      <w:ins w:id="1841" w:author="Rui Paredes" w:date="2018-09-15T16:16:00Z">
        <w:r w:rsidR="00A52F21">
          <w:t xml:space="preserve">ReactJS é um </w:t>
        </w:r>
        <w:r w:rsidR="00A52F21">
          <w:rPr>
            <w:i/>
          </w:rPr>
          <w:t xml:space="preserve">framework </w:t>
        </w:r>
      </w:ins>
      <w:ins w:id="1842" w:author="Rui Paredes" w:date="2018-09-15T16:17:00Z">
        <w:r w:rsidR="00A52F21">
          <w:t xml:space="preserve">de </w:t>
        </w:r>
        <w:r w:rsidR="00A52F21">
          <w:rPr>
            <w:i/>
          </w:rPr>
          <w:t>frontend</w:t>
        </w:r>
        <w:r w:rsidR="00A52F21">
          <w:t xml:space="preserve"> mais fácil e cómodo de usar</w:t>
        </w:r>
      </w:ins>
      <w:ins w:id="1843" w:author="Rui Paredes" w:date="2018-09-15T16:20:00Z">
        <w:r w:rsidR="00A52F21">
          <w:t xml:space="preserve"> do que AngularJS</w:t>
        </w:r>
      </w:ins>
      <w:ins w:id="1844" w:author="Rui Paredes" w:date="2018-09-15T16:18:00Z">
        <w:r w:rsidR="00A52F21">
          <w:t xml:space="preserve">, permitindo </w:t>
        </w:r>
      </w:ins>
      <w:ins w:id="1845" w:author="Rui Paredes" w:date="2018-09-15T16:20:00Z">
        <w:r w:rsidR="00A52F21">
          <w:t xml:space="preserve">ainda </w:t>
        </w:r>
      </w:ins>
      <w:ins w:id="1846" w:author="Rui Paredes" w:date="2018-09-15T16:18:00Z">
        <w:r w:rsidR="00A52F21">
          <w:t>que em pouco tempo se aprenda a trabalhar com o mesmo e a perceber a grande variedade de funcionalidades ao dispor do programado</w:t>
        </w:r>
      </w:ins>
      <w:ins w:id="1847" w:author="Rui Paredes" w:date="2018-09-15T16:20:00Z">
        <w:r w:rsidR="00A52F21">
          <w:t>r</w:t>
        </w:r>
      </w:ins>
      <w:ins w:id="1848" w:author="Rui Paredes" w:date="2018-09-15T16:17:00Z">
        <w:r w:rsidR="00A52F21">
          <w:t xml:space="preserve">, para lá de permitir uma interação com uma maior variedade de </w:t>
        </w:r>
      </w:ins>
      <w:ins w:id="1849" w:author="Rui Paredes" w:date="2018-09-15T16:18:00Z">
        <w:r w:rsidR="00A52F21">
          <w:t xml:space="preserve">APIs de </w:t>
        </w:r>
        <w:r w:rsidR="00A52F21">
          <w:rPr>
            <w:i/>
          </w:rPr>
          <w:t>backend</w:t>
        </w:r>
        <w:r w:rsidR="00A52F21">
          <w:t xml:space="preserve"> do que o AngularJS</w:t>
        </w:r>
      </w:ins>
      <w:ins w:id="1850" w:author="Rui Paredes" w:date="2018-09-15T16:21:00Z">
        <w:r w:rsidR="00A52F21">
          <w:t xml:space="preserve">, passando a ser usado ReactJS no desenvolvimenta do </w:t>
        </w:r>
      </w:ins>
      <w:ins w:id="1851" w:author="Rui Paredes" w:date="2018-09-15T16:22:00Z">
        <w:r w:rsidR="00A52F21">
          <w:rPr>
            <w:i/>
          </w:rPr>
          <w:t>frontend</w:t>
        </w:r>
        <w:r w:rsidR="00A52F21">
          <w:t xml:space="preserve"> da aplicação.</w:t>
        </w:r>
      </w:ins>
    </w:p>
    <w:p w14:paraId="6E4BEB1C" w14:textId="2C1DB795" w:rsidR="00A52F21" w:rsidRDefault="00A52F21">
      <w:pPr>
        <w:rPr>
          <w:ins w:id="1852" w:author="Rui Paredes" w:date="2018-09-15T16:24:00Z"/>
        </w:rPr>
        <w:pPrChange w:id="1853" w:author="Rui Paredes" w:date="2018-09-15T15:32:00Z">
          <w:pPr>
            <w:pStyle w:val="Cabealho2"/>
          </w:pPr>
        </w:pPrChange>
      </w:pPr>
      <w:ins w:id="1854" w:author="Rui Paredes" w:date="2018-09-15T16:22:00Z">
        <w:r>
          <w:tab/>
        </w:r>
      </w:ins>
      <w:ins w:id="1855" w:author="Rui Paredes" w:date="2018-09-15T16:23:00Z">
        <w:r>
          <w:t>Tendo em conta as boas práticas de desenvolvi</w:t>
        </w:r>
        <w:r w:rsidR="00587C72">
          <w:t>mento de software, foi usado o sistema de gest</w:t>
        </w:r>
      </w:ins>
      <w:ins w:id="1856" w:author="Rui Paredes" w:date="2018-09-15T16:24:00Z">
        <w:r w:rsidR="00587C72">
          <w:t>ão de versões Git de forma a armazenar a aplicação e registar o desenvolvimento da mesma.</w:t>
        </w:r>
      </w:ins>
    </w:p>
    <w:p w14:paraId="0B1887EE" w14:textId="5EC4238A" w:rsidR="00587C72" w:rsidRPr="00A52F21" w:rsidRDefault="00587C72">
      <w:pPr>
        <w:ind w:firstLine="708"/>
        <w:rPr>
          <w:rPrChange w:id="1857" w:author="Rui Paredes" w:date="2018-09-15T16:22:00Z">
            <w:rPr/>
          </w:rPrChange>
        </w:rPr>
        <w:pPrChange w:id="1858" w:author="Rui Paredes" w:date="2018-09-15T16:25:00Z">
          <w:pPr>
            <w:pStyle w:val="Cabealho2"/>
          </w:pPr>
        </w:pPrChange>
      </w:pPr>
      <w:ins w:id="1859" w:author="Rui Paredes" w:date="2018-09-15T16:25:00Z">
        <w:r>
          <w:t>São agora apresentadas abaixo todas as tecnologias usadas no desenvolvimento do projeto.</w:t>
        </w:r>
      </w:ins>
    </w:p>
    <w:p w14:paraId="5AAD6942" w14:textId="77777777" w:rsidR="00716204" w:rsidRPr="0069401A" w:rsidRDefault="00716204" w:rsidP="00716204"/>
    <w:p w14:paraId="49ABDCF9" w14:textId="77777777" w:rsidR="00716204" w:rsidRPr="008D0FAA" w:rsidRDefault="00716204" w:rsidP="00716204">
      <w:pPr>
        <w:pStyle w:val="Cabealho3"/>
      </w:pPr>
      <w:bookmarkStart w:id="1860" w:name="_Toc524814413"/>
      <w:r w:rsidRPr="008D0FAA">
        <w:t>JavaScript</w:t>
      </w:r>
      <w:commentRangeEnd w:id="1822"/>
      <w:r w:rsidR="0041216C">
        <w:rPr>
          <w:rStyle w:val="Refdecomentrio"/>
          <w:rFonts w:eastAsia="Times New Roman" w:cs="Times New Roman"/>
          <w:b w:val="0"/>
        </w:rPr>
        <w:commentReference w:id="1822"/>
      </w:r>
      <w:bookmarkEnd w:id="1860"/>
    </w:p>
    <w:p w14:paraId="61491326" w14:textId="77777777" w:rsidR="00716204" w:rsidRPr="008D0FAA" w:rsidRDefault="00716204" w:rsidP="00716204"/>
    <w:p w14:paraId="4B7078B6" w14:textId="67C68795" w:rsidR="00716204" w:rsidRPr="0041216C" w:rsidRDefault="00716204" w:rsidP="006C699F">
      <w:pPr>
        <w:ind w:firstLine="708"/>
        <w:rPr>
          <w:i/>
        </w:rPr>
      </w:pPr>
      <w:r w:rsidRPr="00120608">
        <w:t>Javascript consiste numa linguagem de programação</w:t>
      </w:r>
      <w:r w:rsidR="004B2CEE" w:rsidRPr="00626023">
        <w:t xml:space="preserve"> dinâmica e interpretada </w:t>
      </w:r>
      <w:sdt>
        <w:sdtPr>
          <w:id w:val="1649174013"/>
          <w:citation/>
        </w:sdtPr>
        <w:sdtEndPr/>
        <w:sdtContent>
          <w:r w:rsidR="004B2CEE" w:rsidRPr="003D741E">
            <w:fldChar w:fldCharType="begin"/>
          </w:r>
          <w:r w:rsidR="004B2CEE" w:rsidRPr="007B3A76">
            <w:instrText xml:space="preserve"> CITATION DFl96 \l 2070 </w:instrText>
          </w:r>
          <w:r w:rsidR="004B2CEE" w:rsidRPr="003D741E">
            <w:rPr>
              <w:rPrChange w:id="1861" w:author="Microsoft Office User" w:date="2018-09-14T15:51:00Z">
                <w:rPr/>
              </w:rPrChange>
            </w:rPr>
            <w:fldChar w:fldCharType="separate"/>
          </w:r>
          <w:r w:rsidR="00943741">
            <w:rPr>
              <w:noProof/>
            </w:rPr>
            <w:t>[7]</w:t>
          </w:r>
          <w:r w:rsidR="004B2CEE" w:rsidRPr="003D741E">
            <w:fldChar w:fldCharType="end"/>
          </w:r>
        </w:sdtContent>
      </w:sdt>
      <w:r w:rsidR="004B2CEE" w:rsidRPr="007B3A76">
        <w:t xml:space="preserve"> (não necessita ser compilada)</w:t>
      </w:r>
      <w:r w:rsidRPr="00373568">
        <w:t xml:space="preserve"> bastante usada no</w:t>
      </w:r>
      <w:r w:rsidR="005020D9" w:rsidRPr="003D741E">
        <w:t xml:space="preserve"> desenvolvimento de aplicações </w:t>
      </w:r>
      <w:commentRangeStart w:id="1862"/>
      <w:del w:id="1863" w:author="Rui Paredes" w:date="2018-09-15T15:33:00Z">
        <w:r w:rsidR="005020D9" w:rsidRPr="0041216C" w:rsidDel="00F05C9D">
          <w:rPr>
            <w:i/>
            <w:rPrChange w:id="1864" w:author="Microsoft Office User" w:date="2018-09-14T18:10:00Z">
              <w:rPr/>
            </w:rPrChange>
          </w:rPr>
          <w:delText>Web</w:delText>
        </w:r>
      </w:del>
      <w:commentRangeEnd w:id="1862"/>
      <w:ins w:id="1865" w:author="Rui Paredes" w:date="2018-09-15T15:33:00Z">
        <w:r w:rsidR="00F05C9D">
          <w:rPr>
            <w:i/>
          </w:rPr>
          <w:t>w</w:t>
        </w:r>
        <w:r w:rsidR="00F05C9D" w:rsidRPr="0041216C">
          <w:rPr>
            <w:i/>
            <w:rPrChange w:id="1866" w:author="Microsoft Office User" w:date="2018-09-14T18:10:00Z">
              <w:rPr/>
            </w:rPrChange>
          </w:rPr>
          <w:t>eb</w:t>
        </w:r>
      </w:ins>
      <w:r w:rsidR="0041216C">
        <w:rPr>
          <w:rStyle w:val="Refdecomentrio"/>
        </w:rPr>
        <w:commentReference w:id="1862"/>
      </w:r>
      <w:r w:rsidR="005020D9" w:rsidRPr="003D741E">
        <w:t xml:space="preserve">. Hoje em dia a maioria dos </w:t>
      </w:r>
      <w:r w:rsidR="005020D9" w:rsidRPr="0041216C">
        <w:rPr>
          <w:i/>
          <w:rPrChange w:id="1867" w:author="Microsoft Office User" w:date="2018-09-14T18:10:00Z">
            <w:rPr/>
          </w:rPrChange>
        </w:rPr>
        <w:t>sites</w:t>
      </w:r>
      <w:r w:rsidR="005020D9" w:rsidRPr="003D741E">
        <w:t xml:space="preserve"> usa Javascript</w:t>
      </w:r>
      <w:r w:rsidR="001E43E9" w:rsidRPr="003D741E">
        <w:t xml:space="preserve">, principalmente devido a esta </w:t>
      </w:r>
      <w:r w:rsidR="004B2CEE" w:rsidRPr="003D741E">
        <w:t xml:space="preserve">permitir </w:t>
      </w:r>
      <w:r w:rsidR="001E43E9" w:rsidRPr="009A7A5E">
        <w:t xml:space="preserve">interagir com o </w:t>
      </w:r>
      <w:r w:rsidR="001E43E9" w:rsidRPr="00F05C9D">
        <w:rPr>
          <w:rPrChange w:id="1868" w:author="Rui Paredes" w:date="2018-09-15T15:33:00Z">
            <w:rPr>
              <w:i/>
            </w:rPr>
          </w:rPrChange>
        </w:rPr>
        <w:t>DOM</w:t>
      </w:r>
      <w:r w:rsidR="001E43E9" w:rsidRPr="009A7A5E">
        <w:rPr>
          <w:i/>
        </w:rPr>
        <w:t xml:space="preserve">, </w:t>
      </w:r>
      <w:r w:rsidR="001E43E9" w:rsidRPr="009A7A5E">
        <w:t>resultando numa maior comunicação entre o utilizador e as páginas da aplicação</w:t>
      </w:r>
      <w:r w:rsidR="004B2CEE" w:rsidRPr="001134F2">
        <w:t xml:space="preserve">. </w:t>
      </w:r>
      <w:r w:rsidR="001E43E9" w:rsidRPr="0069401A">
        <w:t xml:space="preserve">Esta linguagem </w:t>
      </w:r>
      <w:r w:rsidR="001E43E9" w:rsidRPr="0069401A">
        <w:lastRenderedPageBreak/>
        <w:t>é bastante conhecida e usada ainda ao nível da programação orientada a objetos</w:t>
      </w:r>
      <w:r w:rsidR="004B2CEE" w:rsidRPr="008D0FAA">
        <w:t xml:space="preserve">. Apesar de JavaScript ser bastante usada ao nível do </w:t>
      </w:r>
      <w:r w:rsidR="004B2CEE" w:rsidRPr="008D0FAA">
        <w:rPr>
          <w:i/>
        </w:rPr>
        <w:t>browse</w:t>
      </w:r>
      <w:r w:rsidR="004B2CEE" w:rsidRPr="00120608">
        <w:rPr>
          <w:i/>
        </w:rPr>
        <w:t>r</w:t>
      </w:r>
      <w:r w:rsidR="004B2CEE" w:rsidRPr="00120608">
        <w:t xml:space="preserve">, não significa que não possa ser usada como </w:t>
      </w:r>
      <w:r w:rsidR="004B2CEE" w:rsidRPr="00626023">
        <w:rPr>
          <w:i/>
        </w:rPr>
        <w:t xml:space="preserve">backend, </w:t>
      </w:r>
      <w:r w:rsidR="004B2CEE" w:rsidRPr="00626023">
        <w:t>como por exemplo</w:t>
      </w:r>
      <w:r w:rsidR="004B2CEE" w:rsidRPr="00626023">
        <w:rPr>
          <w:i/>
        </w:rPr>
        <w:t xml:space="preserve"> NodeJS</w:t>
      </w:r>
      <w:r w:rsidR="004B2CEE" w:rsidRPr="0088144F">
        <w:t>.</w:t>
      </w:r>
      <w:r w:rsidR="004B2CEE" w:rsidRPr="00C3465C">
        <w:rPr>
          <w:i/>
        </w:rPr>
        <w:t xml:space="preserve"> </w:t>
      </w:r>
    </w:p>
    <w:p w14:paraId="34D3CB24" w14:textId="77777777" w:rsidR="004B2CEE" w:rsidRPr="0041216C" w:rsidRDefault="004B2CEE" w:rsidP="00716204"/>
    <w:p w14:paraId="3C24E292" w14:textId="23BEEE6C" w:rsidR="004B2CEE" w:rsidRPr="0041216C" w:rsidRDefault="004B2CEE">
      <w:pPr>
        <w:ind w:firstLine="708"/>
        <w:pPrChange w:id="1869" w:author="Rui Paredes" w:date="2018-09-15T21:18:00Z">
          <w:pPr/>
        </w:pPrChange>
      </w:pPr>
      <w:r w:rsidRPr="0041216C">
        <w:t xml:space="preserve">Nesta aplicação são usadas duas bibliotecas </w:t>
      </w:r>
      <w:r w:rsidRPr="00CA024F">
        <w:rPr>
          <w:rPrChange w:id="1870" w:author="Rui Paredes" w:date="2018-09-15T21:18:00Z">
            <w:rPr>
              <w:i/>
            </w:rPr>
          </w:rPrChange>
        </w:rPr>
        <w:t>JavaScript</w:t>
      </w:r>
      <w:r w:rsidRPr="0041216C">
        <w:t xml:space="preserve">, </w:t>
      </w:r>
      <w:del w:id="1871" w:author="Microsoft Office User" w:date="2018-09-14T18:11:00Z">
        <w:r w:rsidRPr="0041216C" w:rsidDel="0041216C">
          <w:delText xml:space="preserve">sendo estas </w:delText>
        </w:r>
      </w:del>
      <w:r w:rsidRPr="0041216C">
        <w:t xml:space="preserve">o </w:t>
      </w:r>
      <w:r w:rsidRPr="0041216C">
        <w:rPr>
          <w:i/>
        </w:rPr>
        <w:t>NodeJS</w:t>
      </w:r>
      <w:r w:rsidRPr="0041216C">
        <w:t xml:space="preserve"> </w:t>
      </w:r>
      <w:ins w:id="1872" w:author="Microsoft Office User" w:date="2018-09-14T18:11:00Z">
        <w:r w:rsidR="0041216C">
          <w:t>para o desenvolvimento d</w:t>
        </w:r>
      </w:ins>
      <w:del w:id="1873" w:author="Microsoft Office User" w:date="2018-09-14T18:11:00Z">
        <w:r w:rsidRPr="0041216C" w:rsidDel="0041216C">
          <w:delText>como</w:delText>
        </w:r>
      </w:del>
      <w:ins w:id="1874" w:author="Microsoft Office User" w:date="2018-09-14T18:11:00Z">
        <w:r w:rsidR="0041216C">
          <w:t>o</w:t>
        </w:r>
      </w:ins>
      <w:r w:rsidRPr="0041216C">
        <w:t xml:space="preserve"> </w:t>
      </w:r>
      <w:r w:rsidRPr="0041216C">
        <w:rPr>
          <w:i/>
        </w:rPr>
        <w:t>backend</w:t>
      </w:r>
      <w:r w:rsidRPr="0041216C">
        <w:t xml:space="preserve"> e o ReactJS </w:t>
      </w:r>
      <w:del w:id="1875" w:author="Microsoft Office User" w:date="2018-09-14T18:11:00Z">
        <w:r w:rsidRPr="0041216C" w:rsidDel="0041216C">
          <w:delText xml:space="preserve">como </w:delText>
        </w:r>
      </w:del>
      <w:ins w:id="1876" w:author="Microsoft Office User" w:date="2018-09-14T18:11:00Z">
        <w:r w:rsidR="0041216C">
          <w:t>para o</w:t>
        </w:r>
        <w:r w:rsidR="0041216C" w:rsidRPr="0041216C">
          <w:t xml:space="preserve"> </w:t>
        </w:r>
      </w:ins>
      <w:r w:rsidRPr="0041216C">
        <w:rPr>
          <w:i/>
        </w:rPr>
        <w:t>frontend</w:t>
      </w:r>
      <w:r w:rsidRPr="0041216C">
        <w:t>.</w:t>
      </w:r>
    </w:p>
    <w:p w14:paraId="6E14C13F" w14:textId="77777777" w:rsidR="004B2CEE" w:rsidRPr="007B3A76" w:rsidRDefault="004B2CEE" w:rsidP="00716204"/>
    <w:p w14:paraId="2D466F4C" w14:textId="77777777" w:rsidR="004B2CEE" w:rsidRPr="007B3A76" w:rsidRDefault="004B2CEE" w:rsidP="004B2CEE">
      <w:pPr>
        <w:pStyle w:val="Cabealho3"/>
      </w:pPr>
      <w:bookmarkStart w:id="1877" w:name="_Toc524814414"/>
      <w:r w:rsidRPr="007B3A76">
        <w:t>NodeJS</w:t>
      </w:r>
      <w:bookmarkEnd w:id="1877"/>
    </w:p>
    <w:p w14:paraId="02286F2F" w14:textId="77777777" w:rsidR="004B2CEE" w:rsidRPr="007B3A76" w:rsidRDefault="004B2CEE" w:rsidP="004B2CEE"/>
    <w:p w14:paraId="643E16DE" w14:textId="21E37A7D" w:rsidR="00C54E5E" w:rsidRPr="008D0FAA" w:rsidRDefault="00C54E5E" w:rsidP="004B2CEE">
      <w:r w:rsidRPr="007B3A76">
        <w:t>O NodeJS consiste num</w:t>
      </w:r>
      <w:r w:rsidR="0064039D" w:rsidRPr="007B3A76">
        <w:t>a</w:t>
      </w:r>
      <w:r w:rsidRPr="007B3A76">
        <w:t xml:space="preserve"> </w:t>
      </w:r>
      <w:r w:rsidRPr="007B3A76">
        <w:rPr>
          <w:i/>
        </w:rPr>
        <w:t xml:space="preserve">framework </w:t>
      </w:r>
      <w:r w:rsidRPr="007B3A76">
        <w:t xml:space="preserve">de </w:t>
      </w:r>
      <w:commentRangeStart w:id="1878"/>
      <w:r w:rsidRPr="007215B1">
        <w:rPr>
          <w:rPrChange w:id="1879" w:author="Microsoft Office User" w:date="2018-09-14T18:11:00Z">
            <w:rPr>
              <w:i/>
            </w:rPr>
          </w:rPrChange>
        </w:rPr>
        <w:t>JavaScript</w:t>
      </w:r>
      <w:commentRangeEnd w:id="1878"/>
      <w:r w:rsidR="007215B1">
        <w:rPr>
          <w:rStyle w:val="Refdecomentrio"/>
        </w:rPr>
        <w:commentReference w:id="1878"/>
      </w:r>
      <w:r w:rsidRPr="007215B1">
        <w:t xml:space="preserve"> designado para </w:t>
      </w:r>
      <w:r w:rsidRPr="007215B1">
        <w:rPr>
          <w:i/>
        </w:rPr>
        <w:t>backend</w:t>
      </w:r>
      <w:r w:rsidRPr="007215B1">
        <w:t xml:space="preserve">. Este recorre ao </w:t>
      </w:r>
      <w:ins w:id="1880" w:author="Microsoft Office User" w:date="2018-09-14T18:12:00Z">
        <w:r w:rsidR="007215B1">
          <w:t xml:space="preserve">motor </w:t>
        </w:r>
      </w:ins>
      <w:r w:rsidRPr="007215B1">
        <w:t xml:space="preserve">V8 </w:t>
      </w:r>
      <w:del w:id="1881" w:author="Microsoft Office User" w:date="2018-09-14T18:12:00Z">
        <w:r w:rsidRPr="007215B1" w:rsidDel="007215B1">
          <w:delText xml:space="preserve">engine </w:delText>
        </w:r>
      </w:del>
      <w:r w:rsidRPr="007215B1">
        <w:t>da Google que faz com que a velocidade de processamento e execução de código no NodeJS seja extremamente rápido</w:t>
      </w:r>
      <w:r w:rsidR="00E54712" w:rsidRPr="007215B1">
        <w:t xml:space="preserve">. Além disso, o </w:t>
      </w:r>
      <w:r w:rsidR="00E54712" w:rsidRPr="007215B1">
        <w:rPr>
          <w:i/>
        </w:rPr>
        <w:t>NodeJS</w:t>
      </w:r>
      <w:r w:rsidR="00E54712" w:rsidRPr="007215B1">
        <w:t xml:space="preserve"> usa funções do tipo </w:t>
      </w:r>
      <w:r w:rsidR="00E54712" w:rsidRPr="007215B1">
        <w:rPr>
          <w:i/>
        </w:rPr>
        <w:t>callback</w:t>
      </w:r>
      <w:r w:rsidR="00233B66" w:rsidRPr="007215B1">
        <w:rPr>
          <w:i/>
        </w:rPr>
        <w:t xml:space="preserve"> </w:t>
      </w:r>
      <w:r w:rsidR="00233B66" w:rsidRPr="007215B1">
        <w:t>de forma a realizar processamentos</w:t>
      </w:r>
      <w:r w:rsidR="00233B66" w:rsidRPr="007B3A76">
        <w:rPr>
          <w:i/>
        </w:rPr>
        <w:t xml:space="preserve"> single-threaded, </w:t>
      </w:r>
      <w:r w:rsidR="00233B66" w:rsidRPr="007B3A76">
        <w:t>ou seja, processamento assíncrono de dados, fazendo com que est</w:t>
      </w:r>
      <w:r w:rsidR="0064039D" w:rsidRPr="007B3A76">
        <w:t>a</w:t>
      </w:r>
      <w:r w:rsidR="00233B66" w:rsidRPr="007B3A76">
        <w:t xml:space="preserve"> seja um</w:t>
      </w:r>
      <w:r w:rsidR="0064039D" w:rsidRPr="007B3A76">
        <w:t>a</w:t>
      </w:r>
      <w:r w:rsidR="00233B66" w:rsidRPr="007B3A76">
        <w:t xml:space="preserve"> </w:t>
      </w:r>
      <w:r w:rsidR="00233B66" w:rsidRPr="007B3A76">
        <w:rPr>
          <w:i/>
        </w:rPr>
        <w:t>framework</w:t>
      </w:r>
      <w:r w:rsidR="00233B66" w:rsidRPr="007B3A76">
        <w:t xml:space="preserve"> de alta performance para implementação d</w:t>
      </w:r>
      <w:ins w:id="1882" w:author="Microsoft Office User" w:date="2018-09-14T18:12:00Z">
        <w:r w:rsidR="007215B1">
          <w:t>o</w:t>
        </w:r>
      </w:ins>
      <w:del w:id="1883" w:author="Microsoft Office User" w:date="2018-09-14T18:12:00Z">
        <w:r w:rsidR="00233B66" w:rsidRPr="007215B1" w:rsidDel="007215B1">
          <w:delText>e</w:delText>
        </w:r>
      </w:del>
      <w:r w:rsidR="00233B66" w:rsidRPr="007215B1">
        <w:t xml:space="preserve"> </w:t>
      </w:r>
      <w:r w:rsidR="00233B66" w:rsidRPr="007215B1">
        <w:rPr>
          <w:i/>
        </w:rPr>
        <w:t>backend</w:t>
      </w:r>
      <w:r w:rsidR="00233B66" w:rsidRPr="007215B1">
        <w:t xml:space="preserve"> de uma aplicação Web. As funções de </w:t>
      </w:r>
      <w:r w:rsidR="00233B66" w:rsidRPr="007B3A76">
        <w:rPr>
          <w:i/>
        </w:rPr>
        <w:t xml:space="preserve">callback </w:t>
      </w:r>
      <w:r w:rsidR="00233B66" w:rsidRPr="007B3A76">
        <w:t>consistem em funções que são passadas para dentro de outras de forma a serem chamadas assim que essa função acaba</w:t>
      </w:r>
      <w:sdt>
        <w:sdtPr>
          <w:id w:val="-2034094318"/>
          <w:citation/>
        </w:sdtPr>
        <w:sdtEndPr/>
        <w:sdtContent>
          <w:r w:rsidRPr="003D741E">
            <w:fldChar w:fldCharType="begin"/>
          </w:r>
          <w:r w:rsidRPr="007B3A76">
            <w:instrText xml:space="preserve"> CITATION Ant18 \l 2070 </w:instrText>
          </w:r>
          <w:r w:rsidRPr="003D741E">
            <w:rPr>
              <w:rPrChange w:id="1884" w:author="Microsoft Office User" w:date="2018-09-14T15:51:00Z">
                <w:rPr/>
              </w:rPrChange>
            </w:rPr>
            <w:fldChar w:fldCharType="separate"/>
          </w:r>
          <w:ins w:id="1885" w:author="Rui Paredes" w:date="2018-09-15T22:37:00Z">
            <w:r w:rsidR="00943741">
              <w:rPr>
                <w:noProof/>
              </w:rPr>
              <w:t xml:space="preserve"> [8]</w:t>
            </w:r>
          </w:ins>
          <w:del w:id="1886" w:author="Rui Paredes" w:date="2018-09-15T22:04:00Z">
            <w:r w:rsidR="00444A82" w:rsidDel="006C699F">
              <w:rPr>
                <w:noProof/>
              </w:rPr>
              <w:delText xml:space="preserve"> [8]</w:delText>
            </w:r>
          </w:del>
          <w:r w:rsidRPr="003D741E">
            <w:fldChar w:fldCharType="end"/>
          </w:r>
        </w:sdtContent>
      </w:sdt>
      <w:r w:rsidR="00233B66" w:rsidRPr="007B3A76">
        <w:t>.</w:t>
      </w:r>
      <w:r w:rsidR="00F33EDC" w:rsidRPr="00373568">
        <w:t xml:space="preserve"> Ao nível da organização de código, tal como outras </w:t>
      </w:r>
      <w:r w:rsidR="00F33EDC" w:rsidRPr="003D741E">
        <w:rPr>
          <w:i/>
        </w:rPr>
        <w:t>frameworks</w:t>
      </w:r>
      <w:r w:rsidR="00F33EDC" w:rsidRPr="003D741E">
        <w:t xml:space="preserve">, o </w:t>
      </w:r>
      <w:r w:rsidR="00F33EDC" w:rsidRPr="00CA024F">
        <w:rPr>
          <w:rPrChange w:id="1887" w:author="Rui Paredes" w:date="2018-09-15T21:18:00Z">
            <w:rPr>
              <w:i/>
            </w:rPr>
          </w:rPrChange>
        </w:rPr>
        <w:t>NodeJS</w:t>
      </w:r>
      <w:r w:rsidR="00F33EDC" w:rsidRPr="009A7A5E">
        <w:t xml:space="preserve"> </w:t>
      </w:r>
      <w:del w:id="1888" w:author="Microsoft Office User" w:date="2018-09-14T18:12:00Z">
        <w:r w:rsidR="00F33EDC" w:rsidRPr="009A7A5E" w:rsidDel="007215B1">
          <w:delText xml:space="preserve">dá </w:delText>
        </w:r>
      </w:del>
      <w:r w:rsidR="00F33EDC" w:rsidRPr="009A7A5E">
        <w:t>us</w:t>
      </w:r>
      <w:del w:id="1889" w:author="Microsoft Office User" w:date="2018-09-14T18:12:00Z">
        <w:r w:rsidR="00F33EDC" w:rsidRPr="009A7A5E" w:rsidDel="007215B1">
          <w:delText xml:space="preserve">o </w:delText>
        </w:r>
      </w:del>
      <w:r w:rsidR="00F33EDC" w:rsidRPr="009A7A5E">
        <w:t>a um sistema de módulos. Cada ficheiro é um módulo diferente e</w:t>
      </w:r>
      <w:ins w:id="1890" w:author="Microsoft Office User" w:date="2018-09-14T18:12:00Z">
        <w:r w:rsidR="007215B1">
          <w:t>,</w:t>
        </w:r>
      </w:ins>
      <w:r w:rsidR="00F33EDC" w:rsidRPr="009A7A5E">
        <w:t xml:space="preserve"> de forma a poderem ser usados</w:t>
      </w:r>
      <w:ins w:id="1891" w:author="Microsoft Office User" w:date="2018-09-14T18:13:00Z">
        <w:r w:rsidR="007215B1">
          <w:t>,</w:t>
        </w:r>
      </w:ins>
      <w:r w:rsidR="00F33EDC" w:rsidRPr="009A7A5E">
        <w:t xml:space="preserve"> é necessário existir </w:t>
      </w:r>
      <w:del w:id="1892" w:author="Microsoft Office User" w:date="2018-09-14T18:13:00Z">
        <w:r w:rsidR="00F33EDC" w:rsidRPr="009A7A5E" w:rsidDel="007215B1">
          <w:delText xml:space="preserve">um </w:delText>
        </w:r>
        <w:r w:rsidR="00F33EDC" w:rsidRPr="009A7A5E" w:rsidDel="007215B1">
          <w:rPr>
            <w:i/>
          </w:rPr>
          <w:delText>export</w:delText>
        </w:r>
      </w:del>
      <w:ins w:id="1893" w:author="Microsoft Office User" w:date="2018-09-14T18:13:00Z">
        <w:r w:rsidR="007215B1">
          <w:t>uma exportação</w:t>
        </w:r>
      </w:ins>
      <w:r w:rsidR="00F33EDC" w:rsidRPr="009A7A5E">
        <w:t xml:space="preserve"> dos mesmo no seu ficheiro </w:t>
      </w:r>
      <w:r w:rsidR="00F33EDC" w:rsidRPr="001134F2">
        <w:t>específico e um</w:t>
      </w:r>
      <w:ins w:id="1894" w:author="Microsoft Office User" w:date="2018-09-14T18:13:00Z">
        <w:r w:rsidR="007215B1">
          <w:t>a importação</w:t>
        </w:r>
      </w:ins>
      <w:del w:id="1895" w:author="Microsoft Office User" w:date="2018-09-14T18:13:00Z">
        <w:r w:rsidR="00F33EDC" w:rsidRPr="007215B1" w:rsidDel="007215B1">
          <w:delText xml:space="preserve"> </w:delText>
        </w:r>
        <w:r w:rsidR="00F33EDC" w:rsidRPr="007215B1" w:rsidDel="007215B1">
          <w:rPr>
            <w:rPrChange w:id="1896" w:author="Microsoft Office User" w:date="2018-09-14T18:13:00Z">
              <w:rPr>
                <w:i/>
              </w:rPr>
            </w:rPrChange>
          </w:rPr>
          <w:delText>import</w:delText>
        </w:r>
      </w:del>
      <w:r w:rsidR="00F33EDC" w:rsidRPr="007215B1">
        <w:rPr>
          <w:rPrChange w:id="1897" w:author="Microsoft Office User" w:date="2018-09-14T18:13:00Z">
            <w:rPr>
              <w:i/>
            </w:rPr>
          </w:rPrChange>
        </w:rPr>
        <w:t xml:space="preserve"> </w:t>
      </w:r>
      <w:ins w:id="1898" w:author="Microsoft Office User" w:date="2018-09-14T18:13:00Z">
        <w:r w:rsidR="007215B1" w:rsidRPr="007215B1">
          <w:rPr>
            <w:rPrChange w:id="1899" w:author="Microsoft Office User" w:date="2018-09-14T18:13:00Z">
              <w:rPr>
                <w:i/>
              </w:rPr>
            </w:rPrChange>
          </w:rPr>
          <w:t xml:space="preserve">para </w:t>
        </w:r>
      </w:ins>
      <w:del w:id="1900" w:author="Microsoft Office User" w:date="2018-09-14T18:13:00Z">
        <w:r w:rsidR="00F33EDC" w:rsidRPr="007215B1" w:rsidDel="007215B1">
          <w:delText>n</w:delText>
        </w:r>
      </w:del>
      <w:r w:rsidR="00F33EDC" w:rsidRPr="007215B1">
        <w:t>o</w:t>
      </w:r>
      <w:r w:rsidR="00F33EDC" w:rsidRPr="008D0FAA">
        <w:t xml:space="preserve"> ficheiro no qual se quer usar determinado módulo.</w:t>
      </w:r>
    </w:p>
    <w:p w14:paraId="3D0036B7" w14:textId="77777777" w:rsidR="00F33EDC" w:rsidRPr="00120608" w:rsidRDefault="00F33EDC" w:rsidP="004B2CEE">
      <w:r w:rsidRPr="00120608">
        <w:t>Os módulos encontram -se divididos em três categorias diferentes:</w:t>
      </w:r>
    </w:p>
    <w:p w14:paraId="4C3FE2D2" w14:textId="77777777" w:rsidR="00F33EDC" w:rsidRPr="0041216C" w:rsidRDefault="00E84CC1" w:rsidP="00F33EDC">
      <w:pPr>
        <w:pStyle w:val="PargrafodaLista"/>
        <w:numPr>
          <w:ilvl w:val="0"/>
          <w:numId w:val="22"/>
        </w:numPr>
      </w:pPr>
      <w:r w:rsidRPr="00120608">
        <w:t>Módulos</w:t>
      </w:r>
      <w:r w:rsidR="00264E5F" w:rsidRPr="00626023">
        <w:t xml:space="preserve"> Nativos:</w:t>
      </w:r>
      <w:r w:rsidRPr="00626023">
        <w:t xml:space="preserve"> São aqueles que já vem instalados juntamente </w:t>
      </w:r>
      <w:r w:rsidRPr="0088144F">
        <w:t xml:space="preserve">com o NodeJS. Um exemplo deste tipo é o </w:t>
      </w:r>
      <w:r w:rsidR="006E0821" w:rsidRPr="0088144F">
        <w:t>FS</w:t>
      </w:r>
      <w:r w:rsidRPr="00C3465C">
        <w:t>, módulo usado para lidar com ficheiros.</w:t>
      </w:r>
    </w:p>
    <w:p w14:paraId="49ED720C" w14:textId="11C767CA" w:rsidR="00E84CC1" w:rsidRPr="007B3A76" w:rsidRDefault="00E84CC1" w:rsidP="00F33EDC">
      <w:pPr>
        <w:pStyle w:val="PargrafodaLista"/>
        <w:numPr>
          <w:ilvl w:val="0"/>
          <w:numId w:val="22"/>
        </w:numPr>
      </w:pPr>
      <w:r w:rsidRPr="0041216C">
        <w:t>Módulos de Terceiros: Tal como o módulo diz, são módulos de terceiros e podem ser instalados através de pacotes que se encontram em repositórios. Como exemplo</w:t>
      </w:r>
      <w:ins w:id="1901" w:author="Microsoft Office User" w:date="2018-09-14T18:14:00Z">
        <w:r w:rsidR="007215B1">
          <w:t xml:space="preserve"> temos o</w:t>
        </w:r>
      </w:ins>
      <w:del w:id="1902" w:author="Microsoft Office User" w:date="2018-09-14T18:14:00Z">
        <w:r w:rsidRPr="0041216C" w:rsidDel="007215B1">
          <w:delText>,</w:delText>
        </w:r>
      </w:del>
      <w:r w:rsidRPr="0041216C">
        <w:t xml:space="preserve"> </w:t>
      </w:r>
      <w:r w:rsidRPr="007215B1">
        <w:rPr>
          <w:i/>
        </w:rPr>
        <w:t xml:space="preserve">npm </w:t>
      </w:r>
      <w:r w:rsidRPr="007215B1">
        <w:t>(</w:t>
      </w:r>
      <w:r w:rsidRPr="007215B1">
        <w:rPr>
          <w:i/>
        </w:rPr>
        <w:t>Node Package Manager</w:t>
      </w:r>
      <w:r w:rsidRPr="007215B1">
        <w:t>)</w:t>
      </w:r>
      <w:del w:id="1903" w:author="Microsoft Office User" w:date="2018-09-14T18:14:00Z">
        <w:r w:rsidRPr="007215B1" w:rsidDel="007215B1">
          <w:delText>,</w:delText>
        </w:r>
      </w:del>
      <w:r w:rsidRPr="007215B1">
        <w:t xml:space="preserve"> </w:t>
      </w:r>
      <w:ins w:id="1904" w:author="Microsoft Office User" w:date="2018-09-14T18:14:00Z">
        <w:r w:rsidR="007215B1">
          <w:t xml:space="preserve">que é </w:t>
        </w:r>
      </w:ins>
      <w:r w:rsidRPr="007215B1">
        <w:t xml:space="preserve">um dos módulos mais usados devido a servir como um gestor de pacotes de </w:t>
      </w:r>
      <w:r w:rsidRPr="00CA024F">
        <w:rPr>
          <w:rPrChange w:id="1905" w:author="Rui Paredes" w:date="2018-09-15T21:18:00Z">
            <w:rPr>
              <w:i/>
            </w:rPr>
          </w:rPrChange>
        </w:rPr>
        <w:t>JavaScript</w:t>
      </w:r>
      <w:r w:rsidRPr="007215B1">
        <w:t xml:space="preserve"> permitindo aos programadores descobrir pacotes de código que pode ser reutilizado pelos mesmos</w:t>
      </w:r>
      <w:sdt>
        <w:sdtPr>
          <w:id w:val="1875112375"/>
          <w:citation/>
        </w:sdtPr>
        <w:sdtEndPr/>
        <w:sdtContent>
          <w:r w:rsidRPr="003D741E">
            <w:fldChar w:fldCharType="begin"/>
          </w:r>
          <w:r w:rsidRPr="007B3A76">
            <w:instrText xml:space="preserve"> CITATION Ant181 \l 2070 </w:instrText>
          </w:r>
          <w:r w:rsidRPr="003D741E">
            <w:rPr>
              <w:rPrChange w:id="1906" w:author="Microsoft Office User" w:date="2018-09-14T15:51:00Z">
                <w:rPr/>
              </w:rPrChange>
            </w:rPr>
            <w:fldChar w:fldCharType="separate"/>
          </w:r>
          <w:ins w:id="1907" w:author="Rui Paredes" w:date="2018-09-15T22:37:00Z">
            <w:r w:rsidR="00943741">
              <w:rPr>
                <w:noProof/>
              </w:rPr>
              <w:t xml:space="preserve"> [9]</w:t>
            </w:r>
          </w:ins>
          <w:del w:id="1908" w:author="Rui Paredes" w:date="2018-09-15T22:04:00Z">
            <w:r w:rsidR="00444A82" w:rsidDel="006C699F">
              <w:rPr>
                <w:noProof/>
              </w:rPr>
              <w:delText xml:space="preserve"> [9]</w:delText>
            </w:r>
          </w:del>
          <w:r w:rsidRPr="003D741E">
            <w:fldChar w:fldCharType="end"/>
          </w:r>
        </w:sdtContent>
      </w:sdt>
      <w:r w:rsidRPr="007B3A76">
        <w:t>.</w:t>
      </w:r>
    </w:p>
    <w:p w14:paraId="353D1572" w14:textId="77777777" w:rsidR="00E84CC1" w:rsidRPr="00373568" w:rsidRDefault="00E84CC1" w:rsidP="00E84CC1">
      <w:pPr>
        <w:pStyle w:val="PargrafodaLista"/>
        <w:numPr>
          <w:ilvl w:val="0"/>
          <w:numId w:val="22"/>
        </w:numPr>
      </w:pPr>
      <w:r w:rsidRPr="00373568">
        <w:t>Módulos Locais: Módulos criados pelo próprio programador dentro da aplicação.</w:t>
      </w:r>
    </w:p>
    <w:p w14:paraId="11974BDD" w14:textId="557560D7" w:rsidR="000D6DCF" w:rsidRPr="003D741E" w:rsidRDefault="00A52F21">
      <w:pPr>
        <w:spacing w:line="240" w:lineRule="auto"/>
        <w:jc w:val="left"/>
        <w:pPrChange w:id="1909" w:author="Rui Paredes" w:date="2018-09-15T16:22:00Z">
          <w:pPr>
            <w:pStyle w:val="PargrafodaLista"/>
          </w:pPr>
        </w:pPrChange>
      </w:pPr>
      <w:ins w:id="1910" w:author="Rui Paredes" w:date="2018-09-15T16:22:00Z">
        <w:r>
          <w:br w:type="page"/>
        </w:r>
      </w:ins>
    </w:p>
    <w:p w14:paraId="7409E043" w14:textId="77777777" w:rsidR="00E84CC1" w:rsidRPr="003D741E" w:rsidRDefault="00E84CC1" w:rsidP="00E84CC1">
      <w:pPr>
        <w:pStyle w:val="Cabealho3"/>
      </w:pPr>
      <w:bookmarkStart w:id="1911" w:name="_Toc524814415"/>
      <w:r w:rsidRPr="003D741E">
        <w:lastRenderedPageBreak/>
        <w:t>ReactJS</w:t>
      </w:r>
      <w:bookmarkEnd w:id="1911"/>
    </w:p>
    <w:p w14:paraId="39ED52CA" w14:textId="77777777" w:rsidR="0064039D" w:rsidRPr="009A7A5E" w:rsidRDefault="0064039D" w:rsidP="0064039D"/>
    <w:p w14:paraId="608DF150" w14:textId="53845623" w:rsidR="0064039D" w:rsidRPr="007215B1" w:rsidRDefault="0064039D">
      <w:pPr>
        <w:ind w:firstLine="708"/>
        <w:rPr>
          <w:i/>
        </w:rPr>
        <w:pPrChange w:id="1912" w:author="Rui Paredes" w:date="2018-09-15T21:19:00Z">
          <w:pPr/>
        </w:pPrChange>
      </w:pPr>
      <w:r w:rsidRPr="009A7A5E">
        <w:t xml:space="preserve">O </w:t>
      </w:r>
      <w:r w:rsidRPr="00CA024F">
        <w:rPr>
          <w:rPrChange w:id="1913" w:author="Rui Paredes" w:date="2018-09-15T21:18:00Z">
            <w:rPr>
              <w:i/>
            </w:rPr>
          </w:rPrChange>
        </w:rPr>
        <w:t>ReactJS</w:t>
      </w:r>
      <w:r w:rsidRPr="001134F2">
        <w:t xml:space="preserve"> consiste numa </w:t>
      </w:r>
      <w:r w:rsidRPr="0069401A">
        <w:rPr>
          <w:i/>
        </w:rPr>
        <w:t>framework</w:t>
      </w:r>
      <w:r w:rsidRPr="008D0FAA">
        <w:t xml:space="preserve"> de </w:t>
      </w:r>
      <w:r w:rsidRPr="00CA024F">
        <w:rPr>
          <w:rPrChange w:id="1914" w:author="Rui Paredes" w:date="2018-09-15T21:18:00Z">
            <w:rPr>
              <w:i/>
            </w:rPr>
          </w:rPrChange>
        </w:rPr>
        <w:t>JavaScript</w:t>
      </w:r>
      <w:r w:rsidRPr="00120608">
        <w:t xml:space="preserve"> </w:t>
      </w:r>
      <w:r w:rsidRPr="00120608">
        <w:rPr>
          <w:i/>
        </w:rPr>
        <w:t xml:space="preserve">OpenSource </w:t>
      </w:r>
      <w:r w:rsidRPr="00626023">
        <w:t xml:space="preserve">criada pelo </w:t>
      </w:r>
      <w:r w:rsidRPr="00626023">
        <w:rPr>
          <w:i/>
        </w:rPr>
        <w:t xml:space="preserve">Facebook </w:t>
      </w:r>
      <w:r w:rsidRPr="0088144F">
        <w:t xml:space="preserve">designada para </w:t>
      </w:r>
      <w:r w:rsidRPr="0088144F">
        <w:rPr>
          <w:i/>
        </w:rPr>
        <w:t>frontend</w:t>
      </w:r>
      <w:ins w:id="1915" w:author="Microsoft Office User" w:date="2018-09-14T18:14:00Z">
        <w:r w:rsidR="007215B1" w:rsidRPr="007215B1">
          <w:rPr>
            <w:rPrChange w:id="1916" w:author="Microsoft Office User" w:date="2018-09-14T18:14:00Z">
              <w:rPr>
                <w:i/>
              </w:rPr>
            </w:rPrChange>
          </w:rPr>
          <w:t xml:space="preserve"> de aplicações </w:t>
        </w:r>
        <w:r w:rsidR="007215B1">
          <w:rPr>
            <w:i/>
          </w:rPr>
          <w:t>web</w:t>
        </w:r>
      </w:ins>
      <w:r w:rsidRPr="0088144F">
        <w:rPr>
          <w:i/>
        </w:rPr>
        <w:t xml:space="preserve">. </w:t>
      </w:r>
      <w:r w:rsidRPr="00C3465C">
        <w:t xml:space="preserve">Além da versão </w:t>
      </w:r>
      <w:r w:rsidRPr="0041216C">
        <w:rPr>
          <w:i/>
        </w:rPr>
        <w:t xml:space="preserve">ReactJS </w:t>
      </w:r>
      <w:r w:rsidRPr="0041216C">
        <w:t xml:space="preserve">existe ainda uma outra versão para desenvolvimento </w:t>
      </w:r>
      <w:r w:rsidRPr="0041216C">
        <w:rPr>
          <w:i/>
        </w:rPr>
        <w:t>mobile</w:t>
      </w:r>
      <w:r w:rsidRPr="0041216C">
        <w:t xml:space="preserve"> denomi</w:t>
      </w:r>
      <w:ins w:id="1917" w:author="Microsoft Office User" w:date="2018-09-14T18:15:00Z">
        <w:r w:rsidR="007215B1">
          <w:t>n</w:t>
        </w:r>
      </w:ins>
      <w:del w:id="1918" w:author="Microsoft Office User" w:date="2018-09-14T18:15:00Z">
        <w:r w:rsidRPr="0041216C" w:rsidDel="007215B1">
          <w:delText>d</w:delText>
        </w:r>
      </w:del>
      <w:r w:rsidRPr="0041216C">
        <w:t>ada</w:t>
      </w:r>
      <w:del w:id="1919" w:author="Microsoft Office User" w:date="2018-09-14T18:15:00Z">
        <w:r w:rsidRPr="007215B1" w:rsidDel="007215B1">
          <w:delText xml:space="preserve"> de</w:delText>
        </w:r>
      </w:del>
      <w:r w:rsidRPr="007215B1">
        <w:t xml:space="preserve"> </w:t>
      </w:r>
      <w:r w:rsidRPr="00CA024F">
        <w:rPr>
          <w:rPrChange w:id="1920" w:author="Rui Paredes" w:date="2018-09-15T21:19:00Z">
            <w:rPr>
              <w:i/>
            </w:rPr>
          </w:rPrChange>
        </w:rPr>
        <w:t>React</w:t>
      </w:r>
      <w:r w:rsidRPr="007215B1">
        <w:rPr>
          <w:i/>
        </w:rPr>
        <w:t xml:space="preserve"> </w:t>
      </w:r>
      <w:r w:rsidRPr="00CA024F">
        <w:rPr>
          <w:rPrChange w:id="1921" w:author="Rui Paredes" w:date="2018-09-15T21:19:00Z">
            <w:rPr>
              <w:i/>
            </w:rPr>
          </w:rPrChange>
        </w:rPr>
        <w:t>Native</w:t>
      </w:r>
      <w:r w:rsidRPr="007215B1">
        <w:rPr>
          <w:i/>
        </w:rPr>
        <w:t>.</w:t>
      </w:r>
    </w:p>
    <w:p w14:paraId="406F7369" w14:textId="4D083B7D" w:rsidR="0064039D" w:rsidRPr="00373568" w:rsidRDefault="00C4066D" w:rsidP="006C699F">
      <w:pPr>
        <w:ind w:firstLine="708"/>
      </w:pPr>
      <w:r w:rsidRPr="007215B1">
        <w:t xml:space="preserve">Como sistema de módulos, o </w:t>
      </w:r>
      <w:r w:rsidRPr="00CA024F">
        <w:rPr>
          <w:rPrChange w:id="1922" w:author="Rui Paredes" w:date="2018-09-15T21:19:00Z">
            <w:rPr>
              <w:i/>
            </w:rPr>
          </w:rPrChange>
        </w:rPr>
        <w:t>ReactJS</w:t>
      </w:r>
      <w:r w:rsidRPr="007215B1">
        <w:rPr>
          <w:i/>
        </w:rPr>
        <w:t xml:space="preserve"> </w:t>
      </w:r>
      <w:r w:rsidRPr="007215B1">
        <w:t>recorre ao uso de componentes para o desenvolvimento da</w:t>
      </w:r>
      <w:del w:id="1923" w:author="Microsoft Office User" w:date="2018-09-14T18:15:00Z">
        <w:r w:rsidRPr="007215B1" w:rsidDel="007215B1">
          <w:delText>s</w:delText>
        </w:r>
      </w:del>
      <w:r w:rsidRPr="007215B1">
        <w:t xml:space="preserve"> </w:t>
      </w:r>
      <w:del w:id="1924" w:author="Microsoft Office User" w:date="2018-09-14T18:15:00Z">
        <w:r w:rsidRPr="007215B1" w:rsidDel="007215B1">
          <w:delText xml:space="preserve">várias </w:delText>
        </w:r>
      </w:del>
      <w:r w:rsidRPr="007215B1">
        <w:t>interface</w:t>
      </w:r>
      <w:del w:id="1925" w:author="Microsoft Office User" w:date="2018-09-14T18:15:00Z">
        <w:r w:rsidRPr="007215B1" w:rsidDel="007215B1">
          <w:delText>s</w:delText>
        </w:r>
      </w:del>
      <w:r w:rsidRPr="007215B1">
        <w:t xml:space="preserve"> da aplicação. Estes componentes, para </w:t>
      </w:r>
      <w:del w:id="1926" w:author="Microsoft Office User" w:date="2018-09-14T18:15:00Z">
        <w:r w:rsidRPr="007215B1" w:rsidDel="007215B1">
          <w:delText xml:space="preserve">lá </w:delText>
        </w:r>
      </w:del>
      <w:ins w:id="1927" w:author="Microsoft Office User" w:date="2018-09-14T18:15:00Z">
        <w:r w:rsidR="007215B1">
          <w:t>além</w:t>
        </w:r>
        <w:r w:rsidR="007215B1" w:rsidRPr="007215B1">
          <w:t xml:space="preserve"> </w:t>
        </w:r>
      </w:ins>
      <w:r w:rsidRPr="007215B1">
        <w:t>de possuírem a parte daquilo que o utilizador vai ver quando usa a aplicação, possuem ainda a lógica daquilo que vai ser ou não mostrado ao utilizador</w:t>
      </w:r>
      <w:ins w:id="1928" w:author="Microsoft Office User" w:date="2018-09-14T18:15:00Z">
        <w:r w:rsidR="007215B1">
          <w:t xml:space="preserve">. Pode ainda </w:t>
        </w:r>
      </w:ins>
      <w:del w:id="1929" w:author="Microsoft Office User" w:date="2018-09-14T18:15:00Z">
        <w:r w:rsidRPr="007215B1" w:rsidDel="007215B1">
          <w:delText xml:space="preserve">, podendo ainda </w:delText>
        </w:r>
      </w:del>
      <w:r w:rsidRPr="007215B1">
        <w:t>conter dados que poderão ser usados n</w:t>
      </w:r>
      <w:ins w:id="1930" w:author="Rui Paredes" w:date="2018-09-15T21:20:00Z">
        <w:r w:rsidR="00CA024F">
          <w:t xml:space="preserve">o desenho </w:t>
        </w:r>
      </w:ins>
      <w:del w:id="1931" w:author="Rui Paredes" w:date="2018-09-15T21:20:00Z">
        <w:r w:rsidRPr="007215B1" w:rsidDel="00CA024F">
          <w:delText xml:space="preserve">a renderização </w:delText>
        </w:r>
      </w:del>
      <w:r w:rsidRPr="007215B1">
        <w:t xml:space="preserve">da aplicação </w:t>
      </w:r>
      <w:sdt>
        <w:sdtPr>
          <w:id w:val="1707064063"/>
          <w:citation/>
        </w:sdtPr>
        <w:sdtEndPr/>
        <w:sdtContent>
          <w:r w:rsidRPr="003D741E">
            <w:fldChar w:fldCharType="begin"/>
          </w:r>
          <w:r w:rsidRPr="007B3A76">
            <w:instrText xml:space="preserve">CITATION Vip16 \l 2070 </w:instrText>
          </w:r>
          <w:r w:rsidRPr="003D741E">
            <w:rPr>
              <w:rPrChange w:id="1932" w:author="Microsoft Office User" w:date="2018-09-14T15:51:00Z">
                <w:rPr/>
              </w:rPrChange>
            </w:rPr>
            <w:fldChar w:fldCharType="separate"/>
          </w:r>
          <w:r w:rsidR="00943741">
            <w:rPr>
              <w:noProof/>
            </w:rPr>
            <w:t>[10]</w:t>
          </w:r>
          <w:r w:rsidRPr="003D741E">
            <w:fldChar w:fldCharType="end"/>
          </w:r>
        </w:sdtContent>
      </w:sdt>
      <w:r w:rsidRPr="007B3A76">
        <w:t>.</w:t>
      </w:r>
    </w:p>
    <w:p w14:paraId="0EAB6BD3" w14:textId="345ADB3D" w:rsidR="00C4066D" w:rsidRPr="001134F2" w:rsidRDefault="005752CD">
      <w:pPr>
        <w:ind w:firstLine="708"/>
        <w:pPrChange w:id="1933" w:author="Rui Paredes" w:date="2018-09-15T21:19:00Z">
          <w:pPr/>
        </w:pPrChange>
      </w:pPr>
      <w:r w:rsidRPr="003D741E">
        <w:t xml:space="preserve">O </w:t>
      </w:r>
      <w:r w:rsidRPr="00CA024F">
        <w:rPr>
          <w:rPrChange w:id="1934" w:author="Rui Paredes" w:date="2018-09-15T21:20:00Z">
            <w:rPr>
              <w:i/>
            </w:rPr>
          </w:rPrChange>
        </w:rPr>
        <w:t>React</w:t>
      </w:r>
      <w:r w:rsidRPr="003D741E">
        <w:rPr>
          <w:i/>
        </w:rPr>
        <w:t xml:space="preserve"> </w:t>
      </w:r>
      <w:r w:rsidRPr="003D741E">
        <w:t xml:space="preserve">foi pensado </w:t>
      </w:r>
      <w:ins w:id="1935" w:author="Microsoft Office User" w:date="2018-09-14T18:15:00Z">
        <w:r w:rsidR="007215B1">
          <w:t xml:space="preserve">com </w:t>
        </w:r>
      </w:ins>
      <w:del w:id="1936" w:author="Microsoft Office User" w:date="2018-09-14T18:15:00Z">
        <w:r w:rsidRPr="003D741E" w:rsidDel="007215B1">
          <w:delText>n</w:delText>
        </w:r>
      </w:del>
      <w:r w:rsidRPr="003D741E">
        <w:t xml:space="preserve">a ideia de que a manipulação do </w:t>
      </w:r>
      <w:r w:rsidRPr="00CA024F">
        <w:rPr>
          <w:rPrChange w:id="1937" w:author="Rui Paredes" w:date="2018-09-15T21:20:00Z">
            <w:rPr>
              <w:i/>
            </w:rPr>
          </w:rPrChange>
        </w:rPr>
        <w:t>DOM</w:t>
      </w:r>
      <w:r w:rsidRPr="009A7A5E">
        <w:t xml:space="preserve"> é um processo bastante dispendioso e que deve ser minimizado, fazendo com que a fluidez </w:t>
      </w:r>
      <w:del w:id="1938" w:author="Microsoft Office User" w:date="2018-09-14T18:16:00Z">
        <w:r w:rsidRPr="009A7A5E" w:rsidDel="007215B1">
          <w:delText xml:space="preserve">com que o utilizador passa a receber </w:delText>
        </w:r>
      </w:del>
      <w:r w:rsidRPr="009A7A5E">
        <w:t>da aplicação seja muito maior.</w:t>
      </w:r>
    </w:p>
    <w:p w14:paraId="6154279C" w14:textId="1A36C348" w:rsidR="005752CD" w:rsidRPr="007B3A76" w:rsidRDefault="005752CD">
      <w:pPr>
        <w:ind w:firstLine="708"/>
        <w:pPrChange w:id="1939" w:author="Rui Paredes" w:date="2018-09-15T21:21:00Z">
          <w:pPr/>
        </w:pPrChange>
      </w:pPr>
      <w:r w:rsidRPr="001134F2">
        <w:t xml:space="preserve">De forma a resolver o problema com o </w:t>
      </w:r>
      <w:r w:rsidRPr="00CA024F">
        <w:rPr>
          <w:rPrChange w:id="1940" w:author="Rui Paredes" w:date="2018-09-15T21:20:00Z">
            <w:rPr>
              <w:i/>
            </w:rPr>
          </w:rPrChange>
        </w:rPr>
        <w:t>DOM</w:t>
      </w:r>
      <w:r w:rsidRPr="008D0FAA">
        <w:t xml:space="preserve">, o </w:t>
      </w:r>
      <w:r w:rsidRPr="00CA024F">
        <w:rPr>
          <w:rPrChange w:id="1941" w:author="Rui Paredes" w:date="2018-09-15T21:20:00Z">
            <w:rPr>
              <w:i/>
            </w:rPr>
          </w:rPrChange>
        </w:rPr>
        <w:t>React</w:t>
      </w:r>
      <w:r w:rsidRPr="008D0FAA">
        <w:rPr>
          <w:i/>
        </w:rPr>
        <w:t xml:space="preserve"> </w:t>
      </w:r>
      <w:r w:rsidRPr="00120608">
        <w:t xml:space="preserve">permite ao programador usar um </w:t>
      </w:r>
      <w:r w:rsidRPr="00CA024F">
        <w:rPr>
          <w:i/>
        </w:rPr>
        <w:t>Virtual</w:t>
      </w:r>
      <w:r w:rsidRPr="00120608">
        <w:rPr>
          <w:i/>
        </w:rPr>
        <w:t xml:space="preserve"> </w:t>
      </w:r>
      <w:r w:rsidRPr="00CA024F">
        <w:rPr>
          <w:rPrChange w:id="1942" w:author="Rui Paredes" w:date="2018-09-15T21:20:00Z">
            <w:rPr>
              <w:i/>
            </w:rPr>
          </w:rPrChange>
        </w:rPr>
        <w:t>DOM</w:t>
      </w:r>
      <w:r w:rsidRPr="0088144F">
        <w:t xml:space="preserve"> para </w:t>
      </w:r>
      <w:del w:id="1943" w:author="Rui Paredes" w:date="2018-09-15T21:21:00Z">
        <w:r w:rsidRPr="0088144F" w:rsidDel="00CA024F">
          <w:delText>renderizar</w:delText>
        </w:r>
      </w:del>
      <w:ins w:id="1944" w:author="Rui Paredes" w:date="2018-09-15T21:21:00Z">
        <w:r w:rsidR="00CA024F">
          <w:t>voltar a desenhar as p</w:t>
        </w:r>
      </w:ins>
      <w:ins w:id="1945" w:author="Rui Paredes" w:date="2018-09-15T21:22:00Z">
        <w:r w:rsidR="00CA024F">
          <w:t>áginas às quais são feitas alterações</w:t>
        </w:r>
      </w:ins>
      <w:r w:rsidRPr="0088144F">
        <w:t xml:space="preserve">, em vez do </w:t>
      </w:r>
      <w:r w:rsidRPr="00CA024F">
        <w:rPr>
          <w:rPrChange w:id="1946" w:author="Rui Paredes" w:date="2018-09-15T21:23:00Z">
            <w:rPr>
              <w:i/>
            </w:rPr>
          </w:rPrChange>
        </w:rPr>
        <w:t>DOM</w:t>
      </w:r>
      <w:r w:rsidRPr="0041216C">
        <w:rPr>
          <w:i/>
        </w:rPr>
        <w:t>.</w:t>
      </w:r>
      <w:r w:rsidRPr="0041216C">
        <w:t xml:space="preserve"> Este </w:t>
      </w:r>
      <w:r w:rsidRPr="00CA024F">
        <w:rPr>
          <w:i/>
        </w:rPr>
        <w:t>Virtual</w:t>
      </w:r>
      <w:r w:rsidRPr="007215B1">
        <w:rPr>
          <w:i/>
        </w:rPr>
        <w:t xml:space="preserve"> DOM </w:t>
      </w:r>
      <w:r w:rsidRPr="007215B1">
        <w:t xml:space="preserve">faz com que não seja necessário </w:t>
      </w:r>
      <w:del w:id="1947" w:author="Rui Paredes" w:date="2018-09-15T21:22:00Z">
        <w:r w:rsidRPr="007215B1" w:rsidDel="00CA024F">
          <w:delText xml:space="preserve">renderizar </w:delText>
        </w:r>
      </w:del>
      <w:ins w:id="1948" w:author="Rui Paredes" w:date="2018-09-15T21:22:00Z">
        <w:r w:rsidR="00CA024F">
          <w:t>desenhar novamente</w:t>
        </w:r>
        <w:r w:rsidR="00CA024F" w:rsidRPr="007215B1">
          <w:t xml:space="preserve"> </w:t>
        </w:r>
      </w:ins>
      <w:r w:rsidRPr="007215B1">
        <w:t xml:space="preserve">todo o componente ou componentes, mas sim apenas as partes que foram alteradas, fazendo com o que número de operações ao nível do </w:t>
      </w:r>
      <w:r w:rsidRPr="00CA024F">
        <w:rPr>
          <w:rPrChange w:id="1949" w:author="Rui Paredes" w:date="2018-09-15T21:23:00Z">
            <w:rPr>
              <w:i/>
            </w:rPr>
          </w:rPrChange>
        </w:rPr>
        <w:t>DOM</w:t>
      </w:r>
      <w:r w:rsidRPr="007215B1">
        <w:t xml:space="preserve"> diminua bastante, tornando a aplicação bastante mais fluida</w:t>
      </w:r>
      <w:sdt>
        <w:sdtPr>
          <w:id w:val="1586414952"/>
          <w:citation/>
        </w:sdtPr>
        <w:sdtEndPr/>
        <w:sdtContent>
          <w:r w:rsidRPr="003D741E">
            <w:fldChar w:fldCharType="begin"/>
          </w:r>
          <w:r w:rsidRPr="007B3A76">
            <w:instrText xml:space="preserve"> CITATION Vip16 \l 2070 </w:instrText>
          </w:r>
          <w:r w:rsidRPr="003D741E">
            <w:rPr>
              <w:rPrChange w:id="1950" w:author="Microsoft Office User" w:date="2018-09-14T15:51:00Z">
                <w:rPr/>
              </w:rPrChange>
            </w:rPr>
            <w:fldChar w:fldCharType="separate"/>
          </w:r>
          <w:ins w:id="1951" w:author="Rui Paredes" w:date="2018-09-15T22:37:00Z">
            <w:r w:rsidR="00943741">
              <w:rPr>
                <w:noProof/>
              </w:rPr>
              <w:t xml:space="preserve"> [10]</w:t>
            </w:r>
          </w:ins>
          <w:del w:id="1952" w:author="Rui Paredes" w:date="2018-09-15T22:04:00Z">
            <w:r w:rsidR="00444A82" w:rsidDel="006C699F">
              <w:rPr>
                <w:noProof/>
              </w:rPr>
              <w:delText xml:space="preserve"> [10]</w:delText>
            </w:r>
          </w:del>
          <w:r w:rsidRPr="003D741E">
            <w:fldChar w:fldCharType="end"/>
          </w:r>
        </w:sdtContent>
      </w:sdt>
      <w:r w:rsidRPr="007B3A76">
        <w:t>.</w:t>
      </w:r>
    </w:p>
    <w:p w14:paraId="74808115" w14:textId="2AC7FBEB" w:rsidR="005752CD" w:rsidRPr="00373568" w:rsidRDefault="005752CD" w:rsidP="0064039D">
      <w:pPr>
        <w:rPr>
          <w:i/>
        </w:rPr>
      </w:pPr>
      <w:r w:rsidRPr="00373568">
        <w:t>Para entender u</w:t>
      </w:r>
      <w:r w:rsidRPr="003D741E">
        <w:t>m pouco mais este processo, apresenta</w:t>
      </w:r>
      <w:del w:id="1953" w:author="Microsoft Office User" w:date="2018-09-14T18:16:00Z">
        <w:r w:rsidRPr="003D741E" w:rsidDel="007215B1">
          <w:delText xml:space="preserve"> </w:delText>
        </w:r>
      </w:del>
      <w:r w:rsidRPr="003D741E">
        <w:t xml:space="preserve">-se na </w:t>
      </w:r>
      <w:ins w:id="1954" w:author="Rui Paredes" w:date="2018-09-15T22:34:00Z">
        <w:r w:rsidR="001106AC">
          <w:fldChar w:fldCharType="begin"/>
        </w:r>
        <w:r w:rsidR="001106AC">
          <w:instrText xml:space="preserve"> REF _Ref524814212 \h </w:instrText>
        </w:r>
      </w:ins>
      <w:r w:rsidR="001106AC">
        <w:fldChar w:fldCharType="separate"/>
      </w:r>
      <w:ins w:id="1955" w:author="Rui Paredes" w:date="2018-09-15T21:26:00Z">
        <w:r w:rsidR="00943741" w:rsidRPr="003D741E">
          <w:t xml:space="preserve">Figura </w:t>
        </w:r>
      </w:ins>
      <w:ins w:id="1956" w:author="Rui Paredes" w:date="2018-09-15T22:37:00Z">
        <w:r w:rsidR="00943741">
          <w:rPr>
            <w:noProof/>
          </w:rPr>
          <w:t>13</w:t>
        </w:r>
      </w:ins>
      <w:ins w:id="1957" w:author="Rui Paredes" w:date="2018-09-15T22:34:00Z">
        <w:r w:rsidR="001106AC">
          <w:fldChar w:fldCharType="end"/>
        </w:r>
      </w:ins>
      <w:r w:rsidRPr="00373568">
        <w:fldChar w:fldCharType="begin"/>
      </w:r>
      <w:r w:rsidRPr="007B3A76">
        <w:instrText xml:space="preserve"> REF _Ref524619896 \h </w:instrText>
      </w:r>
      <w:del w:id="1958" w:author="Rui Paredes" w:date="2018-09-15T22:04:00Z">
        <w:r w:rsidRPr="00373568">
          <w:rPr>
            <w:rPrChange w:id="1959" w:author="Microsoft Office User" w:date="2018-09-14T15:51:00Z">
              <w:rPr/>
            </w:rPrChange>
          </w:rPr>
          <w:fldChar w:fldCharType="separate"/>
        </w:r>
      </w:del>
      <w:del w:id="1960" w:author="Rui Paredes" w:date="2018-09-15T18:23:00Z">
        <w:r w:rsidR="009574D0" w:rsidRPr="00373568" w:rsidDel="000B0251">
          <w:delText xml:space="preserve">Figura </w:delText>
        </w:r>
        <w:r w:rsidR="009574D0" w:rsidRPr="007B3A76" w:rsidDel="000B0251">
          <w:rPr>
            <w:rPrChange w:id="1961" w:author="Microsoft Office User" w:date="2018-09-14T15:51:00Z">
              <w:rPr>
                <w:noProof/>
              </w:rPr>
            </w:rPrChange>
          </w:rPr>
          <w:delText>13</w:delText>
        </w:r>
      </w:del>
      <w:r w:rsidRPr="00373568">
        <w:fldChar w:fldCharType="end"/>
      </w:r>
      <w:r w:rsidRPr="007B3A76">
        <w:t xml:space="preserve"> a diferença entre </w:t>
      </w:r>
      <w:r w:rsidRPr="00373568">
        <w:rPr>
          <w:i/>
        </w:rPr>
        <w:t xml:space="preserve">Virtual </w:t>
      </w:r>
      <w:r w:rsidRPr="00CA024F">
        <w:rPr>
          <w:rPrChange w:id="1962" w:author="Rui Paredes" w:date="2018-09-15T21:23:00Z">
            <w:rPr>
              <w:i/>
            </w:rPr>
          </w:rPrChange>
        </w:rPr>
        <w:t>DOM</w:t>
      </w:r>
      <w:r w:rsidRPr="00373568">
        <w:rPr>
          <w:i/>
        </w:rPr>
        <w:t xml:space="preserve"> e </w:t>
      </w:r>
      <w:r w:rsidRPr="00CA024F">
        <w:rPr>
          <w:rPrChange w:id="1963" w:author="Rui Paredes" w:date="2018-09-15T21:23:00Z">
            <w:rPr>
              <w:i/>
            </w:rPr>
          </w:rPrChange>
        </w:rPr>
        <w:t>DOM</w:t>
      </w:r>
      <w:r w:rsidRPr="00373568">
        <w:rPr>
          <w:i/>
        </w:rPr>
        <w:t>.</w:t>
      </w:r>
    </w:p>
    <w:p w14:paraId="00E4F4AD" w14:textId="77777777" w:rsidR="005752CD" w:rsidRPr="003D741E" w:rsidRDefault="005752CD" w:rsidP="0064039D">
      <w:pPr>
        <w:rPr>
          <w:i/>
        </w:rPr>
      </w:pPr>
    </w:p>
    <w:p w14:paraId="6A8B2FA4" w14:textId="009C5348" w:rsidR="005752CD" w:rsidRPr="007B3A76" w:rsidDel="00CA024F" w:rsidRDefault="005752CD" w:rsidP="005752CD">
      <w:pPr>
        <w:pStyle w:val="Legenda"/>
        <w:keepNext/>
        <w:rPr>
          <w:moveFrom w:id="1964" w:author="Rui Paredes" w:date="2018-09-15T21:26:00Z"/>
        </w:rPr>
      </w:pPr>
      <w:bookmarkStart w:id="1965" w:name="_Ref524619896"/>
      <w:bookmarkStart w:id="1966" w:name="_Toc524679911"/>
      <w:moveFromRangeStart w:id="1967" w:author="Rui Paredes" w:date="2018-09-15T21:26:00Z" w:name="move524810097"/>
      <w:moveFrom w:id="1968" w:author="Rui Paredes" w:date="2018-09-15T21:26:00Z">
        <w:r w:rsidRPr="003D741E" w:rsidDel="00CA024F">
          <w:lastRenderedPageBreak/>
          <w:t xml:space="preserve">Figura </w:t>
        </w:r>
        <w:r w:rsidR="005836C7" w:rsidRPr="00373568" w:rsidDel="00CA024F">
          <w:rPr>
            <w:i w:val="0"/>
            <w:iCs w:val="0"/>
          </w:rPr>
          <w:fldChar w:fldCharType="begin"/>
        </w:r>
        <w:r w:rsidR="005836C7" w:rsidRPr="007B3A76" w:rsidDel="00CA024F">
          <w:instrText xml:space="preserve"> SEQ Figura \* ARABIC </w:instrText>
        </w:r>
        <w:r w:rsidR="005836C7" w:rsidRPr="00373568" w:rsidDel="00CA024F">
          <w:rPr>
            <w:i w:val="0"/>
            <w:iCs w:val="0"/>
            <w:rPrChange w:id="1969" w:author="Microsoft Office User" w:date="2018-09-14T15:51:00Z">
              <w:rPr>
                <w:i w:val="0"/>
                <w:iCs w:val="0"/>
              </w:rPr>
            </w:rPrChange>
          </w:rPr>
          <w:fldChar w:fldCharType="separate"/>
        </w:r>
        <w:r w:rsidR="009574D0" w:rsidRPr="007B3A76" w:rsidDel="000B0251">
          <w:rPr>
            <w:i w:val="0"/>
            <w:iCs w:val="0"/>
            <w:noProof/>
          </w:rPr>
          <w:t>13</w:t>
        </w:r>
        <w:r w:rsidR="005836C7" w:rsidRPr="00373568" w:rsidDel="00CA024F">
          <w:rPr>
            <w:i w:val="0"/>
            <w:iCs w:val="0"/>
          </w:rPr>
          <w:fldChar w:fldCharType="end"/>
        </w:r>
        <w:bookmarkEnd w:id="1965"/>
        <w:r w:rsidRPr="007B3A76" w:rsidDel="00CA024F">
          <w:t xml:space="preserve"> - Virtual DOM vs DOM</w:t>
        </w:r>
        <w:bookmarkEnd w:id="1966"/>
      </w:moveFrom>
    </w:p>
    <w:moveFromRangeEnd w:id="1967"/>
    <w:p w14:paraId="462D80E7" w14:textId="77777777" w:rsidR="006C699F" w:rsidRDefault="005752CD">
      <w:pPr>
        <w:pStyle w:val="Legenda"/>
        <w:keepNext/>
        <w:rPr>
          <w:ins w:id="1970" w:author="Rui Paredes" w:date="2018-09-15T22:05:00Z"/>
        </w:rPr>
        <w:pPrChange w:id="1971" w:author="Rui Paredes" w:date="2018-09-15T21:26:00Z">
          <w:pPr/>
        </w:pPrChange>
      </w:pPr>
      <w:r w:rsidRPr="007B3A76">
        <w:rPr>
          <w:noProof/>
          <w:rPrChange w:id="1972" w:author="Microsoft Office User" w:date="2018-09-14T15:51:00Z">
            <w:rPr>
              <w:i/>
              <w:iCs/>
              <w:noProof/>
            </w:rPr>
          </w:rPrChange>
        </w:rPr>
        <w:drawing>
          <wp:inline distT="0" distB="0" distL="0" distR="0" wp14:anchorId="68A61DFD" wp14:editId="47D97489">
            <wp:extent cx="5980430" cy="3094990"/>
            <wp:effectExtent l="0" t="0" r="1270" b="0"/>
            <wp:docPr id="16" name="Imagem 16"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ualDOM VS DOM.png"/>
                    <pic:cNvPicPr/>
                  </pic:nvPicPr>
                  <pic:blipFill>
                    <a:blip r:embed="rId27">
                      <a:extLst>
                        <a:ext uri="{28A0092B-C50C-407E-A947-70E740481C1C}">
                          <a14:useLocalDpi xmlns:a14="http://schemas.microsoft.com/office/drawing/2010/main" val="0"/>
                        </a:ext>
                      </a:extLst>
                    </a:blip>
                    <a:stretch>
                      <a:fillRect/>
                    </a:stretch>
                  </pic:blipFill>
                  <pic:spPr>
                    <a:xfrm>
                      <a:off x="0" y="0"/>
                      <a:ext cx="5980430" cy="3094990"/>
                    </a:xfrm>
                    <a:prstGeom prst="rect">
                      <a:avLst/>
                    </a:prstGeom>
                  </pic:spPr>
                </pic:pic>
              </a:graphicData>
            </a:graphic>
          </wp:inline>
        </w:drawing>
      </w:r>
      <w:ins w:id="1973" w:author="Rui Paredes" w:date="2018-09-15T21:26:00Z">
        <w:r w:rsidR="00CA024F" w:rsidRPr="00CA024F">
          <w:t xml:space="preserve"> </w:t>
        </w:r>
      </w:ins>
    </w:p>
    <w:p w14:paraId="0833A60F" w14:textId="6D6FB6E4" w:rsidR="00CA024F" w:rsidRPr="007B3A76" w:rsidDel="00CA024F" w:rsidRDefault="00CA024F" w:rsidP="00CA024F">
      <w:pPr>
        <w:pStyle w:val="Legenda"/>
        <w:keepNext/>
        <w:rPr>
          <w:del w:id="1974" w:author="Rui Paredes" w:date="2018-09-15T21:26:00Z"/>
          <w:moveTo w:id="1975" w:author="Rui Paredes" w:date="2018-09-15T21:26:00Z"/>
        </w:rPr>
      </w:pPr>
      <w:bookmarkStart w:id="1976" w:name="_Ref524814212"/>
      <w:bookmarkStart w:id="1977" w:name="_Toc524814456"/>
      <w:moveToRangeStart w:id="1978" w:author="Rui Paredes" w:date="2018-09-15T21:26:00Z" w:name="move524810097"/>
      <w:moveTo w:id="1979" w:author="Rui Paredes" w:date="2018-09-15T21:26:00Z">
        <w:r w:rsidRPr="003D741E">
          <w:t xml:space="preserve">Figura </w:t>
        </w:r>
        <w:r w:rsidRPr="00373568">
          <w:rPr>
            <w:i w:val="0"/>
            <w:iCs w:val="0"/>
          </w:rPr>
          <w:fldChar w:fldCharType="begin"/>
        </w:r>
        <w:r w:rsidRPr="007B3A76">
          <w:instrText xml:space="preserve"> SEQ Figura \* ARABIC </w:instrText>
        </w:r>
        <w:r w:rsidRPr="00373568">
          <w:rPr>
            <w:i w:val="0"/>
            <w:iCs w:val="0"/>
          </w:rPr>
          <w:fldChar w:fldCharType="separate"/>
        </w:r>
      </w:moveTo>
      <w:ins w:id="1980" w:author="Rui Paredes" w:date="2018-09-15T22:37:00Z">
        <w:r w:rsidR="00943741">
          <w:rPr>
            <w:noProof/>
          </w:rPr>
          <w:t>13</w:t>
        </w:r>
      </w:ins>
      <w:moveTo w:id="1981" w:author="Rui Paredes" w:date="2018-09-15T21:26:00Z">
        <w:r w:rsidRPr="00373568">
          <w:rPr>
            <w:i w:val="0"/>
            <w:iCs w:val="0"/>
          </w:rPr>
          <w:fldChar w:fldCharType="end"/>
        </w:r>
        <w:bookmarkEnd w:id="1976"/>
        <w:r w:rsidRPr="007B3A76">
          <w:t xml:space="preserve"> - Virtual DOM vs DOM</w:t>
        </w:r>
        <w:bookmarkEnd w:id="1977"/>
      </w:moveTo>
    </w:p>
    <w:moveToRangeEnd w:id="1978"/>
    <w:p w14:paraId="78AF9984" w14:textId="77777777" w:rsidR="005752CD" w:rsidRPr="007B3A76" w:rsidRDefault="005752CD">
      <w:pPr>
        <w:pStyle w:val="Legenda"/>
        <w:keepNext/>
        <w:pPrChange w:id="1982" w:author="Rui Paredes" w:date="2018-09-15T21:26:00Z">
          <w:pPr/>
        </w:pPrChange>
      </w:pPr>
    </w:p>
    <w:p w14:paraId="03A15AB0" w14:textId="64FBFEA7" w:rsidR="00F14DEC" w:rsidRDefault="00F14DEC" w:rsidP="00F14DEC">
      <w:pPr>
        <w:pStyle w:val="Citao"/>
        <w:rPr>
          <w:ins w:id="1983" w:author="Rui Paredes" w:date="2018-09-15T21:26:00Z"/>
          <w:rStyle w:val="Hiperligao"/>
          <w:color w:val="404040" w:themeColor="text1" w:themeTint="BF"/>
          <w:sz w:val="18"/>
          <w:szCs w:val="18"/>
          <w:u w:val="none"/>
        </w:rPr>
      </w:pPr>
      <w:r w:rsidRPr="00373568">
        <w:rPr>
          <w:sz w:val="18"/>
          <w:szCs w:val="18"/>
        </w:rPr>
        <w:t>Fonte:</w:t>
      </w:r>
      <w:r w:rsidRPr="003D741E">
        <w:rPr>
          <w:sz w:val="18"/>
          <w:szCs w:val="18"/>
        </w:rPr>
        <w:t xml:space="preserve"> </w:t>
      </w:r>
      <w:r w:rsidR="00DD78D5" w:rsidRPr="00373568">
        <w:rPr>
          <w:rStyle w:val="Hiperligao"/>
          <w:color w:val="404040" w:themeColor="text1" w:themeTint="BF"/>
          <w:sz w:val="18"/>
          <w:szCs w:val="18"/>
          <w:u w:val="none"/>
        </w:rPr>
        <w:fldChar w:fldCharType="begin"/>
      </w:r>
      <w:r w:rsidR="00DD78D5" w:rsidRPr="007B3A76">
        <w:rPr>
          <w:rStyle w:val="Hiperligao"/>
          <w:color w:val="404040" w:themeColor="text1" w:themeTint="BF"/>
          <w:sz w:val="18"/>
          <w:szCs w:val="18"/>
          <w:u w:val="none"/>
        </w:rPr>
        <w:instrText xml:space="preserve"> HYPERLINK "https://medium.com/naukri-engineering/naukriengineering-virtual-dom-fa8019c626b" </w:instrText>
      </w:r>
      <w:r w:rsidR="00DD78D5" w:rsidRPr="00373568">
        <w:rPr>
          <w:rStyle w:val="Hiperligao"/>
          <w:color w:val="404040" w:themeColor="text1" w:themeTint="BF"/>
          <w:sz w:val="18"/>
          <w:szCs w:val="18"/>
          <w:u w:val="none"/>
          <w:rPrChange w:id="1984" w:author="Microsoft Office User" w:date="2018-09-14T15:51:00Z">
            <w:rPr>
              <w:rStyle w:val="Hiperligao"/>
              <w:color w:val="404040" w:themeColor="text1" w:themeTint="BF"/>
              <w:sz w:val="18"/>
              <w:szCs w:val="18"/>
              <w:u w:val="none"/>
            </w:rPr>
          </w:rPrChange>
        </w:rPr>
        <w:fldChar w:fldCharType="separate"/>
      </w:r>
      <w:r w:rsidRPr="00373568">
        <w:rPr>
          <w:rStyle w:val="Hiperligao"/>
          <w:color w:val="404040" w:themeColor="text1" w:themeTint="BF"/>
          <w:sz w:val="18"/>
          <w:szCs w:val="18"/>
          <w:u w:val="none"/>
        </w:rPr>
        <w:t>https://medium.com/naukri-engineering/naukriengineering-virtual-dom-fa8019c626b</w:t>
      </w:r>
      <w:r w:rsidR="00DD78D5" w:rsidRPr="00373568">
        <w:rPr>
          <w:rStyle w:val="Hiperligao"/>
          <w:color w:val="404040" w:themeColor="text1" w:themeTint="BF"/>
          <w:sz w:val="18"/>
          <w:szCs w:val="18"/>
          <w:u w:val="none"/>
        </w:rPr>
        <w:fldChar w:fldCharType="end"/>
      </w:r>
    </w:p>
    <w:p w14:paraId="32653D10" w14:textId="77777777" w:rsidR="00CA024F" w:rsidRPr="00CA024F" w:rsidRDefault="00CA024F">
      <w:pPr>
        <w:rPr>
          <w:rPrChange w:id="1985" w:author="Rui Paredes" w:date="2018-09-15T21:26:00Z">
            <w:rPr>
              <w:sz w:val="18"/>
              <w:szCs w:val="18"/>
            </w:rPr>
          </w:rPrChange>
        </w:rPr>
        <w:pPrChange w:id="1986" w:author="Rui Paredes" w:date="2018-09-15T21:26:00Z">
          <w:pPr>
            <w:pStyle w:val="Citao"/>
          </w:pPr>
        </w:pPrChange>
      </w:pPr>
    </w:p>
    <w:p w14:paraId="6020BD9E" w14:textId="77777777" w:rsidR="00E84CC1" w:rsidRPr="003D741E" w:rsidRDefault="00F14DEC" w:rsidP="00F14DEC">
      <w:pPr>
        <w:pStyle w:val="Cabealho3"/>
      </w:pPr>
      <w:bookmarkStart w:id="1987" w:name="_Toc524814416"/>
      <w:commentRangeStart w:id="1988"/>
      <w:r w:rsidRPr="00373568">
        <w:t>HTML</w:t>
      </w:r>
      <w:bookmarkEnd w:id="1987"/>
    </w:p>
    <w:p w14:paraId="631752A1" w14:textId="1A672D85" w:rsidR="00C524F8" w:rsidRPr="002E0CC5" w:rsidRDefault="00F14DEC" w:rsidP="00F14DEC">
      <w:pPr>
        <w:rPr>
          <w:rPrChange w:id="1989" w:author="Rui Paredes" w:date="2018-09-15T16:45:00Z">
            <w:rPr>
              <w:i/>
            </w:rPr>
          </w:rPrChange>
        </w:rPr>
      </w:pPr>
      <w:r w:rsidRPr="002E0CC5">
        <w:rPr>
          <w:rPrChange w:id="1990" w:author="Rui Paredes" w:date="2018-09-15T16:39:00Z">
            <w:rPr>
              <w:i/>
            </w:rPr>
          </w:rPrChange>
        </w:rPr>
        <w:t>HTML</w:t>
      </w:r>
      <w:customXmlInsRangeStart w:id="1991" w:author="Rui Paredes" w:date="2018-09-15T16:51:00Z"/>
      <w:sdt>
        <w:sdtPr>
          <w:id w:val="1191647369"/>
          <w:citation/>
        </w:sdtPr>
        <w:sdtEndPr/>
        <w:sdtContent>
          <w:customXmlInsRangeEnd w:id="1991"/>
          <w:ins w:id="1992" w:author="Rui Paredes" w:date="2018-09-15T16:51:00Z">
            <w:r w:rsidR="002E0CC5">
              <w:fldChar w:fldCharType="begin"/>
            </w:r>
            <w:r w:rsidR="002E0CC5">
              <w:instrText xml:space="preserve">CITATION Duc06 \l 2070 </w:instrText>
            </w:r>
          </w:ins>
          <w:r w:rsidR="002E0CC5">
            <w:fldChar w:fldCharType="separate"/>
          </w:r>
          <w:ins w:id="1993" w:author="Rui Paredes" w:date="2018-09-15T22:37:00Z">
            <w:r w:rsidR="00943741">
              <w:rPr>
                <w:noProof/>
              </w:rPr>
              <w:t xml:space="preserve"> [11]</w:t>
            </w:r>
          </w:ins>
          <w:del w:id="1994" w:author="Rui Paredes" w:date="2018-09-15T22:04:00Z">
            <w:r w:rsidR="00444A82" w:rsidDel="006C699F">
              <w:rPr>
                <w:noProof/>
              </w:rPr>
              <w:delText xml:space="preserve"> [11]</w:delText>
            </w:r>
          </w:del>
          <w:ins w:id="1995" w:author="Rui Paredes" w:date="2018-09-15T16:51:00Z">
            <w:r w:rsidR="002E0CC5">
              <w:fldChar w:fldCharType="end"/>
            </w:r>
          </w:ins>
          <w:customXmlInsRangeStart w:id="1996" w:author="Rui Paredes" w:date="2018-09-15T16:51:00Z"/>
        </w:sdtContent>
      </w:sdt>
      <w:customXmlInsRangeEnd w:id="1996"/>
      <w:del w:id="1997" w:author="Rui Paredes" w:date="2018-09-15T16:39:00Z">
        <w:r w:rsidRPr="002E0CC5" w:rsidDel="002E0CC5">
          <w:rPr>
            <w:rPrChange w:id="1998" w:author="Rui Paredes" w:date="2018-09-15T16:39:00Z">
              <w:rPr>
                <w:i/>
              </w:rPr>
            </w:rPrChange>
          </w:rPr>
          <w:delText>,</w:delText>
        </w:r>
      </w:del>
      <w:ins w:id="1999" w:author="Rui Paredes" w:date="2018-09-15T16:39:00Z">
        <w:r w:rsidR="002E0CC5" w:rsidRPr="003D741E" w:rsidDel="002E0CC5">
          <w:rPr>
            <w:i/>
          </w:rPr>
          <w:t xml:space="preserve"> </w:t>
        </w:r>
      </w:ins>
      <w:del w:id="2000" w:author="Rui Paredes" w:date="2018-09-15T16:39:00Z">
        <w:r w:rsidRPr="003D741E" w:rsidDel="002E0CC5">
          <w:rPr>
            <w:i/>
          </w:rPr>
          <w:delText xml:space="preserve"> </w:delText>
        </w:r>
        <w:r w:rsidRPr="003D741E" w:rsidDel="002E0CC5">
          <w:delText xml:space="preserve">ou </w:delText>
        </w:r>
        <w:r w:rsidRPr="009A7A5E" w:rsidDel="002E0CC5">
          <w:rPr>
            <w:i/>
          </w:rPr>
          <w:delText>Hypertext Markup Language</w:delText>
        </w:r>
        <w:r w:rsidR="00670318" w:rsidRPr="009A7A5E" w:rsidDel="002E0CC5">
          <w:rPr>
            <w:i/>
          </w:rPr>
          <w:delText xml:space="preserve">, </w:delText>
        </w:r>
      </w:del>
      <w:r w:rsidR="00670318" w:rsidRPr="009A7A5E">
        <w:t xml:space="preserve">é a linguagem </w:t>
      </w:r>
      <w:del w:id="2001" w:author="Rui Paredes" w:date="2018-09-15T16:44:00Z">
        <w:r w:rsidR="00CA5428" w:rsidRPr="001134F2" w:rsidDel="002E0CC5">
          <w:delText xml:space="preserve">de marcação </w:delText>
        </w:r>
        <w:r w:rsidR="006A4DFE" w:rsidRPr="0069401A" w:rsidDel="002E0CC5">
          <w:delText>padrão</w:delText>
        </w:r>
      </w:del>
      <w:ins w:id="2002" w:author="Rui Paredes" w:date="2018-09-15T16:44:00Z">
        <w:r w:rsidR="002E0CC5">
          <w:t>mais usada no desenvolvimento</w:t>
        </w:r>
      </w:ins>
      <w:r w:rsidR="006A4DFE" w:rsidRPr="0069401A">
        <w:t xml:space="preserve"> para páginas </w:t>
      </w:r>
      <w:r w:rsidR="006A4DFE" w:rsidRPr="008D0FAA">
        <w:rPr>
          <w:i/>
        </w:rPr>
        <w:t>web</w:t>
      </w:r>
      <w:r w:rsidR="006A4DFE" w:rsidRPr="008D0FAA">
        <w:t xml:space="preserve">. Usa -se </w:t>
      </w:r>
      <w:r w:rsidR="006A4DFE" w:rsidRPr="00120608">
        <w:t xml:space="preserve">para </w:t>
      </w:r>
      <w:del w:id="2003" w:author="Rui Paredes" w:date="2018-09-15T16:40:00Z">
        <w:r w:rsidR="006A4DFE" w:rsidRPr="00120608" w:rsidDel="002E0CC5">
          <w:delText xml:space="preserve">descrever </w:delText>
        </w:r>
      </w:del>
      <w:ins w:id="2004" w:author="Rui Paredes" w:date="2018-09-15T16:40:00Z">
        <w:r w:rsidR="002E0CC5">
          <w:t>apresentar</w:t>
        </w:r>
        <w:r w:rsidR="002E0CC5" w:rsidRPr="00120608">
          <w:t xml:space="preserve"> </w:t>
        </w:r>
      </w:ins>
      <w:del w:id="2005" w:author="Rui Paredes" w:date="2018-09-15T16:40:00Z">
        <w:r w:rsidR="006A4DFE" w:rsidRPr="00120608" w:rsidDel="002E0CC5">
          <w:delText>e definir o conteúdo</w:delText>
        </w:r>
      </w:del>
      <w:ins w:id="2006" w:author="Rui Paredes" w:date="2018-09-15T16:40:00Z">
        <w:r w:rsidR="002E0CC5">
          <w:t xml:space="preserve">informações ou dados </w:t>
        </w:r>
      </w:ins>
      <w:del w:id="2007" w:author="Rui Paredes" w:date="2018-09-15T16:40:00Z">
        <w:r w:rsidR="006A4DFE" w:rsidRPr="00120608" w:rsidDel="002E0CC5">
          <w:delText xml:space="preserve"> de </w:delText>
        </w:r>
      </w:del>
      <w:ins w:id="2008" w:author="Rui Paredes" w:date="2018-09-15T16:40:00Z">
        <w:r w:rsidR="002E0CC5">
          <w:t>n</w:t>
        </w:r>
      </w:ins>
      <w:r w:rsidR="006A4DFE" w:rsidRPr="00120608">
        <w:t xml:space="preserve">uma página </w:t>
      </w:r>
      <w:r w:rsidR="006A4DFE" w:rsidRPr="00120608">
        <w:rPr>
          <w:i/>
        </w:rPr>
        <w:t>web</w:t>
      </w:r>
      <w:r w:rsidR="00C524F8" w:rsidRPr="00626023">
        <w:rPr>
          <w:i/>
        </w:rPr>
        <w:t xml:space="preserve"> </w:t>
      </w:r>
      <w:r w:rsidR="00C524F8" w:rsidRPr="00626023">
        <w:t xml:space="preserve">através de </w:t>
      </w:r>
      <w:r w:rsidR="00C524F8" w:rsidRPr="0088144F">
        <w:rPr>
          <w:i/>
        </w:rPr>
        <w:t>tags</w:t>
      </w:r>
      <w:ins w:id="2009" w:author="Rui Paredes" w:date="2018-09-15T16:46:00Z">
        <w:r w:rsidR="002E0CC5">
          <w:rPr>
            <w:i/>
          </w:rPr>
          <w:t xml:space="preserve"> </w:t>
        </w:r>
        <w:r w:rsidR="002E0CC5">
          <w:t>que definem a estrutura das páginas, desde cabeçalhos a parágrafos, entre outros elementos</w:t>
        </w:r>
      </w:ins>
      <w:r w:rsidR="00C524F8" w:rsidRPr="0088144F">
        <w:rPr>
          <w:i/>
        </w:rPr>
        <w:t xml:space="preserve">, </w:t>
      </w:r>
      <w:r w:rsidR="00C524F8" w:rsidRPr="0041216C">
        <w:t xml:space="preserve">que são </w:t>
      </w:r>
      <w:del w:id="2010" w:author="Rui Paredes" w:date="2018-09-15T16:46:00Z">
        <w:r w:rsidR="00C524F8" w:rsidRPr="0041216C" w:rsidDel="002E0CC5">
          <w:delText xml:space="preserve">interpretadas </w:delText>
        </w:r>
      </w:del>
      <w:ins w:id="2011" w:author="Rui Paredes" w:date="2018-09-15T16:46:00Z">
        <w:r w:rsidR="002E0CC5" w:rsidRPr="0041216C">
          <w:t>interpretad</w:t>
        </w:r>
        <w:r w:rsidR="002E0CC5">
          <w:t>os</w:t>
        </w:r>
        <w:r w:rsidR="002E0CC5" w:rsidRPr="0041216C">
          <w:t xml:space="preserve"> </w:t>
        </w:r>
      </w:ins>
      <w:r w:rsidR="00C524F8" w:rsidRPr="0041216C">
        <w:t xml:space="preserve">pelo </w:t>
      </w:r>
      <w:r w:rsidR="00C524F8" w:rsidRPr="0041216C">
        <w:rPr>
          <w:i/>
        </w:rPr>
        <w:t>browser</w:t>
      </w:r>
      <w:r w:rsidR="00C524F8" w:rsidRPr="0041216C">
        <w:t xml:space="preserve"> e mostrados ao utilizador</w:t>
      </w:r>
      <w:r w:rsidR="006A4DFE" w:rsidRPr="007215B1">
        <w:rPr>
          <w:i/>
        </w:rPr>
        <w:t xml:space="preserve"> </w:t>
      </w:r>
      <w:r w:rsidR="006A4DFE" w:rsidRPr="007215B1">
        <w:t xml:space="preserve">e é normalmente usada </w:t>
      </w:r>
      <w:r w:rsidR="00C524F8" w:rsidRPr="007215B1">
        <w:t xml:space="preserve">em conjunto com </w:t>
      </w:r>
      <w:r w:rsidR="00C524F8" w:rsidRPr="002E0CC5">
        <w:rPr>
          <w:rPrChange w:id="2012" w:author="Rui Paredes" w:date="2018-09-15T16:45:00Z">
            <w:rPr>
              <w:i/>
            </w:rPr>
          </w:rPrChange>
        </w:rPr>
        <w:t>CSS</w:t>
      </w:r>
      <w:r w:rsidR="00C524F8" w:rsidRPr="007215B1">
        <w:rPr>
          <w:i/>
        </w:rPr>
        <w:t xml:space="preserve"> </w:t>
      </w:r>
      <w:r w:rsidR="00C524F8" w:rsidRPr="007215B1">
        <w:t xml:space="preserve">e </w:t>
      </w:r>
      <w:r w:rsidR="00C524F8" w:rsidRPr="002E0CC5">
        <w:rPr>
          <w:rPrChange w:id="2013" w:author="Rui Paredes" w:date="2018-09-15T16:45:00Z">
            <w:rPr>
              <w:i/>
            </w:rPr>
          </w:rPrChange>
        </w:rPr>
        <w:t>JavaScript</w:t>
      </w:r>
      <w:r w:rsidR="00C524F8" w:rsidRPr="007215B1">
        <w:rPr>
          <w:i/>
        </w:rPr>
        <w:t>.</w:t>
      </w:r>
    </w:p>
    <w:p w14:paraId="10C9CA7A" w14:textId="77777777" w:rsidR="00F14DEC" w:rsidRPr="007215B1" w:rsidRDefault="006A4DFE" w:rsidP="00F14DEC">
      <w:r w:rsidRPr="007215B1">
        <w:t xml:space="preserve"> </w:t>
      </w:r>
    </w:p>
    <w:p w14:paraId="28695196" w14:textId="77777777" w:rsidR="00233B66" w:rsidRPr="007B3A76" w:rsidRDefault="00C524F8" w:rsidP="00C524F8">
      <w:pPr>
        <w:pStyle w:val="Cabealho3"/>
      </w:pPr>
      <w:bookmarkStart w:id="2014" w:name="_Toc524814417"/>
      <w:r w:rsidRPr="007B3A76">
        <w:t>CSS</w:t>
      </w:r>
      <w:bookmarkEnd w:id="2014"/>
    </w:p>
    <w:p w14:paraId="6B6BA1DC" w14:textId="110EDFB6" w:rsidR="00FC2EA9" w:rsidRPr="007B3A76" w:rsidRDefault="00C524F8" w:rsidP="00C524F8">
      <w:r w:rsidRPr="002E0CC5">
        <w:rPr>
          <w:rPrChange w:id="2015" w:author="Rui Paredes" w:date="2018-09-15T16:39:00Z">
            <w:rPr>
              <w:i/>
            </w:rPr>
          </w:rPrChange>
        </w:rPr>
        <w:t>CSS</w:t>
      </w:r>
      <w:ins w:id="2016" w:author="Rui Paredes" w:date="2018-09-15T16:58:00Z">
        <w:r w:rsidR="00196D04">
          <w:t xml:space="preserve"> </w:t>
        </w:r>
      </w:ins>
      <w:del w:id="2017" w:author="Rui Paredes" w:date="2018-09-15T16:39:00Z">
        <w:r w:rsidRPr="007B3A76" w:rsidDel="002E0CC5">
          <w:delText xml:space="preserve">, ou </w:delText>
        </w:r>
        <w:r w:rsidRPr="007B3A76" w:rsidDel="002E0CC5">
          <w:rPr>
            <w:i/>
          </w:rPr>
          <w:delText>Cascading Style Sheets</w:delText>
        </w:r>
      </w:del>
      <w:del w:id="2018" w:author="Rui Paredes" w:date="2018-09-15T16:58:00Z">
        <w:r w:rsidRPr="007B3A76" w:rsidDel="00196D04">
          <w:rPr>
            <w:i/>
          </w:rPr>
          <w:delText>,</w:delText>
        </w:r>
      </w:del>
      <w:customXmlInsRangeStart w:id="2019" w:author="Rui Paredes" w:date="2018-09-15T16:58:00Z"/>
      <w:sdt>
        <w:sdtPr>
          <w:rPr>
            <w:i/>
          </w:rPr>
          <w:id w:val="929394234"/>
          <w:citation/>
        </w:sdtPr>
        <w:sdtEndPr/>
        <w:sdtContent>
          <w:customXmlInsRangeEnd w:id="2019"/>
          <w:ins w:id="2020" w:author="Rui Paredes" w:date="2018-09-15T16:58:00Z">
            <w:r w:rsidR="00196D04">
              <w:rPr>
                <w:i/>
              </w:rPr>
              <w:fldChar w:fldCharType="begin"/>
            </w:r>
            <w:r w:rsidR="00196D04">
              <w:instrText xml:space="preserve"> CITATION Duc14 \l 2070 </w:instrText>
            </w:r>
          </w:ins>
          <w:r w:rsidR="00196D04">
            <w:rPr>
              <w:i/>
            </w:rPr>
            <w:fldChar w:fldCharType="separate"/>
          </w:r>
          <w:ins w:id="2021" w:author="Rui Paredes" w:date="2018-09-15T22:37:00Z">
            <w:r w:rsidR="00943741">
              <w:rPr>
                <w:noProof/>
              </w:rPr>
              <w:t xml:space="preserve"> [12]</w:t>
            </w:r>
          </w:ins>
          <w:del w:id="2022" w:author="Rui Paredes" w:date="2018-09-15T22:04:00Z">
            <w:r w:rsidR="00444A82" w:rsidDel="006C699F">
              <w:rPr>
                <w:noProof/>
              </w:rPr>
              <w:delText xml:space="preserve"> [12]</w:delText>
            </w:r>
          </w:del>
          <w:ins w:id="2023" w:author="Rui Paredes" w:date="2018-09-15T16:58:00Z">
            <w:r w:rsidR="00196D04">
              <w:rPr>
                <w:i/>
              </w:rPr>
              <w:fldChar w:fldCharType="end"/>
            </w:r>
          </w:ins>
          <w:customXmlInsRangeStart w:id="2024" w:author="Rui Paredes" w:date="2018-09-15T16:58:00Z"/>
        </w:sdtContent>
      </w:sdt>
      <w:customXmlInsRangeEnd w:id="2024"/>
      <w:r w:rsidRPr="007B3A76">
        <w:rPr>
          <w:i/>
        </w:rPr>
        <w:t xml:space="preserve"> </w:t>
      </w:r>
      <w:r w:rsidRPr="007B3A76">
        <w:t xml:space="preserve">é um mecanismo que permite ao programador definir estilos para os vários elementos usados em linguagens de marcação, como o </w:t>
      </w:r>
      <w:r w:rsidRPr="002E0CC5">
        <w:rPr>
          <w:rPrChange w:id="2025" w:author="Rui Paredes" w:date="2018-09-15T16:53:00Z">
            <w:rPr>
              <w:i/>
            </w:rPr>
          </w:rPrChange>
        </w:rPr>
        <w:t>HTML</w:t>
      </w:r>
      <w:ins w:id="2026" w:author="Rui Paredes" w:date="2018-09-15T16:53:00Z">
        <w:r w:rsidR="002E0CC5">
          <w:rPr>
            <w:i/>
          </w:rPr>
          <w:t xml:space="preserve">, </w:t>
        </w:r>
        <w:r w:rsidR="002E0CC5">
          <w:t>através de regras</w:t>
        </w:r>
      </w:ins>
      <w:r w:rsidRPr="007B3A76">
        <w:t xml:space="preserve">. Apesar de poderem ser aplicados estilos diretamente aos elementos </w:t>
      </w:r>
      <w:r w:rsidRPr="002E0CC5">
        <w:rPr>
          <w:rPrChange w:id="2027" w:author="Rui Paredes" w:date="2018-09-15T16:53:00Z">
            <w:rPr>
              <w:i/>
            </w:rPr>
          </w:rPrChange>
        </w:rPr>
        <w:t>HTML</w:t>
      </w:r>
      <w:r w:rsidRPr="007B3A76">
        <w:rPr>
          <w:i/>
        </w:rPr>
        <w:t xml:space="preserve">, </w:t>
      </w:r>
      <w:r w:rsidRPr="007B3A76">
        <w:t xml:space="preserve">não é aconselhado, </w:t>
      </w:r>
      <w:r w:rsidR="00FC2EA9" w:rsidRPr="007B3A76">
        <w:t xml:space="preserve">sendo que os estilos devem ser criados num ficheiro à parte onde são usados seletores de forma a indicar a que elemento HTML vai ser aplicado certo estilo, </w:t>
      </w:r>
      <w:ins w:id="2028" w:author="Rui Paredes" w:date="2018-09-15T16:55:00Z">
        <w:r w:rsidR="00196D04">
          <w:t xml:space="preserve">e </w:t>
        </w:r>
      </w:ins>
      <w:ins w:id="2029" w:author="Rui Paredes" w:date="2018-09-15T16:56:00Z">
        <w:r w:rsidR="00196D04">
          <w:t xml:space="preserve">declarações, que permitem identificar qual a propriedade </w:t>
        </w:r>
      </w:ins>
      <w:ins w:id="2030" w:author="Rui Paredes" w:date="2018-09-15T16:57:00Z">
        <w:r w:rsidR="00196D04">
          <w:t xml:space="preserve">a ser alterada desse mesmo </w:t>
        </w:r>
      </w:ins>
      <w:del w:id="2031" w:author="Rui Paredes" w:date="2018-09-15T16:58:00Z">
        <w:r w:rsidR="00FC2EA9" w:rsidRPr="007B3A76" w:rsidDel="00196D04">
          <w:delText>fazendo</w:delText>
        </w:r>
      </w:del>
      <w:ins w:id="2032" w:author="Rui Paredes" w:date="2018-09-15T16:58:00Z">
        <w:r w:rsidR="00196D04">
          <w:t>elemento, fazendo</w:t>
        </w:r>
      </w:ins>
      <w:r w:rsidR="00FC2EA9" w:rsidRPr="007B3A76">
        <w:t xml:space="preserve"> desta forma com que se obtenha uma melhor organização e como resultado um código mais transparente.</w:t>
      </w:r>
    </w:p>
    <w:p w14:paraId="1B2D61DF" w14:textId="77777777" w:rsidR="00FC2EA9" w:rsidRPr="007B3A76" w:rsidRDefault="00FC2EA9" w:rsidP="00C524F8"/>
    <w:p w14:paraId="37105FAF" w14:textId="77777777" w:rsidR="00C524F8" w:rsidRPr="007B3A76" w:rsidRDefault="00C524F8" w:rsidP="00FC2EA9">
      <w:pPr>
        <w:pStyle w:val="Cabealho3"/>
      </w:pPr>
      <w:r w:rsidRPr="007B3A76">
        <w:lastRenderedPageBreak/>
        <w:t xml:space="preserve">  </w:t>
      </w:r>
      <w:bookmarkStart w:id="2033" w:name="_Toc524814418"/>
      <w:r w:rsidR="00FC2EA9" w:rsidRPr="007B3A76">
        <w:t>MySQL</w:t>
      </w:r>
      <w:bookmarkEnd w:id="2033"/>
    </w:p>
    <w:p w14:paraId="0A3394D8" w14:textId="7D4FB571" w:rsidR="00FC2EA9" w:rsidRPr="007B3A76" w:rsidRDefault="00FC2EA9" w:rsidP="000B0251">
      <w:pPr>
        <w:ind w:firstLine="708"/>
        <w:rPr>
          <w:i/>
        </w:rPr>
      </w:pPr>
      <w:r w:rsidRPr="007B3A76">
        <w:t xml:space="preserve">O </w:t>
      </w:r>
      <w:r w:rsidRPr="006C78EB">
        <w:rPr>
          <w:rPrChange w:id="2034" w:author="Rui Paredes" w:date="2018-09-15T17:05:00Z">
            <w:rPr>
              <w:i/>
            </w:rPr>
          </w:rPrChange>
        </w:rPr>
        <w:t>MySQL</w:t>
      </w:r>
      <w:ins w:id="2035" w:author="Rui Paredes" w:date="2018-09-15T17:05:00Z">
        <w:r w:rsidR="006C78EB">
          <w:t xml:space="preserve"> </w:t>
        </w:r>
      </w:ins>
      <w:customXmlInsRangeStart w:id="2036" w:author="Rui Paredes" w:date="2018-09-15T17:07:00Z"/>
      <w:sdt>
        <w:sdtPr>
          <w:id w:val="-439837085"/>
          <w:citation/>
        </w:sdtPr>
        <w:sdtEndPr/>
        <w:sdtContent>
          <w:customXmlInsRangeEnd w:id="2036"/>
          <w:ins w:id="2037" w:author="Rui Paredes" w:date="2018-09-15T17:07:00Z">
            <w:r w:rsidR="006C78EB">
              <w:fldChar w:fldCharType="begin"/>
            </w:r>
            <w:r w:rsidR="006C78EB">
              <w:instrText xml:space="preserve"> CITATION Pau08 \l 2070 </w:instrText>
            </w:r>
          </w:ins>
          <w:r w:rsidR="006C78EB">
            <w:fldChar w:fldCharType="separate"/>
          </w:r>
          <w:r w:rsidR="00943741">
            <w:rPr>
              <w:noProof/>
            </w:rPr>
            <w:t>[13]</w:t>
          </w:r>
          <w:ins w:id="2038" w:author="Rui Paredes" w:date="2018-09-15T17:07:00Z">
            <w:r w:rsidR="006C78EB">
              <w:fldChar w:fldCharType="end"/>
            </w:r>
          </w:ins>
          <w:customXmlInsRangeStart w:id="2039" w:author="Rui Paredes" w:date="2018-09-15T17:07:00Z"/>
        </w:sdtContent>
      </w:sdt>
      <w:customXmlInsRangeEnd w:id="2039"/>
      <w:r w:rsidRPr="007B3A76">
        <w:t xml:space="preserve"> é um sistema de gestão de bases de dados relacionais </w:t>
      </w:r>
      <w:r w:rsidRPr="007B3A76">
        <w:rPr>
          <w:i/>
        </w:rPr>
        <w:t>open-source</w:t>
      </w:r>
      <w:r w:rsidRPr="007B3A76">
        <w:t xml:space="preserve"> da Oracle e é baseado em </w:t>
      </w:r>
      <w:r w:rsidRPr="007B3A76">
        <w:rPr>
          <w:i/>
        </w:rPr>
        <w:t>SQL</w:t>
      </w:r>
      <w:r w:rsidRPr="007B3A76">
        <w:t xml:space="preserve">. Este sistema, apesar de abranger uma grande variedade de tipos de aplicações, é normalmente associada a aplicações </w:t>
      </w:r>
      <w:r w:rsidRPr="007B3A76">
        <w:rPr>
          <w:i/>
        </w:rPr>
        <w:t>web.</w:t>
      </w:r>
    </w:p>
    <w:p w14:paraId="77E1D4E4" w14:textId="5F04C3BC" w:rsidR="00FC2EA9" w:rsidRDefault="00FC2EA9" w:rsidP="00FC2EA9">
      <w:pPr>
        <w:rPr>
          <w:ins w:id="2040" w:author="Rui Paredes" w:date="2018-09-15T17:01:00Z"/>
        </w:rPr>
      </w:pPr>
      <w:r w:rsidRPr="007B3A76">
        <w:t xml:space="preserve">O sistema é bastante conhecido e popular devido a ser um componente </w:t>
      </w:r>
      <w:r w:rsidR="00DB6235" w:rsidRPr="007B3A76">
        <w:t xml:space="preserve">muito </w:t>
      </w:r>
      <w:r w:rsidRPr="007B3A76">
        <w:t xml:space="preserve">importante </w:t>
      </w:r>
      <w:r w:rsidR="00DB6235" w:rsidRPr="007B3A76">
        <w:t xml:space="preserve">ao nível da </w:t>
      </w:r>
      <w:r w:rsidR="00DB6235" w:rsidRPr="007B3A76">
        <w:rPr>
          <w:i/>
        </w:rPr>
        <w:t xml:space="preserve">stack </w:t>
      </w:r>
      <w:r w:rsidR="00DB6235" w:rsidRPr="006C78EB">
        <w:rPr>
          <w:rPrChange w:id="2041" w:author="Rui Paredes" w:date="2018-09-15T17:05:00Z">
            <w:rPr>
              <w:i/>
            </w:rPr>
          </w:rPrChange>
        </w:rPr>
        <w:t>LAMP</w:t>
      </w:r>
      <w:r w:rsidR="00DB6235" w:rsidRPr="007B3A76">
        <w:t>.</w:t>
      </w:r>
    </w:p>
    <w:p w14:paraId="54D5DE09" w14:textId="1FEFDCE2" w:rsidR="00196D04" w:rsidRPr="00196D04" w:rsidRDefault="00196D04">
      <w:pPr>
        <w:ind w:firstLine="708"/>
        <w:pPrChange w:id="2042" w:author="Rui Paredes" w:date="2018-09-15T17:08:00Z">
          <w:pPr/>
        </w:pPrChange>
      </w:pPr>
      <w:ins w:id="2043" w:author="Rui Paredes" w:date="2018-09-15T17:01:00Z">
        <w:r>
          <w:t xml:space="preserve">O MySQL </w:t>
        </w:r>
      </w:ins>
      <w:ins w:id="2044" w:author="Rui Paredes" w:date="2018-09-15T17:02:00Z">
        <w:r>
          <w:t xml:space="preserve">é bastante reconhecido pela sua velocidade, fácil uso, </w:t>
        </w:r>
      </w:ins>
      <w:ins w:id="2045" w:author="Rui Paredes" w:date="2018-09-15T17:03:00Z">
        <w:r>
          <w:t xml:space="preserve">capacidade </w:t>
        </w:r>
        <w:r>
          <w:rPr>
            <w:i/>
          </w:rPr>
          <w:t xml:space="preserve">multi-threading, </w:t>
        </w:r>
        <w:r>
          <w:t>segurança</w:t>
        </w:r>
      </w:ins>
      <w:ins w:id="2046" w:author="Rui Paredes" w:date="2018-09-15T17:04:00Z">
        <w:r w:rsidR="006C78EB">
          <w:t>,</w:t>
        </w:r>
      </w:ins>
      <w:ins w:id="2047" w:author="Rui Paredes" w:date="2018-09-15T17:03:00Z">
        <w:r w:rsidR="006C78EB">
          <w:t xml:space="preserve"> </w:t>
        </w:r>
      </w:ins>
      <w:ins w:id="2048" w:author="Rui Paredes" w:date="2018-09-15T17:04:00Z">
        <w:r w:rsidR="006C78EB">
          <w:t>devido ao uso de SSL, entre outras características que o levam a ser dos sistemas de gestão de bases de dados relacionais mais usado.</w:t>
        </w:r>
      </w:ins>
    </w:p>
    <w:p w14:paraId="2DB13866" w14:textId="77777777" w:rsidR="00DB6235" w:rsidRPr="007B3A76" w:rsidDel="00404313" w:rsidRDefault="00DB6235" w:rsidP="00FC2EA9">
      <w:pPr>
        <w:rPr>
          <w:del w:id="2049" w:author="Rui Paredes" w:date="2018-09-15T22:26:00Z"/>
        </w:rPr>
      </w:pPr>
    </w:p>
    <w:p w14:paraId="02CD676B" w14:textId="7295B51F" w:rsidR="00DB6235" w:rsidDel="00404313" w:rsidRDefault="00DB6235">
      <w:pPr>
        <w:pStyle w:val="Cabealho3"/>
        <w:rPr>
          <w:del w:id="2050" w:author="Rui Paredes" w:date="2018-09-15T17:08:00Z"/>
        </w:rPr>
        <w:pPrChange w:id="2051" w:author="Rui Paredes" w:date="2018-09-15T22:25:00Z">
          <w:pPr/>
        </w:pPrChange>
      </w:pPr>
      <w:del w:id="2052" w:author="Rui Paredes" w:date="2018-09-15T22:26:00Z">
        <w:r w:rsidRPr="00404313" w:rsidDel="00404313">
          <w:rPr>
            <w:rPrChange w:id="2053" w:author="Rui Paredes" w:date="2018-09-15T22:25:00Z">
              <w:rPr/>
            </w:rPrChange>
          </w:rPr>
          <w:delText>Git</w:delText>
        </w:r>
      </w:del>
    </w:p>
    <w:p w14:paraId="46972CA8" w14:textId="309915AE" w:rsidR="00404313" w:rsidRPr="00404313" w:rsidRDefault="00404313">
      <w:pPr>
        <w:rPr>
          <w:ins w:id="2054" w:author="Rui Paredes" w:date="2018-09-15T22:26:00Z"/>
          <w:rPrChange w:id="2055" w:author="Rui Paredes" w:date="2018-09-15T22:26:00Z">
            <w:rPr>
              <w:ins w:id="2056" w:author="Rui Paredes" w:date="2018-09-15T22:26:00Z"/>
            </w:rPr>
          </w:rPrChange>
        </w:rPr>
        <w:pPrChange w:id="2057" w:author="Rui Paredes" w:date="2018-09-15T22:26:00Z">
          <w:pPr>
            <w:pStyle w:val="Cabealho3"/>
          </w:pPr>
        </w:pPrChange>
      </w:pPr>
    </w:p>
    <w:p w14:paraId="1D05167E" w14:textId="1C4CE6CB" w:rsidR="00DB6235" w:rsidRPr="007B3A76" w:rsidRDefault="00404313">
      <w:pPr>
        <w:pStyle w:val="Cabealho3"/>
        <w:pPrChange w:id="2058" w:author="Rui Paredes" w:date="2018-09-15T22:25:00Z">
          <w:pPr/>
        </w:pPrChange>
      </w:pPr>
      <w:bookmarkStart w:id="2059" w:name="_Toc524814419"/>
      <w:ins w:id="2060" w:author="Rui Paredes" w:date="2018-09-15T22:26:00Z">
        <w:r>
          <w:t>Git</w:t>
        </w:r>
      </w:ins>
      <w:bookmarkEnd w:id="2059"/>
    </w:p>
    <w:p w14:paraId="673C901A" w14:textId="0AA5267F" w:rsidR="00DB6235" w:rsidRDefault="00DB6235" w:rsidP="000B0251">
      <w:pPr>
        <w:ind w:firstLine="708"/>
        <w:rPr>
          <w:ins w:id="2061" w:author="Rui Paredes" w:date="2018-09-15T17:12:00Z"/>
        </w:rPr>
      </w:pPr>
      <w:r w:rsidRPr="007B3A76">
        <w:t>O Git</w:t>
      </w:r>
      <w:ins w:id="2062" w:author="Rui Paredes" w:date="2018-09-15T17:17:00Z">
        <w:r w:rsidR="00694CF7">
          <w:t xml:space="preserve"> </w:t>
        </w:r>
      </w:ins>
      <w:customXmlInsRangeStart w:id="2063" w:author="Rui Paredes" w:date="2018-09-15T17:20:00Z"/>
      <w:sdt>
        <w:sdtPr>
          <w:id w:val="888381035"/>
          <w:citation/>
        </w:sdtPr>
        <w:sdtEndPr/>
        <w:sdtContent>
          <w:customXmlInsRangeEnd w:id="2063"/>
          <w:ins w:id="2064" w:author="Rui Paredes" w:date="2018-09-15T17:20:00Z">
            <w:r w:rsidR="00694CF7">
              <w:fldChar w:fldCharType="begin"/>
            </w:r>
            <w:r w:rsidR="00694CF7">
              <w:instrText xml:space="preserve"> CITATION Sco05 \l 2070 </w:instrText>
            </w:r>
          </w:ins>
          <w:r w:rsidR="00694CF7">
            <w:fldChar w:fldCharType="separate"/>
          </w:r>
          <w:r w:rsidR="00943741">
            <w:rPr>
              <w:noProof/>
            </w:rPr>
            <w:t>[14]</w:t>
          </w:r>
          <w:ins w:id="2065" w:author="Rui Paredes" w:date="2018-09-15T17:20:00Z">
            <w:r w:rsidR="00694CF7">
              <w:fldChar w:fldCharType="end"/>
            </w:r>
          </w:ins>
          <w:customXmlInsRangeStart w:id="2066" w:author="Rui Paredes" w:date="2018-09-15T17:20:00Z"/>
        </w:sdtContent>
      </w:sdt>
      <w:customXmlInsRangeEnd w:id="2066"/>
      <w:r w:rsidRPr="007B3A76">
        <w:t xml:space="preserve"> é um sistema de gestão de versões </w:t>
      </w:r>
      <w:r w:rsidRPr="007B3A76">
        <w:rPr>
          <w:i/>
        </w:rPr>
        <w:t xml:space="preserve">open-source </w:t>
      </w:r>
      <w:r w:rsidRPr="007B3A76">
        <w:t xml:space="preserve">e grátis. Este permite ao utilizador, ao longo do desenvolvimento de um projeto, criar versões através de </w:t>
      </w:r>
      <w:r w:rsidRPr="007B3A76">
        <w:rPr>
          <w:i/>
        </w:rPr>
        <w:t>commits</w:t>
      </w:r>
      <w:r w:rsidRPr="007B3A76">
        <w:t xml:space="preserve"> aos quais pode aceder, ou em caso de ocorrem problemas, reverter para uma versão estável. Este sistema permite ainda uma maior facilidade de desenvolvimento em equipa, já que possui funcionalidades como criação de </w:t>
      </w:r>
      <w:r w:rsidRPr="007B3A76">
        <w:rPr>
          <w:i/>
        </w:rPr>
        <w:t>branches</w:t>
      </w:r>
      <w:r w:rsidRPr="007B3A76">
        <w:t>.</w:t>
      </w:r>
    </w:p>
    <w:p w14:paraId="0C48E5E9" w14:textId="22167D08" w:rsidR="006C78EB" w:rsidRPr="00694CF7" w:rsidRDefault="006C78EB">
      <w:pPr>
        <w:ind w:firstLine="708"/>
        <w:pPrChange w:id="2067" w:author="Rui Paredes" w:date="2018-09-15T16:23:00Z">
          <w:pPr/>
        </w:pPrChange>
      </w:pPr>
      <w:ins w:id="2068" w:author="Rui Paredes" w:date="2018-09-15T17:12:00Z">
        <w:r>
          <w:t xml:space="preserve">Uma das </w:t>
        </w:r>
      </w:ins>
      <w:ins w:id="2069" w:author="Rui Paredes" w:date="2018-09-15T17:14:00Z">
        <w:r w:rsidR="00694CF7">
          <w:t>características únicas do Git é que ao contrário de outros sistemas de gestão de versões, sempre que são feitas alterações ao projeto, ap</w:t>
        </w:r>
      </w:ins>
      <w:ins w:id="2070" w:author="Rui Paredes" w:date="2018-09-15T17:15:00Z">
        <w:r w:rsidR="00694CF7">
          <w:t xml:space="preserve">ós feito o </w:t>
        </w:r>
        <w:r w:rsidR="00694CF7">
          <w:rPr>
            <w:i/>
          </w:rPr>
          <w:t>commit</w:t>
        </w:r>
        <w:r w:rsidR="00694CF7">
          <w:t xml:space="preserve"> apenas são atualizados os ficheiros que sofreram alterações</w:t>
        </w:r>
      </w:ins>
      <w:ins w:id="2071" w:author="Rui Paredes" w:date="2018-09-15T17:16:00Z">
        <w:r w:rsidR="00694CF7">
          <w:t>, e não todo o projeto em si, fazendo com que o processo de adiç</w:t>
        </w:r>
      </w:ins>
      <w:ins w:id="2072" w:author="Rui Paredes" w:date="2018-09-15T17:17:00Z">
        <w:r w:rsidR="00694CF7">
          <w:t>ão de uma nova versão</w:t>
        </w:r>
      </w:ins>
      <w:ins w:id="2073" w:author="Rui Paredes" w:date="2018-09-15T17:16:00Z">
        <w:r w:rsidR="00694CF7">
          <w:t xml:space="preserve"> seja bastante rápido</w:t>
        </w:r>
      </w:ins>
      <w:ins w:id="2074" w:author="Rui Paredes" w:date="2018-09-15T17:17:00Z">
        <w:r w:rsidR="00694CF7">
          <w:t>.</w:t>
        </w:r>
      </w:ins>
    </w:p>
    <w:p w14:paraId="19712C5C" w14:textId="7202D493" w:rsidR="00DB6235" w:rsidRPr="00373568" w:rsidRDefault="00DB6235">
      <w:pPr>
        <w:ind w:firstLine="576"/>
        <w:pPrChange w:id="2075" w:author="Rui Paredes" w:date="2018-09-15T16:23:00Z">
          <w:pPr/>
        </w:pPrChange>
      </w:pPr>
      <w:r w:rsidRPr="007B3A76">
        <w:t>Para este projeto foi usa</w:t>
      </w:r>
      <w:r w:rsidR="00A42233" w:rsidRPr="007B3A76">
        <w:t xml:space="preserve">da a plataforma GitHub para armazenar o projeto e registar o progresso do mesmo. Este pode ser consultado em </w:t>
      </w:r>
      <w:r w:rsidR="00DD78D5" w:rsidRPr="00373568">
        <w:rPr>
          <w:rStyle w:val="Hiperligao"/>
        </w:rPr>
        <w:fldChar w:fldCharType="begin"/>
      </w:r>
      <w:r w:rsidR="00DD78D5" w:rsidRPr="007B3A76">
        <w:rPr>
          <w:rStyle w:val="Hiperligao"/>
        </w:rPr>
        <w:instrText xml:space="preserve"> HYPERLINK "https://github.com/ruiparedes/ProjetoFinal" </w:instrText>
      </w:r>
      <w:r w:rsidR="00DD78D5" w:rsidRPr="00373568">
        <w:rPr>
          <w:rStyle w:val="Hiperligao"/>
          <w:rPrChange w:id="2076" w:author="Microsoft Office User" w:date="2018-09-14T15:51:00Z">
            <w:rPr>
              <w:rStyle w:val="Hiperligao"/>
            </w:rPr>
          </w:rPrChange>
        </w:rPr>
        <w:fldChar w:fldCharType="separate"/>
      </w:r>
      <w:r w:rsidR="00A42233" w:rsidRPr="00373568">
        <w:rPr>
          <w:rStyle w:val="Hiperligao"/>
        </w:rPr>
        <w:t>https://github.com/ruiparedes/ProjetoFinal</w:t>
      </w:r>
      <w:r w:rsidR="00DD78D5" w:rsidRPr="00373568">
        <w:rPr>
          <w:rStyle w:val="Hiperligao"/>
        </w:rPr>
        <w:fldChar w:fldCharType="end"/>
      </w:r>
      <w:r w:rsidR="00A42233" w:rsidRPr="007B3A76">
        <w:t>.</w:t>
      </w:r>
      <w:commentRangeEnd w:id="1988"/>
      <w:r w:rsidR="007215B1">
        <w:rPr>
          <w:rStyle w:val="Refdecomentrio"/>
        </w:rPr>
        <w:commentReference w:id="1988"/>
      </w:r>
    </w:p>
    <w:p w14:paraId="25BF8304" w14:textId="77777777" w:rsidR="00A42233" w:rsidRPr="003D741E" w:rsidRDefault="00A42233" w:rsidP="00DB6235">
      <w:r w:rsidRPr="003D741E">
        <w:br w:type="page"/>
      </w:r>
    </w:p>
    <w:p w14:paraId="3F11EFC5" w14:textId="77777777" w:rsidR="00A42233" w:rsidRPr="003D741E" w:rsidRDefault="00A42233" w:rsidP="00A42233">
      <w:pPr>
        <w:pStyle w:val="Cabealho2"/>
      </w:pPr>
      <w:bookmarkStart w:id="2077" w:name="_Toc524814420"/>
      <w:r w:rsidRPr="003D741E">
        <w:lastRenderedPageBreak/>
        <w:t>Arquitetura do Sistema</w:t>
      </w:r>
      <w:bookmarkEnd w:id="2077"/>
    </w:p>
    <w:p w14:paraId="2E281EB3" w14:textId="77777777" w:rsidR="00A42233" w:rsidRPr="003D741E" w:rsidRDefault="00A42233" w:rsidP="00A42233"/>
    <w:p w14:paraId="542E9377" w14:textId="77777777" w:rsidR="00A42233" w:rsidRPr="009A7A5E" w:rsidRDefault="00A42233">
      <w:pPr>
        <w:ind w:firstLine="576"/>
        <w:pPrChange w:id="2078" w:author="Rui Paredes" w:date="2018-09-15T21:26:00Z">
          <w:pPr/>
        </w:pPrChange>
      </w:pPr>
      <w:r w:rsidRPr="003D741E">
        <w:t>A arquitetura de um sistema consiste na descrição dos vários elementos que fazem parte do sistema, como estão organizados ou integrad</w:t>
      </w:r>
      <w:r w:rsidRPr="009A7A5E">
        <w:t>os e como interagem entre si de forma a criar todo o sistema.</w:t>
      </w:r>
    </w:p>
    <w:p w14:paraId="19DC1F4A" w14:textId="5BFEEC6B" w:rsidR="001E43E9" w:rsidRPr="0041216C" w:rsidRDefault="00334F47">
      <w:pPr>
        <w:ind w:firstLine="576"/>
        <w:pPrChange w:id="2079" w:author="Rui Paredes" w:date="2018-09-15T21:26:00Z">
          <w:pPr/>
        </w:pPrChange>
      </w:pPr>
      <w:r w:rsidRPr="009A7A5E">
        <w:t xml:space="preserve">Para arquitetura deste projeto, foi usada uma arquitetura de </w:t>
      </w:r>
      <w:r w:rsidRPr="009A7A5E">
        <w:rPr>
          <w:i/>
        </w:rPr>
        <w:t>web services</w:t>
      </w:r>
      <w:ins w:id="2080" w:author="Microsoft Office User" w:date="2018-09-14T18:18:00Z">
        <w:r w:rsidR="000F4D9B" w:rsidRPr="000F4D9B">
          <w:rPr>
            <w:rPrChange w:id="2081" w:author="Microsoft Office User" w:date="2018-09-14T18:18:00Z">
              <w:rPr>
                <w:i/>
              </w:rPr>
            </w:rPrChange>
          </w:rPr>
          <w:t>.</w:t>
        </w:r>
      </w:ins>
      <w:del w:id="2082" w:author="Microsoft Office User" w:date="2018-09-14T18:18:00Z">
        <w:r w:rsidRPr="000F4D9B" w:rsidDel="000F4D9B">
          <w:rPr>
            <w:rPrChange w:id="2083" w:author="Microsoft Office User" w:date="2018-09-14T18:18:00Z">
              <w:rPr>
                <w:i/>
              </w:rPr>
            </w:rPrChange>
          </w:rPr>
          <w:delText>,</w:delText>
        </w:r>
      </w:del>
      <w:r w:rsidRPr="000F4D9B">
        <w:rPr>
          <w:rPrChange w:id="2084" w:author="Microsoft Office User" w:date="2018-09-14T18:18:00Z">
            <w:rPr>
              <w:i/>
            </w:rPr>
          </w:rPrChange>
        </w:rPr>
        <w:t xml:space="preserve"> </w:t>
      </w:r>
      <w:ins w:id="2085" w:author="Microsoft Office User" w:date="2018-09-14T18:18:00Z">
        <w:r w:rsidR="000F4D9B" w:rsidRPr="000F4D9B">
          <w:rPr>
            <w:rPrChange w:id="2086" w:author="Microsoft Office User" w:date="2018-09-14T18:18:00Z">
              <w:rPr>
                <w:i/>
              </w:rPr>
            </w:rPrChange>
          </w:rPr>
          <w:t xml:space="preserve">Esta é </w:t>
        </w:r>
      </w:ins>
      <w:r w:rsidRPr="000F4D9B">
        <w:t>u</w:t>
      </w:r>
      <w:r w:rsidRPr="001134F2">
        <w:t>ma arquitetura flexível e modular conhecida por ser usada em págin</w:t>
      </w:r>
      <w:r w:rsidRPr="0069401A">
        <w:t xml:space="preserve">as </w:t>
      </w:r>
      <w:r w:rsidRPr="008D0FAA">
        <w:rPr>
          <w:i/>
        </w:rPr>
        <w:t xml:space="preserve">web </w:t>
      </w:r>
      <w:r w:rsidRPr="008D0FAA">
        <w:t>mais interativas onde existe a comunicação entre vários sistemas/aplicações.</w:t>
      </w:r>
      <w:r w:rsidR="009263DF" w:rsidRPr="00120608">
        <w:t xml:space="preserve"> </w:t>
      </w:r>
      <w:r w:rsidRPr="00120608">
        <w:t xml:space="preserve">Esta arquitetura permite adicionar elementos que aumentam a qualidade e segurança da aplicação a ser desenvolvida, como mecanismos de autenticação, </w:t>
      </w:r>
      <w:r w:rsidRPr="0088144F">
        <w:rPr>
          <w:i/>
        </w:rPr>
        <w:t xml:space="preserve">tokens, </w:t>
      </w:r>
      <w:r w:rsidRPr="0041216C">
        <w:t>entre outros.</w:t>
      </w:r>
    </w:p>
    <w:p w14:paraId="2CA9124E" w14:textId="77777777" w:rsidR="009263DF" w:rsidRPr="00952E36" w:rsidRDefault="00110904">
      <w:pPr>
        <w:ind w:firstLine="576"/>
        <w:pPrChange w:id="2087" w:author="Rui Paredes" w:date="2018-09-15T21:26:00Z">
          <w:pPr/>
        </w:pPrChange>
      </w:pPr>
      <w:commentRangeStart w:id="2088"/>
      <w:r w:rsidRPr="007215B1">
        <w:t xml:space="preserve">Uma arquitetura de </w:t>
      </w:r>
      <w:r w:rsidRPr="007215B1">
        <w:rPr>
          <w:i/>
        </w:rPr>
        <w:t xml:space="preserve">web services </w:t>
      </w:r>
      <w:r w:rsidRPr="000F4D9B">
        <w:t xml:space="preserve">permite ainda fazer uma separação do </w:t>
      </w:r>
      <w:r w:rsidRPr="000F4D9B">
        <w:rPr>
          <w:i/>
        </w:rPr>
        <w:t xml:space="preserve">frontend </w:t>
      </w:r>
      <w:r w:rsidRPr="000F4D9B">
        <w:t xml:space="preserve">e do </w:t>
      </w:r>
      <w:r w:rsidRPr="000F4D9B">
        <w:rPr>
          <w:i/>
        </w:rPr>
        <w:t>backend</w:t>
      </w:r>
      <w:r w:rsidRPr="000F4D9B">
        <w:t>, fazendo com que seja fácil melhorar a organização do projeto, e ter um melhor controlo em relação à lógica do negócio e ao que é mostrado ao utilizador através do con</w:t>
      </w:r>
      <w:r w:rsidRPr="00952E36">
        <w:t xml:space="preserve">sumo de dados. Este consumo e exposição de dados é realizada através de </w:t>
      </w:r>
      <w:r w:rsidR="009263DF" w:rsidRPr="0024423E">
        <w:t xml:space="preserve">linguagens preparadas para tal, sendo as principais </w:t>
      </w:r>
      <w:r w:rsidR="009263DF" w:rsidRPr="00CA024F">
        <w:rPr>
          <w:rPrChange w:id="2089" w:author="Rui Paredes" w:date="2018-09-15T21:26:00Z">
            <w:rPr>
              <w:i/>
            </w:rPr>
          </w:rPrChange>
        </w:rPr>
        <w:t>JSON</w:t>
      </w:r>
      <w:r w:rsidR="009263DF" w:rsidRPr="0024423E">
        <w:t xml:space="preserve"> e </w:t>
      </w:r>
      <w:r w:rsidR="009263DF" w:rsidRPr="00CA024F">
        <w:rPr>
          <w:rPrChange w:id="2090" w:author="Rui Paredes" w:date="2018-09-15T21:27:00Z">
            <w:rPr>
              <w:i/>
            </w:rPr>
          </w:rPrChange>
        </w:rPr>
        <w:t>XML</w:t>
      </w:r>
      <w:r w:rsidR="009263DF" w:rsidRPr="0024423E">
        <w:t xml:space="preserve">. </w:t>
      </w:r>
      <w:commentRangeEnd w:id="2088"/>
      <w:r w:rsidR="00952E36">
        <w:rPr>
          <w:rStyle w:val="Refdecomentrio"/>
        </w:rPr>
        <w:commentReference w:id="2088"/>
      </w:r>
    </w:p>
    <w:p w14:paraId="6D300B8E" w14:textId="5DC0A215" w:rsidR="009263DF" w:rsidRPr="000F4D9B" w:rsidRDefault="009263DF">
      <w:pPr>
        <w:ind w:firstLine="576"/>
        <w:pPrChange w:id="2091" w:author="Rui Paredes" w:date="2018-09-15T21:26:00Z">
          <w:pPr/>
        </w:pPrChange>
      </w:pPr>
      <w:r w:rsidRPr="0024423E">
        <w:t>Neste projeto foi usada JSON, tendo esta características como ser de fácil compreensão, completamente independente de qualquer linguagem de programação, e ideal como uma linguagem de troca de informação ou consumo</w:t>
      </w:r>
      <w:ins w:id="2092" w:author="Microsoft Office User" w:date="2018-09-14T18:18:00Z">
        <w:r w:rsidR="000F4D9B">
          <w:t>/</w:t>
        </w:r>
      </w:ins>
      <w:del w:id="2093" w:author="Microsoft Office User" w:date="2018-09-14T18:18:00Z">
        <w:r w:rsidRPr="000F4D9B" w:rsidDel="000F4D9B">
          <w:delText>-</w:delText>
        </w:r>
      </w:del>
      <w:r w:rsidRPr="000F4D9B">
        <w:t>exposição de dados.</w:t>
      </w:r>
    </w:p>
    <w:p w14:paraId="673842E4" w14:textId="77777777" w:rsidR="00F41F13" w:rsidRPr="0024423E" w:rsidRDefault="00D00814">
      <w:pPr>
        <w:ind w:firstLine="576"/>
        <w:pPrChange w:id="2094" w:author="Rui Paredes" w:date="2018-09-15T21:26:00Z">
          <w:pPr/>
        </w:pPrChange>
      </w:pPr>
      <w:r w:rsidRPr="00952E36">
        <w:t>Um dos pontos mais importantes</w:t>
      </w:r>
      <w:r w:rsidR="00F41F13" w:rsidRPr="00952E36">
        <w:t xml:space="preserve"> pelo uso desta arquitetura é que a lógica feita no </w:t>
      </w:r>
      <w:r w:rsidR="00F41F13" w:rsidRPr="00952E36">
        <w:rPr>
          <w:i/>
        </w:rPr>
        <w:t>backend</w:t>
      </w:r>
      <w:r w:rsidR="00F41F13" w:rsidRPr="00952E36">
        <w:t xml:space="preserve"> pode ser consumida para diversas aplicações, desde </w:t>
      </w:r>
      <w:r w:rsidR="00F41F13" w:rsidRPr="0024423E">
        <w:rPr>
          <w:i/>
        </w:rPr>
        <w:t>web</w:t>
      </w:r>
      <w:r w:rsidR="00F41F13" w:rsidRPr="0024423E">
        <w:t xml:space="preserve">, a </w:t>
      </w:r>
      <w:r w:rsidR="00F41F13" w:rsidRPr="0024423E">
        <w:rPr>
          <w:i/>
        </w:rPr>
        <w:t>mobile</w:t>
      </w:r>
      <w:r w:rsidR="00F41F13" w:rsidRPr="0024423E">
        <w:t>, entre outras.</w:t>
      </w:r>
    </w:p>
    <w:p w14:paraId="746B0BDA" w14:textId="70E453F8" w:rsidR="009263DF" w:rsidRPr="0024423E" w:rsidDel="000F4D9B" w:rsidRDefault="00CA024F" w:rsidP="00716204">
      <w:pPr>
        <w:rPr>
          <w:del w:id="2095" w:author="Microsoft Office User" w:date="2018-09-14T18:19:00Z"/>
        </w:rPr>
      </w:pPr>
      <w:ins w:id="2096" w:author="Rui Paredes" w:date="2018-09-15T21:26:00Z">
        <w:r>
          <w:tab/>
        </w:r>
      </w:ins>
    </w:p>
    <w:p w14:paraId="49B2A108" w14:textId="292F9C50" w:rsidR="009263DF" w:rsidRPr="008D0FAA" w:rsidRDefault="004A4135" w:rsidP="00716204">
      <w:r w:rsidRPr="0024423E">
        <w:t xml:space="preserve">Na </w:t>
      </w:r>
      <w:r w:rsidRPr="00373568">
        <w:fldChar w:fldCharType="begin"/>
      </w:r>
      <w:r w:rsidRPr="007B3A76">
        <w:instrText xml:space="preserve"> REF _Ref524630395 \h </w:instrText>
      </w:r>
      <w:r w:rsidRPr="00373568">
        <w:rPr>
          <w:rPrChange w:id="2097" w:author="Microsoft Office User" w:date="2018-09-14T15:51:00Z">
            <w:rPr/>
          </w:rPrChange>
        </w:rPr>
        <w:fldChar w:fldCharType="separate"/>
      </w:r>
      <w:ins w:id="2098" w:author="Rui Paredes" w:date="2018-09-15T22:37:00Z">
        <w:r w:rsidR="00943741" w:rsidRPr="007B3A76">
          <w:t xml:space="preserve">Figura </w:t>
        </w:r>
        <w:r w:rsidR="00943741">
          <w:rPr>
            <w:noProof/>
          </w:rPr>
          <w:t>14</w:t>
        </w:r>
      </w:ins>
      <w:del w:id="2099" w:author="Rui Paredes" w:date="2018-09-15T18:23:00Z">
        <w:r w:rsidR="009574D0" w:rsidRPr="00373568" w:rsidDel="000B0251">
          <w:delText xml:space="preserve">Figura </w:delText>
        </w:r>
        <w:r w:rsidR="009574D0" w:rsidRPr="007B3A76" w:rsidDel="000B0251">
          <w:rPr>
            <w:rPrChange w:id="2100" w:author="Microsoft Office User" w:date="2018-09-14T15:51:00Z">
              <w:rPr>
                <w:noProof/>
              </w:rPr>
            </w:rPrChange>
          </w:rPr>
          <w:delText>14</w:delText>
        </w:r>
      </w:del>
      <w:r w:rsidRPr="00373568">
        <w:fldChar w:fldCharType="end"/>
      </w:r>
      <w:r w:rsidR="00307ADD" w:rsidRPr="007B3A76">
        <w:t xml:space="preserve"> pode </w:t>
      </w:r>
      <w:r w:rsidRPr="00373568">
        <w:t>observar</w:t>
      </w:r>
      <w:r w:rsidR="00307ADD" w:rsidRPr="003D741E">
        <w:t xml:space="preserve"> -se</w:t>
      </w:r>
      <w:r w:rsidRPr="003D741E">
        <w:t xml:space="preserve"> a arquit</w:t>
      </w:r>
      <w:r w:rsidR="00307ADD" w:rsidRPr="003D741E">
        <w:t xml:space="preserve">etura do sistema do projeto, que consiste entre a interação dos utilizadores com o </w:t>
      </w:r>
      <w:r w:rsidR="00307ADD" w:rsidRPr="0029644E">
        <w:rPr>
          <w:i/>
          <w:rPrChange w:id="2101" w:author="Microsoft Office User" w:date="2018-09-14T19:06:00Z">
            <w:rPr/>
          </w:rPrChange>
        </w:rPr>
        <w:t>frontend</w:t>
      </w:r>
      <w:r w:rsidR="00307ADD" w:rsidRPr="003D741E">
        <w:t xml:space="preserve">, sendo este constituído pelo </w:t>
      </w:r>
      <w:r w:rsidR="00307ADD" w:rsidRPr="0029644E">
        <w:rPr>
          <w:rPrChange w:id="2102" w:author="Microsoft Office User" w:date="2018-09-14T19:06:00Z">
            <w:rPr>
              <w:i/>
            </w:rPr>
          </w:rPrChange>
        </w:rPr>
        <w:t>ReactJS</w:t>
      </w:r>
      <w:r w:rsidR="00307ADD" w:rsidRPr="009A7A5E">
        <w:t xml:space="preserve"> e este com o </w:t>
      </w:r>
      <w:r w:rsidR="00307ADD" w:rsidRPr="009A7A5E">
        <w:rPr>
          <w:i/>
        </w:rPr>
        <w:t>backend</w:t>
      </w:r>
      <w:r w:rsidR="00307ADD" w:rsidRPr="001134F2">
        <w:t>, constituíd</w:t>
      </w:r>
      <w:r w:rsidR="00307ADD" w:rsidRPr="0069401A">
        <w:t>o pelo NodeJS e pela base de dados MySQL.</w:t>
      </w:r>
    </w:p>
    <w:p w14:paraId="64D88D0A" w14:textId="77777777" w:rsidR="00307ADD" w:rsidRPr="008D0FAA" w:rsidRDefault="00307ADD" w:rsidP="00716204">
      <w:r w:rsidRPr="008D0FAA">
        <w:t>O processo passa</w:t>
      </w:r>
      <w:del w:id="2103" w:author="Microsoft Office User" w:date="2018-09-14T19:07:00Z">
        <w:r w:rsidRPr="008D0FAA" w:rsidDel="0029644E">
          <w:delText xml:space="preserve"> </w:delText>
        </w:r>
      </w:del>
      <w:r w:rsidRPr="008D0FAA">
        <w:t xml:space="preserve">-se da seguinte forma: </w:t>
      </w:r>
    </w:p>
    <w:p w14:paraId="62A7B05E" w14:textId="77777777" w:rsidR="00307ADD" w:rsidRPr="00952E36" w:rsidRDefault="00307ADD" w:rsidP="00307ADD">
      <w:pPr>
        <w:pStyle w:val="PargrafodaLista"/>
        <w:numPr>
          <w:ilvl w:val="0"/>
          <w:numId w:val="23"/>
        </w:numPr>
      </w:pPr>
      <w:r w:rsidRPr="00120608">
        <w:t xml:space="preserve">O utilizador faz um pedido ao </w:t>
      </w:r>
      <w:r w:rsidRPr="00120608">
        <w:rPr>
          <w:i/>
        </w:rPr>
        <w:t>frontend</w:t>
      </w:r>
      <w:r w:rsidRPr="00626023">
        <w:t xml:space="preserve"> para, por exemplo, lhe fornecer informações acerca das competições. Estes pedidos são realizados através de </w:t>
      </w:r>
      <w:r w:rsidRPr="0088144F">
        <w:rPr>
          <w:i/>
        </w:rPr>
        <w:t>fetchs</w:t>
      </w:r>
      <w:r w:rsidRPr="0041216C">
        <w:t xml:space="preserve">. Um </w:t>
      </w:r>
      <w:r w:rsidRPr="0041216C">
        <w:rPr>
          <w:i/>
        </w:rPr>
        <w:t>fetch</w:t>
      </w:r>
      <w:r w:rsidRPr="007215B1">
        <w:t xml:space="preserve"> permite </w:t>
      </w:r>
      <w:r w:rsidR="00866380" w:rsidRPr="007215B1">
        <w:t xml:space="preserve">ao utilizador aceder e manipular partes da tecnologia HTTP como </w:t>
      </w:r>
      <w:r w:rsidR="00866380" w:rsidRPr="00952E36">
        <w:rPr>
          <w:i/>
        </w:rPr>
        <w:t>requests</w:t>
      </w:r>
      <w:r w:rsidR="00866380" w:rsidRPr="00952E36">
        <w:t xml:space="preserve"> e o </w:t>
      </w:r>
      <w:r w:rsidR="00866380" w:rsidRPr="00952E36">
        <w:rPr>
          <w:i/>
        </w:rPr>
        <w:t>responses</w:t>
      </w:r>
      <w:r w:rsidR="00866380" w:rsidRPr="00952E36">
        <w:t>.</w:t>
      </w:r>
    </w:p>
    <w:p w14:paraId="5625EA07" w14:textId="77777777" w:rsidR="00CE7770" w:rsidRPr="0024423E" w:rsidRDefault="00CE7770" w:rsidP="00307ADD">
      <w:pPr>
        <w:pStyle w:val="PargrafodaLista"/>
        <w:numPr>
          <w:ilvl w:val="0"/>
          <w:numId w:val="23"/>
        </w:numPr>
      </w:pPr>
      <w:r w:rsidRPr="00FD1845">
        <w:t xml:space="preserve">Por sua vez, o </w:t>
      </w:r>
      <w:r w:rsidRPr="00CA024F">
        <w:rPr>
          <w:rPrChange w:id="2104" w:author="Rui Paredes" w:date="2018-09-15T21:27:00Z">
            <w:rPr>
              <w:i/>
            </w:rPr>
          </w:rPrChange>
        </w:rPr>
        <w:t>ReactJS</w:t>
      </w:r>
      <w:r w:rsidRPr="00FD1845">
        <w:rPr>
          <w:i/>
        </w:rPr>
        <w:t xml:space="preserve"> </w:t>
      </w:r>
      <w:r w:rsidRPr="00FD1845">
        <w:t xml:space="preserve">efetua o pedido ao </w:t>
      </w:r>
      <w:r w:rsidRPr="00CA024F">
        <w:rPr>
          <w:rPrChange w:id="2105" w:author="Rui Paredes" w:date="2018-09-15T21:27:00Z">
            <w:rPr>
              <w:i/>
            </w:rPr>
          </w:rPrChange>
        </w:rPr>
        <w:t>NodeJS</w:t>
      </w:r>
      <w:r w:rsidRPr="0024423E">
        <w:rPr>
          <w:i/>
        </w:rPr>
        <w:t xml:space="preserve"> </w:t>
      </w:r>
      <w:r w:rsidRPr="0024423E">
        <w:t xml:space="preserve">indicando-lhe qual a </w:t>
      </w:r>
      <w:r w:rsidRPr="0024423E">
        <w:rPr>
          <w:i/>
        </w:rPr>
        <w:t xml:space="preserve">Route </w:t>
      </w:r>
      <w:del w:id="2106" w:author="Microsoft Office User" w:date="2018-09-14T19:07:00Z">
        <w:r w:rsidRPr="0024423E" w:rsidDel="00FD1845">
          <w:rPr>
            <w:i/>
          </w:rPr>
          <w:delText xml:space="preserve">a </w:delText>
        </w:r>
      </w:del>
      <w:r w:rsidRPr="0024423E">
        <w:t>que pretende aceder.</w:t>
      </w:r>
    </w:p>
    <w:p w14:paraId="078FED42" w14:textId="77777777" w:rsidR="00866380" w:rsidRPr="007B3A76" w:rsidRDefault="00866380" w:rsidP="00307ADD">
      <w:pPr>
        <w:pStyle w:val="PargrafodaLista"/>
        <w:numPr>
          <w:ilvl w:val="0"/>
          <w:numId w:val="23"/>
        </w:numPr>
      </w:pPr>
      <w:r w:rsidRPr="0024423E">
        <w:t xml:space="preserve">O </w:t>
      </w:r>
      <w:r w:rsidR="00CE7770" w:rsidRPr="00CA024F">
        <w:rPr>
          <w:rPrChange w:id="2107" w:author="Rui Paredes" w:date="2018-09-15T21:27:00Z">
            <w:rPr>
              <w:i/>
            </w:rPr>
          </w:rPrChange>
        </w:rPr>
        <w:t>NodeJS</w:t>
      </w:r>
      <w:r w:rsidRPr="0024423E">
        <w:t xml:space="preserve"> recebe o pedido e verifica </w:t>
      </w:r>
      <w:r w:rsidR="00CE7770" w:rsidRPr="00A919A6">
        <w:t xml:space="preserve">a </w:t>
      </w:r>
      <w:r w:rsidR="00CE7770" w:rsidRPr="00CA024F">
        <w:rPr>
          <w:i/>
        </w:rPr>
        <w:t>Route</w:t>
      </w:r>
      <w:r w:rsidR="00CE7770" w:rsidRPr="007B3A76">
        <w:t xml:space="preserve"> que lhe é enviada</w:t>
      </w:r>
      <w:r w:rsidRPr="007B3A76">
        <w:t xml:space="preserve">. Após verificar </w:t>
      </w:r>
      <w:r w:rsidR="00CE7770" w:rsidRPr="007B3A76">
        <w:t xml:space="preserve">a mesma, </w:t>
      </w:r>
      <w:r w:rsidRPr="007B3A76">
        <w:t xml:space="preserve">o </w:t>
      </w:r>
      <w:r w:rsidR="00CE7770" w:rsidRPr="00CA024F">
        <w:rPr>
          <w:rPrChange w:id="2108" w:author="Rui Paredes" w:date="2018-09-15T21:27:00Z">
            <w:rPr>
              <w:i/>
            </w:rPr>
          </w:rPrChange>
        </w:rPr>
        <w:t>NodeJS</w:t>
      </w:r>
      <w:r w:rsidRPr="007B3A76">
        <w:rPr>
          <w:i/>
        </w:rPr>
        <w:t xml:space="preserve"> </w:t>
      </w:r>
      <w:r w:rsidR="00CE7770" w:rsidRPr="007B3A76">
        <w:t xml:space="preserve">realiza a lógica que essa </w:t>
      </w:r>
      <w:r w:rsidR="00CE7770" w:rsidRPr="00CA024F">
        <w:rPr>
          <w:i/>
        </w:rPr>
        <w:t>Route</w:t>
      </w:r>
      <w:r w:rsidR="00CE7770" w:rsidRPr="007B3A76">
        <w:rPr>
          <w:i/>
        </w:rPr>
        <w:t xml:space="preserve"> </w:t>
      </w:r>
      <w:r w:rsidR="00CE7770" w:rsidRPr="007B3A76">
        <w:t xml:space="preserve">possuí, caso existam operações a realizar antes de </w:t>
      </w:r>
      <w:r w:rsidR="00CE7770" w:rsidRPr="007B3A76">
        <w:lastRenderedPageBreak/>
        <w:t xml:space="preserve">ser feito um pedido à base de dados, </w:t>
      </w:r>
      <w:r w:rsidRPr="007B3A76">
        <w:t>e por fim</w:t>
      </w:r>
      <w:r w:rsidR="00CE7770" w:rsidRPr="007B3A76">
        <w:t xml:space="preserve"> o pedido é enviado para a base de dados MySQL através de uma </w:t>
      </w:r>
      <w:r w:rsidR="00CE7770" w:rsidRPr="007B3A76">
        <w:rPr>
          <w:i/>
        </w:rPr>
        <w:t>query</w:t>
      </w:r>
      <w:r w:rsidRPr="007B3A76">
        <w:t>.</w:t>
      </w:r>
    </w:p>
    <w:p w14:paraId="378DA0DE" w14:textId="77777777" w:rsidR="00307ADD" w:rsidRPr="007B3A76" w:rsidRDefault="00CE7770" w:rsidP="00307ADD">
      <w:pPr>
        <w:pStyle w:val="PargrafodaLista"/>
        <w:numPr>
          <w:ilvl w:val="0"/>
          <w:numId w:val="23"/>
        </w:numPr>
      </w:pPr>
      <w:r w:rsidRPr="007B3A76">
        <w:t xml:space="preserve">Por fim, a base de dados recebe a </w:t>
      </w:r>
      <w:r w:rsidRPr="007B3A76">
        <w:rPr>
          <w:i/>
        </w:rPr>
        <w:t>query</w:t>
      </w:r>
      <w:r w:rsidRPr="007B3A76">
        <w:t xml:space="preserve">, executa -a, e envia o resultado para o </w:t>
      </w:r>
      <w:r w:rsidRPr="000D4A63">
        <w:rPr>
          <w:rPrChange w:id="2109" w:author="Rui Paredes" w:date="2018-09-15T21:27:00Z">
            <w:rPr>
              <w:i/>
            </w:rPr>
          </w:rPrChange>
        </w:rPr>
        <w:t>NodeJS</w:t>
      </w:r>
      <w:r w:rsidRPr="007B3A76">
        <w:t xml:space="preserve">, que por sua ver devolve os dados ao </w:t>
      </w:r>
      <w:r w:rsidRPr="000D4A63">
        <w:rPr>
          <w:rPrChange w:id="2110" w:author="Rui Paredes" w:date="2018-09-15T21:27:00Z">
            <w:rPr>
              <w:i/>
            </w:rPr>
          </w:rPrChange>
        </w:rPr>
        <w:t>ReactJS</w:t>
      </w:r>
      <w:r w:rsidRPr="007B3A76">
        <w:t xml:space="preserve"> onde estes serão apresentados ao utilizador.</w:t>
      </w:r>
      <w:r w:rsidR="00866380" w:rsidRPr="007B3A76">
        <w:t xml:space="preserve"> </w:t>
      </w:r>
    </w:p>
    <w:p w14:paraId="4F613EB6" w14:textId="77777777" w:rsidR="009263DF" w:rsidRPr="007B3A76" w:rsidRDefault="009263DF" w:rsidP="00716204"/>
    <w:p w14:paraId="60AFB2B1" w14:textId="3252135A" w:rsidR="009263DF" w:rsidRPr="007B3A76" w:rsidRDefault="000B0251" w:rsidP="00716204">
      <w:moveToRangeStart w:id="2111" w:author="Rui Paredes" w:date="2018-09-15T18:25:00Z" w:name="move524799273"/>
      <w:moveTo w:id="2112" w:author="Rui Paredes" w:date="2018-09-15T18:25:00Z">
        <w:r w:rsidRPr="00250DF3">
          <w:rPr>
            <w:noProof/>
          </w:rPr>
          <w:drawing>
            <wp:inline distT="0" distB="0" distL="0" distR="0" wp14:anchorId="11BD2962" wp14:editId="16335C4A">
              <wp:extent cx="5980430" cy="3881755"/>
              <wp:effectExtent l="0" t="0" r="127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turaSistema.jpg"/>
                      <pic:cNvPicPr/>
                    </pic:nvPicPr>
                    <pic:blipFill>
                      <a:blip r:embed="rId28">
                        <a:extLst>
                          <a:ext uri="{28A0092B-C50C-407E-A947-70E740481C1C}">
                            <a14:useLocalDpi xmlns:a14="http://schemas.microsoft.com/office/drawing/2010/main" val="0"/>
                          </a:ext>
                        </a:extLst>
                      </a:blip>
                      <a:stretch>
                        <a:fillRect/>
                      </a:stretch>
                    </pic:blipFill>
                    <pic:spPr>
                      <a:xfrm>
                        <a:off x="0" y="0"/>
                        <a:ext cx="5980430" cy="3881755"/>
                      </a:xfrm>
                      <a:prstGeom prst="rect">
                        <a:avLst/>
                      </a:prstGeom>
                    </pic:spPr>
                  </pic:pic>
                </a:graphicData>
              </a:graphic>
            </wp:inline>
          </w:drawing>
        </w:r>
      </w:moveTo>
      <w:moveToRangeEnd w:id="2111"/>
    </w:p>
    <w:p w14:paraId="4F6723B1" w14:textId="1B2C9541" w:rsidR="00AE6459" w:rsidRPr="007B3A76" w:rsidRDefault="00AE6459" w:rsidP="00AE6459">
      <w:pPr>
        <w:pStyle w:val="Legenda"/>
        <w:keepNext/>
      </w:pPr>
      <w:bookmarkStart w:id="2113" w:name="_Ref524630395"/>
      <w:bookmarkStart w:id="2114" w:name="_Toc524679912"/>
      <w:bookmarkStart w:id="2115" w:name="_Toc524814457"/>
      <w:r w:rsidRPr="007B3A76">
        <w:t xml:space="preserve">Figura </w:t>
      </w:r>
      <w:r w:rsidR="005836C7" w:rsidRPr="00373568">
        <w:fldChar w:fldCharType="begin"/>
      </w:r>
      <w:r w:rsidR="005836C7" w:rsidRPr="007B3A76">
        <w:instrText xml:space="preserve"> SEQ Figura \* ARABIC </w:instrText>
      </w:r>
      <w:r w:rsidR="005836C7" w:rsidRPr="00373568">
        <w:rPr>
          <w:rPrChange w:id="2116" w:author="Microsoft Office User" w:date="2018-09-14T15:51:00Z">
            <w:rPr/>
          </w:rPrChange>
        </w:rPr>
        <w:fldChar w:fldCharType="separate"/>
      </w:r>
      <w:ins w:id="2117" w:author="Rui Paredes" w:date="2018-09-15T22:37:00Z">
        <w:r w:rsidR="00943741">
          <w:rPr>
            <w:noProof/>
          </w:rPr>
          <w:t>14</w:t>
        </w:r>
      </w:ins>
      <w:del w:id="2118" w:author="Rui Paredes" w:date="2018-09-15T18:23:00Z">
        <w:r w:rsidR="009574D0" w:rsidRPr="007B3A76" w:rsidDel="000B0251">
          <w:rPr>
            <w:noProof/>
          </w:rPr>
          <w:delText>14</w:delText>
        </w:r>
      </w:del>
      <w:r w:rsidR="005836C7" w:rsidRPr="00373568">
        <w:fldChar w:fldCharType="end"/>
      </w:r>
      <w:bookmarkEnd w:id="2113"/>
      <w:r w:rsidRPr="007B3A76">
        <w:t xml:space="preserve"> - Arquitetura do Sistema</w:t>
      </w:r>
      <w:bookmarkEnd w:id="2114"/>
      <w:bookmarkEnd w:id="2115"/>
    </w:p>
    <w:p w14:paraId="42D10CA6" w14:textId="4F4B5FD2" w:rsidR="009263DF" w:rsidRPr="007B3A76" w:rsidDel="000B0251" w:rsidRDefault="00AE6459" w:rsidP="00716204">
      <w:pPr>
        <w:rPr>
          <w:del w:id="2119" w:author="Rui Paredes" w:date="2018-09-15T18:25:00Z"/>
        </w:rPr>
      </w:pPr>
      <w:moveFromRangeStart w:id="2120" w:author="Rui Paredes" w:date="2018-09-15T18:25:00Z" w:name="move524799273"/>
      <w:moveFrom w:id="2121" w:author="Rui Paredes" w:date="2018-09-15T18:25:00Z">
        <w:r w:rsidRPr="007B3A76" w:rsidDel="000B0251">
          <w:rPr>
            <w:noProof/>
            <w:rPrChange w:id="2122" w:author="Microsoft Office User" w:date="2018-09-14T15:51:00Z">
              <w:rPr>
                <w:noProof/>
              </w:rPr>
            </w:rPrChange>
          </w:rPr>
          <w:drawing>
            <wp:inline distT="0" distB="0" distL="0" distR="0" wp14:anchorId="7C588EBF" wp14:editId="6C693390">
              <wp:extent cx="5980430" cy="3881755"/>
              <wp:effectExtent l="0" t="0" r="127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turaSistema.jpg"/>
                      <pic:cNvPicPr/>
                    </pic:nvPicPr>
                    <pic:blipFill>
                      <a:blip r:embed="rId28">
                        <a:extLst>
                          <a:ext uri="{28A0092B-C50C-407E-A947-70E740481C1C}">
                            <a14:useLocalDpi xmlns:a14="http://schemas.microsoft.com/office/drawing/2010/main" val="0"/>
                          </a:ext>
                        </a:extLst>
                      </a:blip>
                      <a:stretch>
                        <a:fillRect/>
                      </a:stretch>
                    </pic:blipFill>
                    <pic:spPr>
                      <a:xfrm>
                        <a:off x="0" y="0"/>
                        <a:ext cx="5980430" cy="3881755"/>
                      </a:xfrm>
                      <a:prstGeom prst="rect">
                        <a:avLst/>
                      </a:prstGeom>
                    </pic:spPr>
                  </pic:pic>
                </a:graphicData>
              </a:graphic>
            </wp:inline>
          </w:drawing>
        </w:r>
      </w:moveFrom>
      <w:moveFromRangeEnd w:id="2120"/>
    </w:p>
    <w:p w14:paraId="68DF23DA" w14:textId="77777777" w:rsidR="0005344F" w:rsidRPr="00373568" w:rsidRDefault="0005344F">
      <w:pPr>
        <w:pPrChange w:id="2123" w:author="Rui Paredes" w:date="2018-09-15T18:25:00Z">
          <w:pPr>
            <w:ind w:firstLine="708"/>
          </w:pPr>
        </w:pPrChange>
      </w:pPr>
    </w:p>
    <w:p w14:paraId="0E69DB0B" w14:textId="51CD2263" w:rsidR="000B0251" w:rsidRDefault="006F6CFE">
      <w:pPr>
        <w:spacing w:line="240" w:lineRule="auto"/>
        <w:ind w:firstLine="708"/>
        <w:jc w:val="left"/>
        <w:rPr>
          <w:ins w:id="2124" w:author="Rui Paredes" w:date="2018-09-15T18:17:00Z"/>
        </w:rPr>
        <w:pPrChange w:id="2125" w:author="Rui Paredes" w:date="2018-09-15T21:27:00Z">
          <w:pPr>
            <w:spacing w:line="240" w:lineRule="auto"/>
            <w:jc w:val="left"/>
          </w:pPr>
        </w:pPrChange>
      </w:pPr>
      <w:ins w:id="2126" w:author="Rui Paredes" w:date="2018-09-15T18:16:00Z">
        <w:r>
          <w:t xml:space="preserve">É seguidamente apresentado na </w:t>
        </w:r>
      </w:ins>
      <w:ins w:id="2127" w:author="Rui Paredes" w:date="2018-09-15T18:22:00Z">
        <w:r w:rsidR="000B0251">
          <w:fldChar w:fldCharType="begin"/>
        </w:r>
        <w:r w:rsidR="000B0251">
          <w:instrText xml:space="preserve"> REF _Ref524799085 \h </w:instrText>
        </w:r>
      </w:ins>
      <w:r w:rsidR="000B0251">
        <w:fldChar w:fldCharType="separate"/>
      </w:r>
      <w:ins w:id="2128" w:author="Rui Paredes" w:date="2018-09-15T22:37:00Z">
        <w:r w:rsidR="00943741">
          <w:t xml:space="preserve">Figura </w:t>
        </w:r>
        <w:r w:rsidR="00943741">
          <w:rPr>
            <w:noProof/>
          </w:rPr>
          <w:t>15</w:t>
        </w:r>
      </w:ins>
      <w:ins w:id="2129" w:author="Rui Paredes" w:date="2018-09-15T18:22:00Z">
        <w:r w:rsidR="000B0251">
          <w:fldChar w:fldCharType="end"/>
        </w:r>
      </w:ins>
      <w:ins w:id="2130" w:author="Rui Paredes" w:date="2018-09-15T18:16:00Z">
        <w:r>
          <w:t xml:space="preserve"> um organigrama dos componentes implementados na aplicação </w:t>
        </w:r>
        <w:r w:rsidR="000B0251">
          <w:t>e componentes que ser</w:t>
        </w:r>
      </w:ins>
      <w:ins w:id="2131" w:author="Rui Paredes" w:date="2018-09-15T18:17:00Z">
        <w:r w:rsidR="000B0251">
          <w:t>ão implementados num trabalho futuro (a vermelho).</w:t>
        </w:r>
      </w:ins>
    </w:p>
    <w:p w14:paraId="536F6372" w14:textId="0E04DAB0" w:rsidR="00596ECC" w:rsidRDefault="00596ECC" w:rsidP="00596ECC">
      <w:pPr>
        <w:spacing w:line="240" w:lineRule="auto"/>
        <w:jc w:val="left"/>
        <w:rPr>
          <w:ins w:id="2132" w:author="Rui Paredes" w:date="2018-09-15T18:19:00Z"/>
        </w:rPr>
      </w:pPr>
      <w:r w:rsidRPr="003D741E">
        <w:br w:type="page"/>
      </w:r>
    </w:p>
    <w:p w14:paraId="0EF57983" w14:textId="77777777" w:rsidR="000B0251" w:rsidRDefault="000B0251">
      <w:pPr>
        <w:keepNext/>
        <w:spacing w:line="240" w:lineRule="auto"/>
        <w:jc w:val="center"/>
        <w:rPr>
          <w:ins w:id="2133" w:author="Rui Paredes" w:date="2018-09-15T18:20:00Z"/>
        </w:rPr>
        <w:pPrChange w:id="2134" w:author="Rui Paredes" w:date="2018-09-15T18:20:00Z">
          <w:pPr>
            <w:spacing w:line="240" w:lineRule="auto"/>
            <w:jc w:val="center"/>
          </w:pPr>
        </w:pPrChange>
      </w:pPr>
      <w:ins w:id="2135" w:author="Rui Paredes" w:date="2018-09-15T18:19:00Z">
        <w:r>
          <w:rPr>
            <w:noProof/>
          </w:rPr>
          <w:lastRenderedPageBreak/>
          <w:drawing>
            <wp:inline distT="0" distB="0" distL="0" distR="0" wp14:anchorId="6BE6DC75" wp14:editId="18AEB193">
              <wp:extent cx="6818952" cy="2266950"/>
              <wp:effectExtent l="0" t="0" r="1270" b="0"/>
              <wp:docPr id="2" name="Imagem 2" descr="Uma imagem com captura de ecrã&#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toOrganigram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25428" cy="2269103"/>
                      </a:xfrm>
                      <a:prstGeom prst="rect">
                        <a:avLst/>
                      </a:prstGeom>
                    </pic:spPr>
                  </pic:pic>
                </a:graphicData>
              </a:graphic>
            </wp:inline>
          </w:drawing>
        </w:r>
      </w:ins>
    </w:p>
    <w:p w14:paraId="6B46536C" w14:textId="755AAA88" w:rsidR="000B0251" w:rsidRDefault="000B0251">
      <w:pPr>
        <w:pStyle w:val="Legenda"/>
        <w:rPr>
          <w:ins w:id="2136" w:author="Rui Paredes" w:date="2018-09-15T18:23:00Z"/>
        </w:rPr>
        <w:pPrChange w:id="2137" w:author="Rui Paredes" w:date="2018-09-15T18:20:00Z">
          <w:pPr>
            <w:spacing w:line="240" w:lineRule="auto"/>
            <w:jc w:val="left"/>
          </w:pPr>
        </w:pPrChange>
      </w:pPr>
      <w:bookmarkStart w:id="2138" w:name="_Ref524799085"/>
      <w:bookmarkStart w:id="2139" w:name="_Toc524814458"/>
      <w:ins w:id="2140" w:author="Rui Paredes" w:date="2018-09-15T18:20:00Z">
        <w:r>
          <w:t xml:space="preserve">Figura </w:t>
        </w:r>
        <w:r>
          <w:fldChar w:fldCharType="begin"/>
        </w:r>
        <w:r>
          <w:instrText xml:space="preserve"> SEQ Figura \* ARABIC </w:instrText>
        </w:r>
      </w:ins>
      <w:r>
        <w:fldChar w:fldCharType="separate"/>
      </w:r>
      <w:ins w:id="2141" w:author="Rui Paredes" w:date="2018-09-15T22:37:00Z">
        <w:r w:rsidR="00943741">
          <w:rPr>
            <w:noProof/>
          </w:rPr>
          <w:t>15</w:t>
        </w:r>
      </w:ins>
      <w:ins w:id="2142" w:author="Rui Paredes" w:date="2018-09-15T18:20:00Z">
        <w:r>
          <w:fldChar w:fldCharType="end"/>
        </w:r>
        <w:bookmarkEnd w:id="2138"/>
        <w:r>
          <w:t xml:space="preserve"> - Organigrama dos Componentes da Aplicação</w:t>
        </w:r>
      </w:ins>
      <w:bookmarkEnd w:id="2139"/>
    </w:p>
    <w:p w14:paraId="11A1A8A5" w14:textId="01CF8A7A" w:rsidR="000B0251" w:rsidRDefault="000B0251">
      <w:pPr>
        <w:rPr>
          <w:ins w:id="2143" w:author="Rui Paredes" w:date="2018-09-15T18:23:00Z"/>
        </w:rPr>
        <w:pPrChange w:id="2144" w:author="Rui Paredes" w:date="2018-09-15T18:23:00Z">
          <w:pPr>
            <w:spacing w:line="240" w:lineRule="auto"/>
            <w:jc w:val="left"/>
          </w:pPr>
        </w:pPrChange>
      </w:pPr>
    </w:p>
    <w:p w14:paraId="12001735" w14:textId="14243558" w:rsidR="000B0251" w:rsidRPr="000B0251" w:rsidRDefault="000B0251">
      <w:pPr>
        <w:ind w:firstLine="576"/>
        <w:pPrChange w:id="2145" w:author="Rui Paredes" w:date="2018-09-15T21:27:00Z">
          <w:pPr>
            <w:spacing w:line="240" w:lineRule="auto"/>
            <w:jc w:val="left"/>
          </w:pPr>
        </w:pPrChange>
      </w:pPr>
      <w:ins w:id="2146" w:author="Rui Paredes" w:date="2018-09-15T18:23:00Z">
        <w:r>
          <w:t>De seguida são apresentadas</w:t>
        </w:r>
      </w:ins>
      <w:ins w:id="2147" w:author="Rui Paredes" w:date="2018-09-15T18:25:00Z">
        <w:r>
          <w:t xml:space="preserve"> algu</w:t>
        </w:r>
      </w:ins>
      <w:ins w:id="2148" w:author="Rui Paredes" w:date="2018-09-15T18:48:00Z">
        <w:r w:rsidR="00490F38">
          <w:t>ns</w:t>
        </w:r>
      </w:ins>
      <w:ins w:id="2149" w:author="Rui Paredes" w:date="2018-09-15T18:23:00Z">
        <w:r>
          <w:t xml:space="preserve"> </w:t>
        </w:r>
      </w:ins>
      <w:ins w:id="2150" w:author="Rui Paredes" w:date="2018-09-15T18:48:00Z">
        <w:r w:rsidR="00490F38">
          <w:t>processos</w:t>
        </w:r>
      </w:ins>
      <w:ins w:id="2151" w:author="Rui Paredes" w:date="2018-09-15T18:24:00Z">
        <w:r>
          <w:t xml:space="preserve"> e funcionalidades que desempenham um papel fundamental ao bom </w:t>
        </w:r>
      </w:ins>
      <w:ins w:id="2152" w:author="Rui Paredes" w:date="2018-09-15T18:25:00Z">
        <w:r>
          <w:t>funcionamento</w:t>
        </w:r>
      </w:ins>
      <w:ins w:id="2153" w:author="Rui Paredes" w:date="2018-09-15T18:24:00Z">
        <w:r>
          <w:t xml:space="preserve"> </w:t>
        </w:r>
      </w:ins>
      <w:ins w:id="2154" w:author="Rui Paredes" w:date="2018-09-15T18:25:00Z">
        <w:r>
          <w:t>da aplicação.</w:t>
        </w:r>
      </w:ins>
    </w:p>
    <w:p w14:paraId="7346F2EA" w14:textId="4E1BE200" w:rsidR="00CE7770" w:rsidRPr="003D741E" w:rsidRDefault="00D00814" w:rsidP="00D00814">
      <w:pPr>
        <w:pStyle w:val="Cabealho2"/>
      </w:pPr>
      <w:bookmarkStart w:id="2155" w:name="_Toc524814421"/>
      <w:commentRangeStart w:id="2156"/>
      <w:commentRangeStart w:id="2157"/>
      <w:r w:rsidRPr="003D741E">
        <w:t xml:space="preserve">Carregamento </w:t>
      </w:r>
      <w:del w:id="2158" w:author="Rui Paredes" w:date="2018-09-15T18:26:00Z">
        <w:r w:rsidRPr="003D741E" w:rsidDel="000B0251">
          <w:delText xml:space="preserve">dos </w:delText>
        </w:r>
      </w:del>
      <w:ins w:id="2159" w:author="Rui Paredes" w:date="2018-09-15T18:26:00Z">
        <w:r w:rsidR="000B0251" w:rsidRPr="003D741E">
          <w:t>d</w:t>
        </w:r>
      </w:ins>
      <w:ins w:id="2160" w:author="Rui Paredes" w:date="2018-09-15T18:29:00Z">
        <w:r w:rsidR="00C46A97">
          <w:t>a interface de um</w:t>
        </w:r>
      </w:ins>
      <w:ins w:id="2161" w:author="Rui Paredes" w:date="2018-09-15T18:26:00Z">
        <w:r w:rsidR="000B0251" w:rsidRPr="003D741E">
          <w:t xml:space="preserve"> </w:t>
        </w:r>
      </w:ins>
      <w:r w:rsidRPr="003D741E">
        <w:t>desafio</w:t>
      </w:r>
      <w:del w:id="2162" w:author="Rui Paredes" w:date="2018-09-15T18:29:00Z">
        <w:r w:rsidRPr="003D741E" w:rsidDel="00C46A97">
          <w:delText>s</w:delText>
        </w:r>
        <w:commentRangeEnd w:id="2156"/>
        <w:r w:rsidR="0024423E" w:rsidDel="00C46A97">
          <w:rPr>
            <w:rStyle w:val="Refdecomentrio"/>
            <w:b w:val="0"/>
            <w:bCs w:val="0"/>
            <w:iCs w:val="0"/>
          </w:rPr>
          <w:commentReference w:id="2156"/>
        </w:r>
      </w:del>
      <w:commentRangeEnd w:id="2157"/>
      <w:r w:rsidR="00A919A6">
        <w:rPr>
          <w:rStyle w:val="Refdecomentrio"/>
          <w:b w:val="0"/>
          <w:bCs w:val="0"/>
          <w:iCs w:val="0"/>
        </w:rPr>
        <w:commentReference w:id="2157"/>
      </w:r>
      <w:bookmarkEnd w:id="2155"/>
    </w:p>
    <w:p w14:paraId="03E1E76F" w14:textId="55756928" w:rsidR="00D00814" w:rsidRPr="009A7A5E" w:rsidRDefault="000B0251">
      <w:pPr>
        <w:ind w:firstLine="576"/>
        <w:pPrChange w:id="2163" w:author="Rui Paredes" w:date="2018-09-15T18:33:00Z">
          <w:pPr/>
        </w:pPrChange>
      </w:pPr>
      <w:ins w:id="2164" w:author="Rui Paredes" w:date="2018-09-15T18:26:00Z">
        <w:r>
          <w:t>A funcionalidade de carregamento d</w:t>
        </w:r>
      </w:ins>
      <w:ins w:id="2165" w:author="Rui Paredes" w:date="2018-09-15T18:29:00Z">
        <w:r w:rsidR="00C46A97">
          <w:t>a interface de um</w:t>
        </w:r>
      </w:ins>
      <w:ins w:id="2166" w:author="Rui Paredes" w:date="2018-09-15T18:26:00Z">
        <w:r>
          <w:t xml:space="preserve"> desafio consiste em conseguir mostrar ao utilizador</w:t>
        </w:r>
      </w:ins>
      <w:ins w:id="2167" w:author="Rui Paredes" w:date="2018-09-15T18:27:00Z">
        <w:r>
          <w:t>, através de uma</w:t>
        </w:r>
        <w:r w:rsidR="00C46A97">
          <w:t xml:space="preserve"> única</w:t>
        </w:r>
        <w:r>
          <w:t xml:space="preserve"> rota, </w:t>
        </w:r>
        <w:r w:rsidR="00C46A97">
          <w:t>qualquer desafio ao qual tenha autorizaç</w:t>
        </w:r>
      </w:ins>
      <w:ins w:id="2168" w:author="Rui Paredes" w:date="2018-09-15T18:28:00Z">
        <w:r w:rsidR="00C46A97">
          <w:t xml:space="preserve">ão para aceder. </w:t>
        </w:r>
      </w:ins>
      <w:ins w:id="2169" w:author="Rui Paredes" w:date="2018-09-15T18:31:00Z">
        <w:r w:rsidR="00C46A97">
          <w:t>De forma a entender melhor o porqu</w:t>
        </w:r>
      </w:ins>
      <w:ins w:id="2170" w:author="Rui Paredes" w:date="2018-09-15T18:33:00Z">
        <w:r w:rsidR="00C46A97">
          <w:t>ê desta funcionalidade ser tão importante</w:t>
        </w:r>
      </w:ins>
      <w:ins w:id="2171" w:author="Rui Paredes" w:date="2018-09-15T18:31:00Z">
        <w:r w:rsidR="00C46A97">
          <w:t xml:space="preserve"> e </w:t>
        </w:r>
      </w:ins>
      <w:ins w:id="2172" w:author="Rui Paredes" w:date="2018-09-15T18:34:00Z">
        <w:r w:rsidR="00C46A97">
          <w:t xml:space="preserve">perceber melhor </w:t>
        </w:r>
      </w:ins>
      <w:ins w:id="2173" w:author="Rui Paredes" w:date="2018-09-15T18:31:00Z">
        <w:r w:rsidR="00C46A97">
          <w:t>como este processo se realiza</w:t>
        </w:r>
      </w:ins>
      <w:ins w:id="2174" w:author="Rui Paredes" w:date="2018-09-15T18:32:00Z">
        <w:r w:rsidR="00C46A97">
          <w:t>, é feita uma descrição abaixo de todo o processo.</w:t>
        </w:r>
      </w:ins>
    </w:p>
    <w:p w14:paraId="2C4B414D" w14:textId="5E4A5119" w:rsidR="00F5657F" w:rsidRDefault="00D00814" w:rsidP="001A41FF">
      <w:pPr>
        <w:ind w:firstLine="576"/>
        <w:rPr>
          <w:ins w:id="2175" w:author="Rui Paredes" w:date="2018-09-15T17:27:00Z"/>
        </w:rPr>
      </w:pPr>
      <w:commentRangeStart w:id="2176"/>
      <w:r w:rsidRPr="009A7A5E">
        <w:t xml:space="preserve">Devido ao </w:t>
      </w:r>
      <w:r w:rsidRPr="000D4A63">
        <w:rPr>
          <w:rPrChange w:id="2177" w:author="Rui Paredes" w:date="2018-09-15T21:28:00Z">
            <w:rPr>
              <w:i/>
            </w:rPr>
          </w:rPrChange>
        </w:rPr>
        <w:t>ReactJS</w:t>
      </w:r>
      <w:r w:rsidRPr="001134F2">
        <w:t xml:space="preserve"> funcionar através de componentes, e tendo em conta que cada componente necessita ser importado como uma </w:t>
      </w:r>
      <w:del w:id="2178" w:author="Rui Paredes" w:date="2018-09-15T21:28:00Z">
        <w:r w:rsidRPr="0069401A" w:rsidDel="000D4A63">
          <w:rPr>
            <w:i/>
          </w:rPr>
          <w:delText>Route</w:delText>
        </w:r>
        <w:r w:rsidRPr="008D0FAA" w:rsidDel="000D4A63">
          <w:delText xml:space="preserve"> </w:delText>
        </w:r>
      </w:del>
      <w:ins w:id="2179" w:author="Rui Paredes" w:date="2018-09-15T21:28:00Z">
        <w:r w:rsidR="000D4A63">
          <w:rPr>
            <w:i/>
          </w:rPr>
          <w:t>r</w:t>
        </w:r>
        <w:r w:rsidR="000D4A63" w:rsidRPr="0069401A">
          <w:rPr>
            <w:i/>
          </w:rPr>
          <w:t>oute</w:t>
        </w:r>
        <w:r w:rsidR="000D4A63" w:rsidRPr="008D0FAA">
          <w:t xml:space="preserve"> </w:t>
        </w:r>
      </w:ins>
      <w:r w:rsidRPr="008D0FAA">
        <w:t>do mesmo</w:t>
      </w:r>
      <w:ins w:id="2180" w:author="Microsoft Office User" w:date="2018-09-14T19:08:00Z">
        <w:r w:rsidR="00FD1845">
          <w:t>,</w:t>
        </w:r>
      </w:ins>
      <w:r w:rsidR="008D6629" w:rsidRPr="008D0FAA">
        <w:t xml:space="preserve"> de forma a se poder ter acesso aos </w:t>
      </w:r>
      <w:del w:id="2181" w:author="Rui Paredes" w:date="2018-09-15T18:35:00Z">
        <w:r w:rsidR="008D6629" w:rsidRPr="008D0FAA" w:rsidDel="00C46A97">
          <w:delText>mesmos</w:delText>
        </w:r>
      </w:del>
      <w:ins w:id="2182" w:author="Rui Paredes" w:date="2018-09-15T18:35:00Z">
        <w:r w:rsidR="00C46A97">
          <w:t>vários desafios</w:t>
        </w:r>
      </w:ins>
      <w:r w:rsidRPr="00120608">
        <w:t xml:space="preserve">, </w:t>
      </w:r>
      <w:r w:rsidR="001A41FF" w:rsidRPr="00120608">
        <w:t xml:space="preserve">houve a necessidade de criar um componente onde os </w:t>
      </w:r>
      <w:r w:rsidR="001A41FF" w:rsidRPr="00626023">
        <w:rPr>
          <w:i/>
        </w:rPr>
        <w:t>imports</w:t>
      </w:r>
      <w:ins w:id="2183" w:author="Rui Paredes" w:date="2018-09-15T18:35:00Z">
        <w:r w:rsidR="00C46A97">
          <w:rPr>
            <w:i/>
          </w:rPr>
          <w:t xml:space="preserve"> </w:t>
        </w:r>
        <w:r w:rsidR="00C46A97" w:rsidRPr="00C46A97">
          <w:rPr>
            <w:rPrChange w:id="2184" w:author="Rui Paredes" w:date="2018-09-15T18:35:00Z">
              <w:rPr>
                <w:i/>
              </w:rPr>
            </w:rPrChange>
          </w:rPr>
          <w:t>dos mesmos</w:t>
        </w:r>
      </w:ins>
      <w:r w:rsidR="001A41FF" w:rsidRPr="00626023">
        <w:t xml:space="preserve"> </w:t>
      </w:r>
      <w:del w:id="2185" w:author="Rui Paredes" w:date="2018-09-15T18:35:00Z">
        <w:r w:rsidR="001A41FF" w:rsidRPr="00626023" w:rsidDel="00C46A97">
          <w:delText>iriam ser feitos dinamicamente</w:delText>
        </w:r>
      </w:del>
      <w:ins w:id="2186" w:author="Rui Paredes" w:date="2018-09-15T18:35:00Z">
        <w:r w:rsidR="00C46A97">
          <w:t>seriam realizados dinamicamente.</w:t>
        </w:r>
      </w:ins>
    </w:p>
    <w:p w14:paraId="12D731D2" w14:textId="75099CF4" w:rsidR="00F5657F" w:rsidRDefault="001A41FF" w:rsidP="001A41FF">
      <w:pPr>
        <w:ind w:firstLine="576"/>
        <w:rPr>
          <w:ins w:id="2187" w:author="Rui Paredes" w:date="2018-09-15T17:26:00Z"/>
        </w:rPr>
      </w:pPr>
      <w:del w:id="2188" w:author="Rui Paredes" w:date="2018-09-15T17:27:00Z">
        <w:r w:rsidRPr="00626023" w:rsidDel="00F5657F">
          <w:delText>, o</w:delText>
        </w:r>
        <w:r w:rsidRPr="0088144F" w:rsidDel="00F5657F">
          <w:delText>u seja,</w:delText>
        </w:r>
      </w:del>
      <w:ins w:id="2189" w:author="Rui Paredes" w:date="2018-09-15T17:27:00Z">
        <w:r w:rsidR="00F5657F">
          <w:t>Este processo consiste em,</w:t>
        </w:r>
      </w:ins>
      <w:r w:rsidRPr="0088144F">
        <w:t xml:space="preserve"> para </w:t>
      </w:r>
      <w:del w:id="2190" w:author="Rui Paredes" w:date="2018-09-15T17:28:00Z">
        <w:r w:rsidRPr="0088144F" w:rsidDel="00F5657F">
          <w:delText xml:space="preserve">o caso de </w:delText>
        </w:r>
      </w:del>
      <w:r w:rsidRPr="0088144F">
        <w:t xml:space="preserve">cada desafio, em vez de cada um deles possuir uma </w:t>
      </w:r>
      <w:r w:rsidRPr="0041216C">
        <w:rPr>
          <w:i/>
        </w:rPr>
        <w:t xml:space="preserve">Route </w:t>
      </w:r>
      <w:r w:rsidRPr="0041216C">
        <w:t>própria (exemplo: /desafio1, /desafio2), todos os desafios acedem a uma mesma rota dinâmica</w:t>
      </w:r>
      <w:ins w:id="2191" w:author="Rui Paredes" w:date="2018-09-15T18:30:00Z">
        <w:r w:rsidR="00C46A97">
          <w:t xml:space="preserve"> (exemplo: /desafios</w:t>
        </w:r>
      </w:ins>
      <w:ins w:id="2192" w:author="Rui Paredes" w:date="2018-09-15T18:32:00Z">
        <w:r w:rsidR="00C46A97">
          <w:t>/: nomeDoDesafio</w:t>
        </w:r>
      </w:ins>
      <w:ins w:id="2193" w:author="Rui Paredes" w:date="2018-09-15T18:30:00Z">
        <w:r w:rsidR="00C46A97">
          <w:t>)</w:t>
        </w:r>
      </w:ins>
      <w:r w:rsidR="00295643" w:rsidRPr="007215B1">
        <w:t xml:space="preserve"> com o componente em questão e</w:t>
      </w:r>
      <w:r w:rsidRPr="007215B1">
        <w:t xml:space="preserve"> que tem como principal objetivo conseguir </w:t>
      </w:r>
      <w:del w:id="2194" w:author="Rui Paredes" w:date="2018-09-15T18:33:00Z">
        <w:r w:rsidRPr="007215B1" w:rsidDel="00C46A97">
          <w:delText xml:space="preserve">renderizar </w:delText>
        </w:r>
      </w:del>
      <w:ins w:id="2195" w:author="Rui Paredes" w:date="2018-09-15T18:33:00Z">
        <w:r w:rsidR="00C46A97">
          <w:t>mostrar</w:t>
        </w:r>
        <w:r w:rsidR="00C46A97" w:rsidRPr="007215B1">
          <w:t xml:space="preserve"> </w:t>
        </w:r>
      </w:ins>
      <w:r w:rsidRPr="007215B1">
        <w:t>os</w:t>
      </w:r>
      <w:r w:rsidRPr="000F4D9B">
        <w:t xml:space="preserve"> componentes de qualquer desafio sem a necessidade de serem criadas rotas específicas para cada um. </w:t>
      </w:r>
      <w:commentRangeEnd w:id="2176"/>
      <w:r w:rsidR="00FD1845">
        <w:rPr>
          <w:rStyle w:val="Refdecomentrio"/>
        </w:rPr>
        <w:commentReference w:id="2176"/>
      </w:r>
    </w:p>
    <w:p w14:paraId="0C783A82" w14:textId="0A5FA8B1" w:rsidR="00D00814" w:rsidRPr="00FD1845" w:rsidRDefault="001A41FF" w:rsidP="001A41FF">
      <w:pPr>
        <w:ind w:firstLine="576"/>
      </w:pPr>
      <w:r w:rsidRPr="000F4D9B">
        <w:t>Isto não seria necessário se não existisse a funcionalidade de Sugerir Desafios, já que todos os desafios que seriam apresentados aos utilizadores seriam aq</w:t>
      </w:r>
      <w:r w:rsidRPr="00952E36">
        <w:t>ueles que o gestor da plataforma criou e implementou na aplicação, podendo estes terem rotas especificas para cada um.</w:t>
      </w:r>
    </w:p>
    <w:p w14:paraId="7B695501" w14:textId="66B64224" w:rsidR="00295643" w:rsidRPr="00FD1845" w:rsidRDefault="00295643" w:rsidP="001A41FF">
      <w:pPr>
        <w:ind w:firstLine="576"/>
      </w:pPr>
      <w:r w:rsidRPr="00FD1845">
        <w:lastRenderedPageBreak/>
        <w:t>Desta forma, foi criada a rota “/Challenge/:name”</w:t>
      </w:r>
      <w:r w:rsidR="005836C7" w:rsidRPr="00FD1845">
        <w:t xml:space="preserve">, como se pode </w:t>
      </w:r>
      <w:commentRangeStart w:id="2196"/>
      <w:r w:rsidR="005836C7" w:rsidRPr="00FD1845">
        <w:t xml:space="preserve">observar na </w:t>
      </w:r>
      <w:commentRangeEnd w:id="2196"/>
      <w:r w:rsidR="00FD1845">
        <w:rPr>
          <w:rStyle w:val="Refdecomentrio"/>
        </w:rPr>
        <w:commentReference w:id="2196"/>
      </w:r>
      <w:ins w:id="2197" w:author="Rui Paredes" w:date="2018-09-15T22:35:00Z">
        <w:r w:rsidR="001106AC">
          <w:fldChar w:fldCharType="begin"/>
        </w:r>
        <w:r w:rsidR="001106AC">
          <w:instrText xml:space="preserve"> REF _Ref524814251 \h </w:instrText>
        </w:r>
      </w:ins>
      <w:r w:rsidR="001106AC">
        <w:fldChar w:fldCharType="separate"/>
      </w:r>
      <w:ins w:id="2198" w:author="Rui Paredes" w:date="2018-09-15T22:37:00Z">
        <w:r w:rsidR="00943741" w:rsidRPr="0024423E">
          <w:t xml:space="preserve">Figura </w:t>
        </w:r>
        <w:r w:rsidR="00943741">
          <w:rPr>
            <w:noProof/>
          </w:rPr>
          <w:t>16</w:t>
        </w:r>
      </w:ins>
      <w:ins w:id="2199" w:author="Rui Paredes" w:date="2018-09-15T22:35:00Z">
        <w:r w:rsidR="001106AC">
          <w:fldChar w:fldCharType="end"/>
        </w:r>
        <w:r w:rsidR="001106AC">
          <w:t>,</w:t>
        </w:r>
      </w:ins>
      <w:ins w:id="2200" w:author="Rui Paredes" w:date="2018-09-15T17:28:00Z">
        <w:r w:rsidR="00F5657F">
          <w:fldChar w:fldCharType="begin"/>
        </w:r>
        <w:r w:rsidR="00F5657F">
          <w:instrText xml:space="preserve"> REF _Ref524795851 \h </w:instrText>
        </w:r>
      </w:ins>
      <w:ins w:id="2201" w:author="Rui Paredes" w:date="2018-09-15T17:28:00Z">
        <w:r w:rsidR="00F5657F">
          <w:fldChar w:fldCharType="end"/>
        </w:r>
        <w:r w:rsidR="00F5657F">
          <w:t xml:space="preserve"> </w:t>
        </w:r>
      </w:ins>
      <w:r w:rsidRPr="00FD1845">
        <w:t xml:space="preserve">que é usada para </w:t>
      </w:r>
      <w:commentRangeStart w:id="2202"/>
      <w:del w:id="2203" w:author="Rui Paredes" w:date="2018-09-15T18:33:00Z">
        <w:r w:rsidRPr="00FD1845" w:rsidDel="00C46A97">
          <w:delText>renderizar</w:delText>
        </w:r>
        <w:commentRangeEnd w:id="2202"/>
        <w:r w:rsidR="00FD1845" w:rsidDel="00C46A97">
          <w:rPr>
            <w:rStyle w:val="Refdecomentrio"/>
          </w:rPr>
          <w:commentReference w:id="2202"/>
        </w:r>
        <w:r w:rsidRPr="00FD1845" w:rsidDel="00C46A97">
          <w:delText xml:space="preserve"> </w:delText>
        </w:r>
      </w:del>
      <w:ins w:id="2204" w:author="Rui Paredes" w:date="2018-09-15T18:33:00Z">
        <w:r w:rsidR="00C46A97">
          <w:t>desenhar</w:t>
        </w:r>
        <w:r w:rsidR="00C46A97" w:rsidRPr="00FD1845">
          <w:t xml:space="preserve"> </w:t>
        </w:r>
      </w:ins>
      <w:r w:rsidRPr="00FD1845">
        <w:t xml:space="preserve">qualquer componente relativo aos desafios dinamicamente, onde “:name” será o nome do desafio </w:t>
      </w:r>
      <w:del w:id="2205" w:author="Rui Paredes" w:date="2018-09-15T21:28:00Z">
        <w:r w:rsidRPr="00FD1845" w:rsidDel="000D4A63">
          <w:delText>em questão para renderizar</w:delText>
        </w:r>
      </w:del>
      <w:ins w:id="2206" w:author="Rui Paredes" w:date="2018-09-15T21:28:00Z">
        <w:r w:rsidR="000D4A63">
          <w:t>que se quer mostrar ao utilizador</w:t>
        </w:r>
      </w:ins>
      <w:r w:rsidRPr="00FD1845">
        <w:t xml:space="preserve">. </w:t>
      </w:r>
    </w:p>
    <w:p w14:paraId="12EF0805" w14:textId="77777777" w:rsidR="00693220" w:rsidRPr="0024423E" w:rsidRDefault="00693220" w:rsidP="00693220">
      <w:pPr>
        <w:ind w:firstLine="708"/>
      </w:pPr>
    </w:p>
    <w:p w14:paraId="771356A5" w14:textId="1D040D24" w:rsidR="005836C7" w:rsidRPr="007B3A76" w:rsidDel="000D4A63" w:rsidRDefault="005836C7" w:rsidP="005836C7">
      <w:pPr>
        <w:pStyle w:val="Legenda"/>
        <w:keepNext/>
        <w:rPr>
          <w:del w:id="2207" w:author="Rui Paredes" w:date="2018-09-15T21:31:00Z"/>
        </w:rPr>
      </w:pPr>
      <w:bookmarkStart w:id="2208" w:name="_Ref524795851"/>
      <w:bookmarkStart w:id="2209" w:name="_Toc524679913"/>
      <w:del w:id="2210" w:author="Rui Paredes" w:date="2018-09-15T21:31:00Z">
        <w:r w:rsidRPr="0024423E" w:rsidDel="000D4A63">
          <w:delText xml:space="preserve">Figura </w:delText>
        </w:r>
        <w:r w:rsidRPr="00373568" w:rsidDel="000D4A63">
          <w:rPr>
            <w:i w:val="0"/>
            <w:iCs w:val="0"/>
          </w:rPr>
          <w:fldChar w:fldCharType="begin"/>
        </w:r>
        <w:r w:rsidRPr="007B3A76" w:rsidDel="000D4A63">
          <w:delInstrText xml:space="preserve"> SEQ Figura \* ARABIC </w:delInstrText>
        </w:r>
        <w:r w:rsidRPr="00373568" w:rsidDel="000D4A63">
          <w:rPr>
            <w:i w:val="0"/>
            <w:iCs w:val="0"/>
            <w:rPrChange w:id="2211" w:author="Microsoft Office User" w:date="2018-09-14T15:51:00Z">
              <w:rPr>
                <w:i w:val="0"/>
                <w:iCs w:val="0"/>
              </w:rPr>
            </w:rPrChange>
          </w:rPr>
          <w:fldChar w:fldCharType="separate"/>
        </w:r>
      </w:del>
      <w:del w:id="2212" w:author="Rui Paredes" w:date="2018-09-15T18:23:00Z">
        <w:r w:rsidR="009574D0" w:rsidRPr="007B3A76" w:rsidDel="000B0251">
          <w:rPr>
            <w:i w:val="0"/>
            <w:iCs w:val="0"/>
            <w:noProof/>
          </w:rPr>
          <w:delText>15</w:delText>
        </w:r>
      </w:del>
      <w:del w:id="2213" w:author="Rui Paredes" w:date="2018-09-15T21:31:00Z">
        <w:r w:rsidRPr="00373568" w:rsidDel="000D4A63">
          <w:rPr>
            <w:i w:val="0"/>
            <w:iCs w:val="0"/>
          </w:rPr>
          <w:fldChar w:fldCharType="end"/>
        </w:r>
        <w:bookmarkEnd w:id="2208"/>
        <w:r w:rsidRPr="007B3A76" w:rsidDel="000D4A63">
          <w:delText xml:space="preserve"> - Route Dinâmica para os desafios</w:delText>
        </w:r>
        <w:bookmarkEnd w:id="2209"/>
      </w:del>
    </w:p>
    <w:p w14:paraId="3BEFE5F0" w14:textId="77777777" w:rsidR="005836C7" w:rsidRPr="007B3A76" w:rsidRDefault="005836C7" w:rsidP="00693220">
      <w:pPr>
        <w:ind w:firstLine="708"/>
      </w:pPr>
      <w:r w:rsidRPr="007B3A76">
        <w:rPr>
          <w:noProof/>
          <w:rPrChange w:id="2214" w:author="Microsoft Office User" w:date="2018-09-14T15:51:00Z">
            <w:rPr>
              <w:noProof/>
            </w:rPr>
          </w:rPrChange>
        </w:rPr>
        <w:drawing>
          <wp:inline distT="0" distB="0" distL="0" distR="0" wp14:anchorId="1AEC1706" wp14:editId="6E3BF075">
            <wp:extent cx="4619625" cy="2000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00025"/>
                    </a:xfrm>
                    <a:prstGeom prst="rect">
                      <a:avLst/>
                    </a:prstGeom>
                  </pic:spPr>
                </pic:pic>
              </a:graphicData>
            </a:graphic>
          </wp:inline>
        </w:drawing>
      </w:r>
    </w:p>
    <w:p w14:paraId="3F78E27D" w14:textId="5DAB507A" w:rsidR="000D4A63" w:rsidRPr="007B3A76" w:rsidRDefault="000D4A63" w:rsidP="000D4A63">
      <w:pPr>
        <w:pStyle w:val="Legenda"/>
        <w:keepNext/>
        <w:rPr>
          <w:ins w:id="2215" w:author="Rui Paredes" w:date="2018-09-15T21:31:00Z"/>
        </w:rPr>
      </w:pPr>
      <w:bookmarkStart w:id="2216" w:name="_Ref524814251"/>
      <w:bookmarkStart w:id="2217" w:name="_Toc524814459"/>
      <w:ins w:id="2218" w:author="Rui Paredes" w:date="2018-09-15T21:31:00Z">
        <w:r w:rsidRPr="0024423E">
          <w:t xml:space="preserve">Figura </w:t>
        </w:r>
        <w:r w:rsidRPr="00373568">
          <w:fldChar w:fldCharType="begin"/>
        </w:r>
        <w:r w:rsidRPr="007B3A76">
          <w:instrText xml:space="preserve"> SEQ Figura \* ARABIC </w:instrText>
        </w:r>
        <w:r w:rsidRPr="00373568">
          <w:fldChar w:fldCharType="separate"/>
        </w:r>
      </w:ins>
      <w:ins w:id="2219" w:author="Rui Paredes" w:date="2018-09-15T22:37:00Z">
        <w:r w:rsidR="00943741">
          <w:rPr>
            <w:noProof/>
          </w:rPr>
          <w:t>16</w:t>
        </w:r>
      </w:ins>
      <w:ins w:id="2220" w:author="Rui Paredes" w:date="2018-09-15T21:31:00Z">
        <w:r w:rsidRPr="00373568">
          <w:fldChar w:fldCharType="end"/>
        </w:r>
        <w:bookmarkEnd w:id="2216"/>
        <w:r w:rsidRPr="007B3A76">
          <w:t xml:space="preserve"> - Route Dinâmica para os desafios</w:t>
        </w:r>
        <w:bookmarkEnd w:id="2217"/>
      </w:ins>
    </w:p>
    <w:p w14:paraId="7D54F489" w14:textId="77777777" w:rsidR="005836C7" w:rsidRPr="00373568" w:rsidRDefault="005836C7" w:rsidP="00693220">
      <w:pPr>
        <w:ind w:firstLine="708"/>
      </w:pPr>
    </w:p>
    <w:p w14:paraId="3F362F7E" w14:textId="5DBB7AFD" w:rsidR="005836C7" w:rsidRPr="009A7A5E" w:rsidRDefault="005836C7" w:rsidP="00693220">
      <w:pPr>
        <w:ind w:firstLine="708"/>
      </w:pPr>
      <w:r w:rsidRPr="003D741E">
        <w:t>Dentro do componente dinâmico, de forma a importar o desafio desejado, é usado o campo “link” do desafio</w:t>
      </w:r>
      <w:ins w:id="2221" w:author="Rui Paredes" w:date="2018-09-15T18:36:00Z">
        <w:r w:rsidR="00C46A97">
          <w:t>, que representa a pasta e nome do ficheiro</w:t>
        </w:r>
      </w:ins>
      <w:ins w:id="2222" w:author="Rui Paredes" w:date="2018-09-15T18:37:00Z">
        <w:r w:rsidR="00C46A97">
          <w:t xml:space="preserve"> do desafio</w:t>
        </w:r>
      </w:ins>
      <w:r w:rsidRPr="003D741E">
        <w:t xml:space="preserve">, sendo esta uma das informações passadas do componente que mostra todos os desafios de uma competição </w:t>
      </w:r>
      <w:r w:rsidR="00F17FB8" w:rsidRPr="003D741E">
        <w:t>quando o utilizador clica no desafio que quer resolver.</w:t>
      </w:r>
    </w:p>
    <w:p w14:paraId="1CC8DB34" w14:textId="4A42A4B4" w:rsidR="00F17FB8" w:rsidRPr="007B3A76" w:rsidRDefault="00F17FB8" w:rsidP="00693220">
      <w:pPr>
        <w:ind w:firstLine="708"/>
      </w:pPr>
      <w:r w:rsidRPr="009A7A5E">
        <w:t>Pode</w:t>
      </w:r>
      <w:del w:id="2223" w:author="Microsoft Office User" w:date="2018-09-14T19:10:00Z">
        <w:r w:rsidRPr="009A7A5E" w:rsidDel="00FD1845">
          <w:delText xml:space="preserve"> </w:delText>
        </w:r>
      </w:del>
      <w:r w:rsidRPr="009A7A5E">
        <w:t xml:space="preserve">-se observar na </w:t>
      </w:r>
      <w:ins w:id="2224" w:author="Rui Paredes" w:date="2018-09-15T22:35:00Z">
        <w:r w:rsidR="001106AC">
          <w:fldChar w:fldCharType="begin"/>
        </w:r>
        <w:r w:rsidR="001106AC">
          <w:instrText xml:space="preserve"> REF _Ref524814268 \h </w:instrText>
        </w:r>
      </w:ins>
      <w:r w:rsidR="001106AC">
        <w:fldChar w:fldCharType="separate"/>
      </w:r>
      <w:ins w:id="2225" w:author="Rui Paredes" w:date="2018-09-15T22:37:00Z">
        <w:r w:rsidR="00943741" w:rsidRPr="003D741E">
          <w:t xml:space="preserve">Figura </w:t>
        </w:r>
        <w:r w:rsidR="00943741">
          <w:rPr>
            <w:noProof/>
          </w:rPr>
          <w:t>17</w:t>
        </w:r>
      </w:ins>
      <w:ins w:id="2226" w:author="Rui Paredes" w:date="2018-09-15T22:35:00Z">
        <w:r w:rsidR="001106AC">
          <w:fldChar w:fldCharType="end"/>
        </w:r>
      </w:ins>
      <w:r w:rsidRPr="00373568">
        <w:fldChar w:fldCharType="begin"/>
      </w:r>
      <w:r w:rsidRPr="007B3A76">
        <w:instrText xml:space="preserve"> REF _Ref524640545 \h </w:instrText>
      </w:r>
      <w:del w:id="2227" w:author="Rui Paredes" w:date="2018-09-15T22:04:00Z">
        <w:r w:rsidRPr="00373568">
          <w:rPr>
            <w:rPrChange w:id="2228" w:author="Microsoft Office User" w:date="2018-09-14T15:51:00Z">
              <w:rPr/>
            </w:rPrChange>
          </w:rPr>
          <w:fldChar w:fldCharType="separate"/>
        </w:r>
      </w:del>
      <w:del w:id="2229" w:author="Rui Paredes" w:date="2018-09-15T18:23:00Z">
        <w:r w:rsidR="009574D0" w:rsidRPr="00373568" w:rsidDel="000B0251">
          <w:delText xml:space="preserve">Figura </w:delText>
        </w:r>
        <w:r w:rsidR="009574D0" w:rsidRPr="007B3A76" w:rsidDel="000B0251">
          <w:rPr>
            <w:rPrChange w:id="2230" w:author="Microsoft Office User" w:date="2018-09-14T15:51:00Z">
              <w:rPr>
                <w:noProof/>
              </w:rPr>
            </w:rPrChange>
          </w:rPr>
          <w:delText>16</w:delText>
        </w:r>
      </w:del>
      <w:r w:rsidRPr="00373568">
        <w:fldChar w:fldCharType="end"/>
      </w:r>
      <w:r w:rsidRPr="007B3A76">
        <w:t xml:space="preserve"> a forma como os desafios estão a ser importados no componente dinâmico.</w:t>
      </w:r>
    </w:p>
    <w:p w14:paraId="608E18FB" w14:textId="77777777" w:rsidR="00F17FB8" w:rsidRPr="00373568" w:rsidRDefault="00F17FB8" w:rsidP="00F17FB8">
      <w:pPr>
        <w:ind w:firstLine="708"/>
        <w:jc w:val="left"/>
      </w:pPr>
    </w:p>
    <w:p w14:paraId="46612CC6" w14:textId="0BD4C7AE" w:rsidR="00F17FB8" w:rsidRPr="007B3A76" w:rsidDel="000D4A63" w:rsidRDefault="00F17FB8" w:rsidP="00F17FB8">
      <w:pPr>
        <w:pStyle w:val="Legenda"/>
        <w:keepNext/>
        <w:rPr>
          <w:del w:id="2231" w:author="Rui Paredes" w:date="2018-09-15T21:31:00Z"/>
        </w:rPr>
      </w:pPr>
      <w:bookmarkStart w:id="2232" w:name="_Ref524640545"/>
      <w:bookmarkStart w:id="2233" w:name="_Toc524679914"/>
      <w:del w:id="2234" w:author="Rui Paredes" w:date="2018-09-15T21:31:00Z">
        <w:r w:rsidRPr="003D741E" w:rsidDel="000D4A63">
          <w:delText xml:space="preserve">Figura </w:delText>
        </w:r>
        <w:r w:rsidRPr="00373568" w:rsidDel="000D4A63">
          <w:rPr>
            <w:i w:val="0"/>
            <w:iCs w:val="0"/>
          </w:rPr>
          <w:fldChar w:fldCharType="begin"/>
        </w:r>
        <w:r w:rsidRPr="007B3A76" w:rsidDel="000D4A63">
          <w:delInstrText xml:space="preserve"> SEQ Figura \* ARABIC </w:delInstrText>
        </w:r>
        <w:r w:rsidRPr="00373568" w:rsidDel="000D4A63">
          <w:rPr>
            <w:i w:val="0"/>
            <w:iCs w:val="0"/>
            <w:rPrChange w:id="2235" w:author="Microsoft Office User" w:date="2018-09-14T15:51:00Z">
              <w:rPr>
                <w:i w:val="0"/>
                <w:iCs w:val="0"/>
              </w:rPr>
            </w:rPrChange>
          </w:rPr>
          <w:fldChar w:fldCharType="separate"/>
        </w:r>
      </w:del>
      <w:del w:id="2236" w:author="Rui Paredes" w:date="2018-09-15T18:23:00Z">
        <w:r w:rsidR="009574D0" w:rsidRPr="007B3A76" w:rsidDel="000B0251">
          <w:rPr>
            <w:i w:val="0"/>
            <w:iCs w:val="0"/>
            <w:noProof/>
          </w:rPr>
          <w:delText>16</w:delText>
        </w:r>
      </w:del>
      <w:del w:id="2237" w:author="Rui Paredes" w:date="2018-09-15T21:31:00Z">
        <w:r w:rsidRPr="00373568" w:rsidDel="000D4A63">
          <w:rPr>
            <w:i w:val="0"/>
            <w:iCs w:val="0"/>
          </w:rPr>
          <w:fldChar w:fldCharType="end"/>
        </w:r>
        <w:bookmarkEnd w:id="2232"/>
        <w:r w:rsidRPr="007B3A76" w:rsidDel="000D4A63">
          <w:delText xml:space="preserve"> - Import dinâmico de desafios</w:delText>
        </w:r>
        <w:bookmarkEnd w:id="2233"/>
      </w:del>
    </w:p>
    <w:p w14:paraId="18FF8EBC" w14:textId="77777777" w:rsidR="00F17FB8" w:rsidRPr="007B3A76" w:rsidRDefault="00F17FB8" w:rsidP="00F17FB8">
      <w:pPr>
        <w:ind w:firstLine="708"/>
        <w:jc w:val="left"/>
      </w:pPr>
      <w:r w:rsidRPr="007B3A76">
        <w:rPr>
          <w:noProof/>
          <w:rPrChange w:id="2238" w:author="Microsoft Office User" w:date="2018-09-14T15:51:00Z">
            <w:rPr>
              <w:noProof/>
            </w:rPr>
          </w:rPrChange>
        </w:rPr>
        <w:drawing>
          <wp:inline distT="0" distB="0" distL="0" distR="0" wp14:anchorId="0C84A9F3" wp14:editId="5878830D">
            <wp:extent cx="3629025" cy="185312"/>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852" cy="197967"/>
                    </a:xfrm>
                    <a:prstGeom prst="rect">
                      <a:avLst/>
                    </a:prstGeom>
                  </pic:spPr>
                </pic:pic>
              </a:graphicData>
            </a:graphic>
          </wp:inline>
        </w:drawing>
      </w:r>
    </w:p>
    <w:p w14:paraId="1F137DDE" w14:textId="77777777" w:rsidR="00F17FB8" w:rsidRPr="007B3A76" w:rsidRDefault="00F17FB8" w:rsidP="00F17FB8">
      <w:pPr>
        <w:ind w:firstLine="708"/>
        <w:jc w:val="left"/>
      </w:pPr>
      <w:r w:rsidRPr="007B3A76">
        <w:rPr>
          <w:noProof/>
          <w:rPrChange w:id="2239" w:author="Microsoft Office User" w:date="2018-09-14T15:51:00Z">
            <w:rPr>
              <w:noProof/>
            </w:rPr>
          </w:rPrChange>
        </w:rPr>
        <w:drawing>
          <wp:inline distT="0" distB="0" distL="0" distR="0" wp14:anchorId="22487745" wp14:editId="51145AF9">
            <wp:extent cx="5980430" cy="398145"/>
            <wp:effectExtent l="0" t="0" r="127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0430" cy="398145"/>
                    </a:xfrm>
                    <a:prstGeom prst="rect">
                      <a:avLst/>
                    </a:prstGeom>
                  </pic:spPr>
                </pic:pic>
              </a:graphicData>
            </a:graphic>
          </wp:inline>
        </w:drawing>
      </w:r>
    </w:p>
    <w:p w14:paraId="7CFD22C4" w14:textId="7D72D05F" w:rsidR="000D4A63" w:rsidRPr="007B3A76" w:rsidRDefault="000D4A63" w:rsidP="000D4A63">
      <w:pPr>
        <w:pStyle w:val="Legenda"/>
        <w:keepNext/>
        <w:rPr>
          <w:ins w:id="2240" w:author="Rui Paredes" w:date="2018-09-15T21:31:00Z"/>
        </w:rPr>
      </w:pPr>
      <w:bookmarkStart w:id="2241" w:name="_Ref524814268"/>
      <w:bookmarkStart w:id="2242" w:name="_Toc524814460"/>
      <w:ins w:id="2243" w:author="Rui Paredes" w:date="2018-09-15T21:31:00Z">
        <w:r w:rsidRPr="003D741E">
          <w:t xml:space="preserve">Figura </w:t>
        </w:r>
        <w:r w:rsidRPr="00373568">
          <w:fldChar w:fldCharType="begin"/>
        </w:r>
        <w:r w:rsidRPr="007B3A76">
          <w:instrText xml:space="preserve"> SEQ Figura \* ARABIC </w:instrText>
        </w:r>
        <w:r w:rsidRPr="00373568">
          <w:fldChar w:fldCharType="separate"/>
        </w:r>
      </w:ins>
      <w:ins w:id="2244" w:author="Rui Paredes" w:date="2018-09-15T22:37:00Z">
        <w:r w:rsidR="00943741">
          <w:rPr>
            <w:noProof/>
          </w:rPr>
          <w:t>17</w:t>
        </w:r>
      </w:ins>
      <w:ins w:id="2245" w:author="Rui Paredes" w:date="2018-09-15T21:31:00Z">
        <w:r w:rsidRPr="00373568">
          <w:fldChar w:fldCharType="end"/>
        </w:r>
        <w:bookmarkEnd w:id="2241"/>
        <w:r w:rsidRPr="007B3A76">
          <w:t xml:space="preserve"> - Import dinâmico de desafios</w:t>
        </w:r>
        <w:bookmarkEnd w:id="2242"/>
      </w:ins>
    </w:p>
    <w:p w14:paraId="4A84650C" w14:textId="77777777" w:rsidR="000D4A63" w:rsidRDefault="000D4A63" w:rsidP="00693220">
      <w:pPr>
        <w:ind w:firstLine="708"/>
        <w:rPr>
          <w:ins w:id="2246" w:author="Rui Paredes" w:date="2018-09-15T21:31:00Z"/>
        </w:rPr>
      </w:pPr>
    </w:p>
    <w:p w14:paraId="49D070A2" w14:textId="66CFBCA1" w:rsidR="00F17FB8" w:rsidRPr="00373568" w:rsidRDefault="00F17FB8" w:rsidP="00693220">
      <w:pPr>
        <w:ind w:firstLine="708"/>
      </w:pPr>
      <w:r w:rsidRPr="00373568">
        <w:br w:type="page"/>
      </w:r>
    </w:p>
    <w:p w14:paraId="5C7DDF86" w14:textId="4C423AAD" w:rsidR="005836C7" w:rsidRDefault="00E12096" w:rsidP="0034480A">
      <w:pPr>
        <w:pStyle w:val="Cabealho2"/>
        <w:rPr>
          <w:ins w:id="2247" w:author="Rui Paredes" w:date="2018-09-15T18:38:00Z"/>
        </w:rPr>
      </w:pPr>
      <w:bookmarkStart w:id="2248" w:name="_Toc524814422"/>
      <w:r w:rsidRPr="00373568">
        <w:lastRenderedPageBreak/>
        <w:t>Encerramento de uma competição</w:t>
      </w:r>
      <w:r w:rsidR="00B9038D" w:rsidRPr="003D741E">
        <w:t xml:space="preserve"> e criação</w:t>
      </w:r>
      <w:ins w:id="2249" w:author="Rui Paredes" w:date="2018-09-15T18:38:00Z">
        <w:r w:rsidR="00E510A9">
          <w:t xml:space="preserve"> </w:t>
        </w:r>
      </w:ins>
      <w:del w:id="2250" w:author="Rui Paredes" w:date="2018-09-15T18:38:00Z">
        <w:r w:rsidR="00B9038D" w:rsidRPr="003D741E" w:rsidDel="00E510A9">
          <w:delText xml:space="preserve"> de um </w:delText>
        </w:r>
        <w:r w:rsidR="00B9038D" w:rsidRPr="00FD1845" w:rsidDel="00E510A9">
          <w:rPr>
            <w:i/>
            <w:rPrChange w:id="2251" w:author="Microsoft Office User" w:date="2018-09-14T19:10:00Z">
              <w:rPr/>
            </w:rPrChange>
          </w:rPr>
          <w:delText>Leaderboard</w:delText>
        </w:r>
      </w:del>
      <w:ins w:id="2252" w:author="Rui Paredes" w:date="2018-09-15T18:38:00Z">
        <w:r w:rsidR="00E510A9">
          <w:t>da tabela de Classificações da mesma</w:t>
        </w:r>
        <w:bookmarkEnd w:id="2248"/>
      </w:ins>
    </w:p>
    <w:p w14:paraId="294DB2DC" w14:textId="43A1C291" w:rsidR="00E510A9" w:rsidRPr="00E510A9" w:rsidRDefault="00E510A9">
      <w:pPr>
        <w:ind w:firstLine="360"/>
        <w:rPr>
          <w:rPrChange w:id="2253" w:author="Rui Paredes" w:date="2018-09-15T18:38:00Z">
            <w:rPr/>
          </w:rPrChange>
        </w:rPr>
        <w:pPrChange w:id="2254" w:author="Rui Paredes" w:date="2018-09-15T18:50:00Z">
          <w:pPr>
            <w:pStyle w:val="Cabealho2"/>
          </w:pPr>
        </w:pPrChange>
      </w:pPr>
      <w:ins w:id="2255" w:author="Rui Paredes" w:date="2018-09-15T18:38:00Z">
        <w:r>
          <w:t xml:space="preserve">Tendo em conta que a aplicação </w:t>
        </w:r>
      </w:ins>
      <w:ins w:id="2256" w:author="Rui Paredes" w:date="2018-09-15T18:41:00Z">
        <w:r>
          <w:t>foi pensada para ter uma componente competitiva, houve a necessidade de criar um processo que fizesse com que uma competiç</w:t>
        </w:r>
      </w:ins>
      <w:ins w:id="2257" w:author="Rui Paredes" w:date="2018-09-15T18:44:00Z">
        <w:r>
          <w:t>ão fecha</w:t>
        </w:r>
      </w:ins>
      <w:ins w:id="2258" w:author="Rui Paredes" w:date="2018-09-15T18:45:00Z">
        <w:r>
          <w:t>s</w:t>
        </w:r>
      </w:ins>
      <w:ins w:id="2259" w:author="Rui Paredes" w:date="2018-09-15T18:44:00Z">
        <w:r>
          <w:t>se assim que a sua data de fim fosse atingida</w:t>
        </w:r>
      </w:ins>
      <w:ins w:id="2260" w:author="Rui Paredes" w:date="2018-09-15T18:45:00Z">
        <w:r>
          <w:t xml:space="preserve"> e para lá disso, gerasse uma tabela com a classificação de cada participante na competiç</w:t>
        </w:r>
      </w:ins>
      <w:ins w:id="2261" w:author="Rui Paredes" w:date="2018-09-15T18:46:00Z">
        <w:r>
          <w:t>ão. Sem esta funcionalidade, a competição teria de ser fechada manualmente pelo gestor da aplicaç</w:t>
        </w:r>
      </w:ins>
      <w:ins w:id="2262" w:author="Rui Paredes" w:date="2018-09-15T18:47:00Z">
        <w:r>
          <w:t>ão e criada a tabela de classificações da mesma posteriormente</w:t>
        </w:r>
      </w:ins>
      <w:ins w:id="2263" w:author="Rui Paredes" w:date="2018-09-15T18:48:00Z">
        <w:r w:rsidR="00490F38">
          <w:t xml:space="preserve">. </w:t>
        </w:r>
      </w:ins>
    </w:p>
    <w:p w14:paraId="63F50E5D" w14:textId="3579CE4E" w:rsidR="0092531A" w:rsidRPr="00952E36" w:rsidRDefault="0082017F" w:rsidP="00B9038D">
      <w:pPr>
        <w:ind w:firstLine="360"/>
      </w:pPr>
      <w:r w:rsidRPr="003D741E">
        <w:t xml:space="preserve">O processo de encerramento de uma competição </w:t>
      </w:r>
      <w:r w:rsidR="0092531A" w:rsidRPr="009A7A5E">
        <w:t xml:space="preserve">consiste em detetar quando a data do sistema é maior ou igual à data de fim registada para cada competição. Para fazer essa deteção é usada ao nível do </w:t>
      </w:r>
      <w:r w:rsidR="0092531A" w:rsidRPr="009A7A5E">
        <w:rPr>
          <w:i/>
        </w:rPr>
        <w:t>backend</w:t>
      </w:r>
      <w:r w:rsidR="0092531A" w:rsidRPr="001134F2">
        <w:t xml:space="preserve">, no </w:t>
      </w:r>
      <w:r w:rsidR="0092531A" w:rsidRPr="000D4A63">
        <w:rPr>
          <w:rPrChange w:id="2264" w:author="Rui Paredes" w:date="2018-09-15T21:29:00Z">
            <w:rPr>
              <w:i/>
            </w:rPr>
          </w:rPrChange>
        </w:rPr>
        <w:t>NodeJS</w:t>
      </w:r>
      <w:r w:rsidR="0092531A" w:rsidRPr="0069401A">
        <w:rPr>
          <w:i/>
        </w:rPr>
        <w:t xml:space="preserve"> </w:t>
      </w:r>
      <w:r w:rsidR="0092531A" w:rsidRPr="008D0FAA">
        <w:t>a função “setInterval()” onde é designada uma função e de quanto em quanto tempo se quer que aquela mesma função seja chamada. Foi configurada para ser chamada de 1 em 1 segundo uma função qu</w:t>
      </w:r>
      <w:r w:rsidR="00AE5E9B" w:rsidRPr="00120608">
        <w:t xml:space="preserve">e vai buscar todas as competições existentes e que estão a decorrer de momento e verifica se a data de fim da competição </w:t>
      </w:r>
      <w:r w:rsidR="00224AA1" w:rsidRPr="00120608">
        <w:t>já foi alcançada ou não. Caso esta se confirme, são executadas sequ</w:t>
      </w:r>
      <w:r w:rsidR="00224AA1" w:rsidRPr="0088144F">
        <w:t xml:space="preserve">encialmente um conjunto de funções em conjunto com </w:t>
      </w:r>
      <w:r w:rsidR="00224AA1" w:rsidRPr="0041216C">
        <w:rPr>
          <w:i/>
        </w:rPr>
        <w:t>promises</w:t>
      </w:r>
      <w:ins w:id="2265" w:author="Rui Paredes" w:date="2018-09-15T18:50:00Z">
        <w:r w:rsidR="00490F38">
          <w:rPr>
            <w:i/>
          </w:rPr>
          <w:t xml:space="preserve">, </w:t>
        </w:r>
        <w:r w:rsidR="00490F38">
          <w:t>que consistem num tipo de funções assíncronas,</w:t>
        </w:r>
      </w:ins>
      <w:r w:rsidR="00224AA1" w:rsidRPr="0041216C">
        <w:t xml:space="preserve"> e ciclos </w:t>
      </w:r>
      <w:r w:rsidR="00224AA1" w:rsidRPr="007215B1">
        <w:rPr>
          <w:i/>
        </w:rPr>
        <w:t>for</w:t>
      </w:r>
      <w:r w:rsidR="00224AA1" w:rsidRPr="007215B1">
        <w:t xml:space="preserve"> de forma a alcançar os seguintes objetivos:</w:t>
      </w:r>
    </w:p>
    <w:p w14:paraId="4B34FB33" w14:textId="77777777" w:rsidR="00224AA1" w:rsidRPr="00FD1845" w:rsidRDefault="00224AA1" w:rsidP="00224AA1">
      <w:pPr>
        <w:pStyle w:val="PargrafodaLista"/>
        <w:numPr>
          <w:ilvl w:val="0"/>
          <w:numId w:val="24"/>
        </w:numPr>
      </w:pPr>
      <w:r w:rsidRPr="00FD1845">
        <w:t>Fechar a competição</w:t>
      </w:r>
    </w:p>
    <w:p w14:paraId="4A959F34" w14:textId="77777777" w:rsidR="00224AA1" w:rsidRPr="00FD1845" w:rsidRDefault="00224AA1" w:rsidP="00224AA1">
      <w:pPr>
        <w:pStyle w:val="PargrafodaLista"/>
        <w:numPr>
          <w:ilvl w:val="0"/>
          <w:numId w:val="24"/>
        </w:numPr>
      </w:pPr>
      <w:r w:rsidRPr="00FD1845">
        <w:t>Verificar quais os desafios que foram realizados com sucesso pelos participantes</w:t>
      </w:r>
    </w:p>
    <w:p w14:paraId="69097943" w14:textId="77777777" w:rsidR="00224AA1" w:rsidRPr="00FD1845" w:rsidRDefault="00224AA1" w:rsidP="00224AA1">
      <w:pPr>
        <w:pStyle w:val="PargrafodaLista"/>
        <w:numPr>
          <w:ilvl w:val="0"/>
          <w:numId w:val="24"/>
        </w:numPr>
      </w:pPr>
      <w:r w:rsidRPr="00FD1845">
        <w:t>Calcular o Score Final e o Tempo Final com que cada participante acabou no final da competição</w:t>
      </w:r>
    </w:p>
    <w:p w14:paraId="2B7DE458" w14:textId="77777777" w:rsidR="00224AA1" w:rsidRPr="0024423E" w:rsidRDefault="00B9038D" w:rsidP="00224AA1">
      <w:pPr>
        <w:pStyle w:val="PargrafodaLista"/>
        <w:numPr>
          <w:ilvl w:val="0"/>
          <w:numId w:val="24"/>
        </w:numPr>
      </w:pPr>
      <w:r w:rsidRPr="0024423E">
        <w:t xml:space="preserve">Inserir ao registo do participante o </w:t>
      </w:r>
      <w:r w:rsidRPr="000D4A63">
        <w:rPr>
          <w:i/>
          <w:rPrChange w:id="2266" w:author="Rui Paredes" w:date="2018-09-15T21:29:00Z">
            <w:rPr/>
          </w:rPrChange>
        </w:rPr>
        <w:t>Score</w:t>
      </w:r>
      <w:r w:rsidRPr="0024423E">
        <w:t xml:space="preserve"> Final, o Tempo Final e a Posição em que ficaram na competição.</w:t>
      </w:r>
    </w:p>
    <w:p w14:paraId="3AA43B8A" w14:textId="77777777" w:rsidR="000D4A63" w:rsidRDefault="00B9038D">
      <w:pPr>
        <w:ind w:firstLine="360"/>
        <w:rPr>
          <w:ins w:id="2267" w:author="Rui Paredes" w:date="2018-09-15T21:30:00Z"/>
        </w:rPr>
        <w:pPrChange w:id="2268" w:author="Rui Paredes" w:date="2018-09-15T21:29:00Z">
          <w:pPr/>
        </w:pPrChange>
      </w:pPr>
      <w:r w:rsidRPr="0024423E">
        <w:t xml:space="preserve">A forma como é calculado o </w:t>
      </w:r>
      <w:del w:id="2269" w:author="Microsoft Office User" w:date="2018-09-14T19:11:00Z">
        <w:r w:rsidRPr="000D4A63" w:rsidDel="00FD1845">
          <w:rPr>
            <w:i/>
            <w:rPrChange w:id="2270" w:author="Rui Paredes" w:date="2018-09-15T21:29:00Z">
              <w:rPr/>
            </w:rPrChange>
          </w:rPr>
          <w:delText xml:space="preserve">Score </w:delText>
        </w:r>
      </w:del>
      <w:ins w:id="2271" w:author="Microsoft Office User" w:date="2018-09-14T19:11:00Z">
        <w:del w:id="2272" w:author="Rui Paredes" w:date="2018-09-15T21:29:00Z">
          <w:r w:rsidR="00FD1845" w:rsidRPr="000D4A63" w:rsidDel="000D4A63">
            <w:rPr>
              <w:i/>
              <w:rPrChange w:id="2273" w:author="Rui Paredes" w:date="2018-09-15T21:29:00Z">
                <w:rPr/>
              </w:rPrChange>
            </w:rPr>
            <w:delText>Resultado</w:delText>
          </w:r>
        </w:del>
      </w:ins>
      <w:ins w:id="2274" w:author="Rui Paredes" w:date="2018-09-15T21:29:00Z">
        <w:r w:rsidR="000D4A63" w:rsidRPr="000D4A63">
          <w:rPr>
            <w:i/>
            <w:rPrChange w:id="2275" w:author="Rui Paredes" w:date="2018-09-15T21:29:00Z">
              <w:rPr/>
            </w:rPrChange>
          </w:rPr>
          <w:t>Score</w:t>
        </w:r>
      </w:ins>
      <w:ins w:id="2276" w:author="Microsoft Office User" w:date="2018-09-14T19:11:00Z">
        <w:r w:rsidR="00FD1845" w:rsidRPr="00FD1845">
          <w:t xml:space="preserve"> </w:t>
        </w:r>
      </w:ins>
      <w:r w:rsidRPr="00FD1845">
        <w:t>Final de cada participante consiste na simples soma do score obtido na realização de cada desafio da competição, no caso do Tempo Final este é obtido verificando o maior valor de tempo registado na realização de um desafio, já que o tempo registado na conclusão de um desafio é a diferença entre a data do sistema no</w:t>
      </w:r>
      <w:r w:rsidRPr="0024423E">
        <w:t xml:space="preserve"> momento de conclusão e a data de inicio da competição, obtendo um valor em milissegundos. A posição de cada participante na competição é calculada usando o </w:t>
      </w:r>
      <w:del w:id="2277" w:author="Microsoft Office User" w:date="2018-09-14T19:11:00Z">
        <w:r w:rsidRPr="000D4A63" w:rsidDel="00FD1845">
          <w:rPr>
            <w:i/>
            <w:rPrChange w:id="2278" w:author="Rui Paredes" w:date="2018-09-15T21:30:00Z">
              <w:rPr/>
            </w:rPrChange>
          </w:rPr>
          <w:delText xml:space="preserve">Score </w:delText>
        </w:r>
      </w:del>
      <w:ins w:id="2279" w:author="Microsoft Office User" w:date="2018-09-14T19:11:00Z">
        <w:del w:id="2280" w:author="Rui Paredes" w:date="2018-09-15T21:30:00Z">
          <w:r w:rsidR="00FD1845" w:rsidRPr="000D4A63" w:rsidDel="000D4A63">
            <w:rPr>
              <w:i/>
              <w:rPrChange w:id="2281" w:author="Rui Paredes" w:date="2018-09-15T21:30:00Z">
                <w:rPr/>
              </w:rPrChange>
            </w:rPr>
            <w:delText>Resultado</w:delText>
          </w:r>
        </w:del>
      </w:ins>
      <w:ins w:id="2282" w:author="Rui Paredes" w:date="2018-09-15T21:30:00Z">
        <w:r w:rsidR="000D4A63" w:rsidRPr="000D4A63">
          <w:rPr>
            <w:i/>
            <w:rPrChange w:id="2283" w:author="Rui Paredes" w:date="2018-09-15T21:30:00Z">
              <w:rPr/>
            </w:rPrChange>
          </w:rPr>
          <w:t>Score</w:t>
        </w:r>
      </w:ins>
      <w:ins w:id="2284" w:author="Microsoft Office User" w:date="2018-09-14T19:11:00Z">
        <w:r w:rsidR="00FD1845" w:rsidRPr="00FD1845">
          <w:t xml:space="preserve"> </w:t>
        </w:r>
      </w:ins>
      <w:r w:rsidRPr="00FD1845">
        <w:t xml:space="preserve">Final e o Tempo Final, </w:t>
      </w:r>
    </w:p>
    <w:p w14:paraId="17ADD81E" w14:textId="6D8D7845" w:rsidR="009B2986" w:rsidRPr="00FD1845" w:rsidRDefault="00B9038D">
      <w:pPr>
        <w:ind w:firstLine="360"/>
        <w:pPrChange w:id="2285" w:author="Rui Paredes" w:date="2018-09-15T21:29:00Z">
          <w:pPr/>
        </w:pPrChange>
      </w:pPr>
      <w:del w:id="2286" w:author="Rui Paredes" w:date="2018-09-15T21:30:00Z">
        <w:r w:rsidRPr="00FD1845" w:rsidDel="000D4A63">
          <w:delText>q</w:delText>
        </w:r>
      </w:del>
      <w:ins w:id="2287" w:author="Rui Paredes" w:date="2018-09-15T21:30:00Z">
        <w:r w:rsidR="000D4A63">
          <w:t>Q</w:t>
        </w:r>
      </w:ins>
      <w:r w:rsidRPr="00FD1845">
        <w:t xml:space="preserve">uanto maior for o </w:t>
      </w:r>
      <w:del w:id="2288" w:author="Microsoft Office User" w:date="2018-09-14T19:11:00Z">
        <w:r w:rsidRPr="000D4A63" w:rsidDel="00FD1845">
          <w:rPr>
            <w:i/>
            <w:rPrChange w:id="2289" w:author="Rui Paredes" w:date="2018-09-15T21:30:00Z">
              <w:rPr/>
            </w:rPrChange>
          </w:rPr>
          <w:delText xml:space="preserve">Score </w:delText>
        </w:r>
      </w:del>
      <w:ins w:id="2290" w:author="Microsoft Office User" w:date="2018-09-14T19:11:00Z">
        <w:del w:id="2291" w:author="Rui Paredes" w:date="2018-09-15T21:30:00Z">
          <w:r w:rsidR="00FD1845" w:rsidRPr="000D4A63" w:rsidDel="000D4A63">
            <w:rPr>
              <w:i/>
              <w:rPrChange w:id="2292" w:author="Rui Paredes" w:date="2018-09-15T21:30:00Z">
                <w:rPr/>
              </w:rPrChange>
            </w:rPr>
            <w:delText>Resultado</w:delText>
          </w:r>
        </w:del>
      </w:ins>
      <w:ins w:id="2293" w:author="Rui Paredes" w:date="2018-09-15T21:30:00Z">
        <w:r w:rsidR="000D4A63">
          <w:rPr>
            <w:i/>
          </w:rPr>
          <w:t>Score</w:t>
        </w:r>
      </w:ins>
      <w:ins w:id="2294" w:author="Microsoft Office User" w:date="2018-09-14T19:11:00Z">
        <w:r w:rsidR="00FD1845" w:rsidRPr="00FD1845">
          <w:t xml:space="preserve"> </w:t>
        </w:r>
      </w:ins>
      <w:r w:rsidRPr="00FD1845">
        <w:t xml:space="preserve">Final e quanto menor for o Tempo Final, mais alto </w:t>
      </w:r>
      <w:r w:rsidR="009B2986" w:rsidRPr="00FD1845">
        <w:t xml:space="preserve">ficará na </w:t>
      </w:r>
      <w:del w:id="2295" w:author="Rui Paredes" w:date="2018-09-15T21:30:00Z">
        <w:r w:rsidR="009B2986" w:rsidRPr="00FD1845" w:rsidDel="000D4A63">
          <w:rPr>
            <w:i/>
            <w:rPrChange w:id="2296" w:author="Microsoft Office User" w:date="2018-09-14T19:11:00Z">
              <w:rPr/>
            </w:rPrChange>
          </w:rPr>
          <w:delText>Leaderboard</w:delText>
        </w:r>
        <w:r w:rsidR="009B2986" w:rsidRPr="00FD1845" w:rsidDel="000D4A63">
          <w:delText xml:space="preserve"> </w:delText>
        </w:r>
      </w:del>
      <w:ins w:id="2297" w:author="Rui Paredes" w:date="2018-09-15T21:30:00Z">
        <w:r w:rsidR="000D4A63">
          <w:t>tabela de Classificações</w:t>
        </w:r>
        <w:r w:rsidR="000D4A63" w:rsidRPr="00FD1845">
          <w:t xml:space="preserve"> </w:t>
        </w:r>
      </w:ins>
      <w:r w:rsidR="009B2986" w:rsidRPr="00FD1845">
        <w:t>o participante.</w:t>
      </w:r>
    </w:p>
    <w:p w14:paraId="0348A9B4" w14:textId="472A7209" w:rsidR="009B2986" w:rsidRPr="007B3A76" w:rsidRDefault="009B2986">
      <w:pPr>
        <w:ind w:firstLine="360"/>
        <w:pPrChange w:id="2298" w:author="Rui Paredes" w:date="2018-09-15T17:26:00Z">
          <w:pPr/>
        </w:pPrChange>
      </w:pPr>
      <w:r w:rsidRPr="0024423E">
        <w:lastRenderedPageBreak/>
        <w:t xml:space="preserve">Dado que o valor do Tempo Final está em milissegundos, de forma a ser apresentado de uma forma mais “amigável” aos utilizadores, foi feita uma conversão de milissegundos para </w:t>
      </w:r>
      <w:ins w:id="2299" w:author="Microsoft Office User" w:date="2018-09-14T19:11:00Z">
        <w:r w:rsidR="00FD1845">
          <w:t>d</w:t>
        </w:r>
      </w:ins>
      <w:del w:id="2300" w:author="Microsoft Office User" w:date="2018-09-14T19:11:00Z">
        <w:r w:rsidRPr="00FD1845" w:rsidDel="00FD1845">
          <w:delText>D</w:delText>
        </w:r>
      </w:del>
      <w:r w:rsidRPr="00FD1845">
        <w:t>ias, horas, minutos e segundos. A fór</w:t>
      </w:r>
      <w:r w:rsidRPr="0024423E">
        <w:t xml:space="preserve">mula usada para esta conversão pode ser observada na </w:t>
      </w:r>
      <w:ins w:id="2301" w:author="Rui Paredes" w:date="2018-09-15T22:35:00Z">
        <w:r w:rsidR="001106AC">
          <w:fldChar w:fldCharType="begin"/>
        </w:r>
        <w:r w:rsidR="001106AC">
          <w:instrText xml:space="preserve"> REF _Ref524814281 \h </w:instrText>
        </w:r>
      </w:ins>
      <w:r w:rsidR="001106AC">
        <w:fldChar w:fldCharType="separate"/>
      </w:r>
      <w:ins w:id="2302" w:author="Rui Paredes" w:date="2018-09-15T22:37:00Z">
        <w:r w:rsidR="00943741" w:rsidRPr="003D741E">
          <w:t xml:space="preserve">Figura </w:t>
        </w:r>
        <w:r w:rsidR="00943741">
          <w:rPr>
            <w:noProof/>
          </w:rPr>
          <w:t>18</w:t>
        </w:r>
      </w:ins>
      <w:ins w:id="2303" w:author="Rui Paredes" w:date="2018-09-15T22:35:00Z">
        <w:r w:rsidR="001106AC">
          <w:fldChar w:fldCharType="end"/>
        </w:r>
      </w:ins>
      <w:r w:rsidRPr="00373568">
        <w:fldChar w:fldCharType="begin"/>
      </w:r>
      <w:r w:rsidRPr="007B3A76">
        <w:instrText xml:space="preserve"> REF _Ref524648517 \h </w:instrText>
      </w:r>
      <w:del w:id="2304" w:author="Rui Paredes" w:date="2018-09-15T22:04:00Z">
        <w:r w:rsidRPr="00373568">
          <w:rPr>
            <w:rPrChange w:id="2305" w:author="Microsoft Office User" w:date="2018-09-14T15:51:00Z">
              <w:rPr/>
            </w:rPrChange>
          </w:rPr>
          <w:fldChar w:fldCharType="separate"/>
        </w:r>
      </w:del>
      <w:del w:id="2306" w:author="Rui Paredes" w:date="2018-09-15T18:23:00Z">
        <w:r w:rsidR="009574D0" w:rsidRPr="00373568" w:rsidDel="000B0251">
          <w:delText xml:space="preserve">Figura </w:delText>
        </w:r>
        <w:r w:rsidR="009574D0" w:rsidRPr="007B3A76" w:rsidDel="000B0251">
          <w:rPr>
            <w:rPrChange w:id="2307" w:author="Microsoft Office User" w:date="2018-09-14T15:51:00Z">
              <w:rPr>
                <w:noProof/>
              </w:rPr>
            </w:rPrChange>
          </w:rPr>
          <w:delText>17</w:delText>
        </w:r>
      </w:del>
      <w:r w:rsidRPr="00373568">
        <w:fldChar w:fldCharType="end"/>
      </w:r>
      <w:r w:rsidRPr="007B3A76">
        <w:t>.</w:t>
      </w:r>
    </w:p>
    <w:p w14:paraId="15A317B7" w14:textId="77777777" w:rsidR="009B2986" w:rsidRPr="003D741E" w:rsidRDefault="00596ECC" w:rsidP="00596ECC">
      <w:pPr>
        <w:spacing w:line="240" w:lineRule="auto"/>
        <w:jc w:val="left"/>
      </w:pPr>
      <w:del w:id="2308" w:author="Rui Paredes" w:date="2018-09-15T18:51:00Z">
        <w:r w:rsidRPr="00373568" w:rsidDel="00490F38">
          <w:br w:type="page"/>
        </w:r>
      </w:del>
    </w:p>
    <w:p w14:paraId="2CD1793D" w14:textId="6919AB6E" w:rsidR="009B2986" w:rsidRPr="007B3A76" w:rsidDel="00DA0DF7" w:rsidRDefault="009B2986" w:rsidP="009B2986">
      <w:pPr>
        <w:pStyle w:val="Legenda"/>
        <w:keepNext/>
        <w:rPr>
          <w:del w:id="2309" w:author="Rui Paredes" w:date="2018-09-15T21:33:00Z"/>
        </w:rPr>
      </w:pPr>
      <w:bookmarkStart w:id="2310" w:name="_Ref524648517"/>
      <w:bookmarkStart w:id="2311" w:name="_Toc524679915"/>
      <w:del w:id="2312" w:author="Rui Paredes" w:date="2018-09-15T21:33:00Z">
        <w:r w:rsidRPr="003D741E" w:rsidDel="00DA0DF7">
          <w:delText xml:space="preserve">Figura </w:delText>
        </w:r>
        <w:r w:rsidRPr="00373568" w:rsidDel="00DA0DF7">
          <w:rPr>
            <w:i w:val="0"/>
            <w:iCs w:val="0"/>
          </w:rPr>
          <w:fldChar w:fldCharType="begin"/>
        </w:r>
        <w:r w:rsidRPr="007B3A76" w:rsidDel="00DA0DF7">
          <w:delInstrText xml:space="preserve"> SEQ Figura \* ARABIC </w:delInstrText>
        </w:r>
        <w:r w:rsidRPr="00373568" w:rsidDel="00DA0DF7">
          <w:rPr>
            <w:i w:val="0"/>
            <w:iCs w:val="0"/>
            <w:rPrChange w:id="2313" w:author="Microsoft Office User" w:date="2018-09-14T15:51:00Z">
              <w:rPr>
                <w:i w:val="0"/>
                <w:iCs w:val="0"/>
              </w:rPr>
            </w:rPrChange>
          </w:rPr>
          <w:fldChar w:fldCharType="separate"/>
        </w:r>
      </w:del>
      <w:del w:id="2314" w:author="Rui Paredes" w:date="2018-09-15T18:23:00Z">
        <w:r w:rsidR="009574D0" w:rsidRPr="007B3A76" w:rsidDel="000B0251">
          <w:rPr>
            <w:i w:val="0"/>
            <w:iCs w:val="0"/>
            <w:noProof/>
          </w:rPr>
          <w:delText>17</w:delText>
        </w:r>
      </w:del>
      <w:del w:id="2315" w:author="Rui Paredes" w:date="2018-09-15T21:33:00Z">
        <w:r w:rsidRPr="00373568" w:rsidDel="00DA0DF7">
          <w:rPr>
            <w:i w:val="0"/>
            <w:iCs w:val="0"/>
          </w:rPr>
          <w:fldChar w:fldCharType="end"/>
        </w:r>
        <w:bookmarkEnd w:id="2310"/>
        <w:r w:rsidRPr="007B3A76" w:rsidDel="00DA0DF7">
          <w:delText xml:space="preserve"> - Conversão de milissegundos para Dias, horas, minutos e segundos</w:delText>
        </w:r>
        <w:bookmarkEnd w:id="2311"/>
      </w:del>
    </w:p>
    <w:p w14:paraId="7B24D4A6" w14:textId="77777777" w:rsidR="009B2986" w:rsidRPr="007B3A76" w:rsidRDefault="009B2986" w:rsidP="00B9038D">
      <w:r w:rsidRPr="007B3A76">
        <w:rPr>
          <w:noProof/>
          <w:rPrChange w:id="2316" w:author="Microsoft Office User" w:date="2018-09-14T15:51:00Z">
            <w:rPr>
              <w:noProof/>
            </w:rPr>
          </w:rPrChange>
        </w:rPr>
        <w:drawing>
          <wp:inline distT="0" distB="0" distL="0" distR="0" wp14:anchorId="14F2D22F" wp14:editId="427612BE">
            <wp:extent cx="5980430" cy="1529715"/>
            <wp:effectExtent l="0" t="0" r="127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430" cy="1529715"/>
                    </a:xfrm>
                    <a:prstGeom prst="rect">
                      <a:avLst/>
                    </a:prstGeom>
                  </pic:spPr>
                </pic:pic>
              </a:graphicData>
            </a:graphic>
          </wp:inline>
        </w:drawing>
      </w:r>
    </w:p>
    <w:p w14:paraId="18D28D28" w14:textId="171C8E72" w:rsidR="00DA0DF7" w:rsidRPr="007B3A76" w:rsidRDefault="00DA0DF7" w:rsidP="00DA0DF7">
      <w:pPr>
        <w:pStyle w:val="Legenda"/>
        <w:keepNext/>
        <w:rPr>
          <w:ins w:id="2317" w:author="Rui Paredes" w:date="2018-09-15T21:33:00Z"/>
        </w:rPr>
      </w:pPr>
      <w:bookmarkStart w:id="2318" w:name="_Ref524814281"/>
      <w:bookmarkStart w:id="2319" w:name="_Toc524814461"/>
      <w:ins w:id="2320" w:author="Rui Paredes" w:date="2018-09-15T21:33:00Z">
        <w:r w:rsidRPr="003D741E">
          <w:t xml:space="preserve">Figura </w:t>
        </w:r>
        <w:r w:rsidRPr="00373568">
          <w:fldChar w:fldCharType="begin"/>
        </w:r>
        <w:r w:rsidRPr="007B3A76">
          <w:instrText xml:space="preserve"> SEQ Figura \* ARABIC </w:instrText>
        </w:r>
        <w:r w:rsidRPr="00373568">
          <w:fldChar w:fldCharType="separate"/>
        </w:r>
      </w:ins>
      <w:ins w:id="2321" w:author="Rui Paredes" w:date="2018-09-15T22:37:00Z">
        <w:r w:rsidR="00943741">
          <w:rPr>
            <w:noProof/>
          </w:rPr>
          <w:t>18</w:t>
        </w:r>
      </w:ins>
      <w:ins w:id="2322" w:author="Rui Paredes" w:date="2018-09-15T21:33:00Z">
        <w:r w:rsidRPr="00373568">
          <w:fldChar w:fldCharType="end"/>
        </w:r>
        <w:bookmarkEnd w:id="2318"/>
        <w:r w:rsidRPr="007B3A76">
          <w:t xml:space="preserve"> - Conversão de milissegundos para Dias, horas, minutos e segundos</w:t>
        </w:r>
        <w:bookmarkEnd w:id="2319"/>
      </w:ins>
    </w:p>
    <w:p w14:paraId="4EFEED0C" w14:textId="77777777" w:rsidR="00B9038D" w:rsidRPr="00373568" w:rsidRDefault="00B9038D" w:rsidP="00B9038D"/>
    <w:p w14:paraId="24D8D23B" w14:textId="77777777" w:rsidR="009B2986" w:rsidRPr="003D741E" w:rsidRDefault="009B2986" w:rsidP="009B2986">
      <w:pPr>
        <w:pStyle w:val="Cabealho2"/>
        <w:rPr>
          <w:i/>
        </w:rPr>
      </w:pPr>
      <w:bookmarkStart w:id="2323" w:name="_Toc524814423"/>
      <w:r w:rsidRPr="003D741E">
        <w:t xml:space="preserve">Interfaces da aplicação </w:t>
      </w:r>
      <w:r w:rsidRPr="003D741E">
        <w:rPr>
          <w:i/>
        </w:rPr>
        <w:t>web</w:t>
      </w:r>
      <w:bookmarkEnd w:id="2323"/>
    </w:p>
    <w:p w14:paraId="2D05F85A" w14:textId="77777777" w:rsidR="008F7ED9" w:rsidRPr="009A7A5E" w:rsidRDefault="008F7ED9" w:rsidP="008F7ED9"/>
    <w:p w14:paraId="59156325" w14:textId="77777777" w:rsidR="00B9038D" w:rsidRPr="001134F2" w:rsidRDefault="00F12B85" w:rsidP="008F7ED9">
      <w:pPr>
        <w:ind w:firstLine="576"/>
      </w:pPr>
      <w:r w:rsidRPr="009A7A5E">
        <w:t>Nesta fase vão ser abordadas as várias interfaces que fazem parte do projeto de forma a obter uma melhor compreensão das várias funcionalidades presentes em cada uma delas e da interação que os utilizadores irão ter com as mesmas.</w:t>
      </w:r>
    </w:p>
    <w:p w14:paraId="2489631A" w14:textId="77777777" w:rsidR="008F7ED9" w:rsidRPr="0069401A" w:rsidRDefault="008F7ED9" w:rsidP="00B9038D"/>
    <w:p w14:paraId="45AB9C0F" w14:textId="77777777" w:rsidR="008F7ED9" w:rsidRPr="008D0FAA" w:rsidRDefault="008F7ED9" w:rsidP="008F7ED9">
      <w:pPr>
        <w:pStyle w:val="Cabealho3"/>
      </w:pPr>
      <w:bookmarkStart w:id="2324" w:name="_Toc524814424"/>
      <w:r w:rsidRPr="008D0FAA">
        <w:t>Homepage (Interface Inicial)</w:t>
      </w:r>
      <w:bookmarkEnd w:id="2324"/>
    </w:p>
    <w:p w14:paraId="638ECD74" w14:textId="3648DE37" w:rsidR="008F7ED9" w:rsidRPr="0041216C" w:rsidDel="00DA0DF7" w:rsidRDefault="008F7ED9" w:rsidP="008F7ED9">
      <w:pPr>
        <w:ind w:firstLine="708"/>
        <w:rPr>
          <w:del w:id="2325" w:author="Rui Paredes" w:date="2018-09-15T21:34:00Z"/>
        </w:rPr>
      </w:pPr>
      <w:r w:rsidRPr="008D0FAA">
        <w:t>Primeira interface apresen</w:t>
      </w:r>
      <w:r w:rsidRPr="00120608">
        <w:t xml:space="preserve">tada ao utilizador assim que acede à aplicação, mesmo que ainda não tenha feito </w:t>
      </w:r>
      <w:r w:rsidRPr="00120608">
        <w:rPr>
          <w:i/>
        </w:rPr>
        <w:t xml:space="preserve">login </w:t>
      </w:r>
      <w:r w:rsidRPr="00626023">
        <w:t xml:space="preserve">ou </w:t>
      </w:r>
      <w:r w:rsidRPr="00626023">
        <w:rPr>
          <w:i/>
        </w:rPr>
        <w:t>signup</w:t>
      </w:r>
      <w:r w:rsidRPr="0088144F">
        <w:t xml:space="preserve"> na mesma, podendo ser </w:t>
      </w:r>
      <w:r w:rsidR="006E0821" w:rsidRPr="0041216C">
        <w:t>observada</w:t>
      </w:r>
      <w:r w:rsidRPr="0041216C">
        <w:t xml:space="preserve"> na </w:t>
      </w:r>
      <w:ins w:id="2326" w:author="Rui Paredes" w:date="2018-09-15T22:36:00Z">
        <w:r w:rsidR="001106AC">
          <w:fldChar w:fldCharType="begin"/>
        </w:r>
        <w:r w:rsidR="001106AC">
          <w:instrText xml:space="preserve"> REF _Ref524814296 \h </w:instrText>
        </w:r>
      </w:ins>
      <w:r w:rsidR="001106AC">
        <w:fldChar w:fldCharType="separate"/>
      </w:r>
      <w:ins w:id="2327" w:author="Rui Paredes" w:date="2018-09-15T22:37:00Z">
        <w:r w:rsidR="00943741" w:rsidRPr="00FD1845">
          <w:t xml:space="preserve">Figura </w:t>
        </w:r>
        <w:r w:rsidR="00943741">
          <w:rPr>
            <w:noProof/>
          </w:rPr>
          <w:t>19</w:t>
        </w:r>
      </w:ins>
      <w:ins w:id="2328" w:author="Rui Paredes" w:date="2018-09-15T22:36:00Z">
        <w:r w:rsidR="001106AC">
          <w:fldChar w:fldCharType="end"/>
        </w:r>
        <w:r w:rsidR="001106AC">
          <w:t>.</w:t>
        </w:r>
      </w:ins>
      <w:r w:rsidRPr="0041216C">
        <w:t xml:space="preserve">  </w:t>
      </w:r>
    </w:p>
    <w:p w14:paraId="786CCB74" w14:textId="77777777" w:rsidR="008F7ED9" w:rsidRPr="007215B1" w:rsidRDefault="008F7ED9">
      <w:pPr>
        <w:ind w:firstLine="708"/>
        <w:pPrChange w:id="2329" w:author="Rui Paredes" w:date="2018-09-15T21:34:00Z">
          <w:pPr/>
        </w:pPrChange>
      </w:pPr>
    </w:p>
    <w:p w14:paraId="00C62C10" w14:textId="77777777" w:rsidR="00596ECC" w:rsidRPr="00FD1845" w:rsidRDefault="008F7ED9" w:rsidP="00596ECC">
      <w:pPr>
        <w:ind w:firstLine="708"/>
      </w:pPr>
      <w:r w:rsidRPr="007215B1">
        <w:t>O objetivo principal desta interface é dar as boas vindas ao utilizador à aplicação, sendo ainda apresentadas possibilida</w:t>
      </w:r>
      <w:r w:rsidRPr="00952E36">
        <w:t xml:space="preserve">des de realizar </w:t>
      </w:r>
      <w:r w:rsidRPr="00FD1845">
        <w:rPr>
          <w:i/>
        </w:rPr>
        <w:t xml:space="preserve">Login, </w:t>
      </w:r>
      <w:r w:rsidRPr="00FD1845">
        <w:t>caso este já possua conta na aplicação, ou registar</w:t>
      </w:r>
      <w:del w:id="2330" w:author="Microsoft Office User" w:date="2018-09-14T19:12:00Z">
        <w:r w:rsidRPr="00FD1845" w:rsidDel="00FD1845">
          <w:delText xml:space="preserve"> </w:delText>
        </w:r>
      </w:del>
      <w:r w:rsidRPr="00FD1845">
        <w:t xml:space="preserve">-se na mesma, podendo depois aceder à secção das competições ou às sugestões de desafios através da mesma. </w:t>
      </w:r>
    </w:p>
    <w:p w14:paraId="4D950C4C" w14:textId="77777777" w:rsidR="00596ECC" w:rsidRPr="00FD1845" w:rsidRDefault="00596ECC" w:rsidP="00596ECC">
      <w:pPr>
        <w:spacing w:line="240" w:lineRule="auto"/>
        <w:jc w:val="left"/>
      </w:pPr>
      <w:r w:rsidRPr="00FD1845">
        <w:br w:type="page"/>
      </w:r>
    </w:p>
    <w:p w14:paraId="6A059913" w14:textId="7F4B00E2" w:rsidR="00945CF3" w:rsidRPr="007B3A76" w:rsidDel="00DA0DF7" w:rsidRDefault="00945CF3" w:rsidP="00945CF3">
      <w:pPr>
        <w:pStyle w:val="Legenda"/>
        <w:keepNext/>
        <w:rPr>
          <w:del w:id="2331" w:author="Rui Paredes" w:date="2018-09-15T21:34:00Z"/>
        </w:rPr>
      </w:pPr>
      <w:bookmarkStart w:id="2332" w:name="_Toc524679916"/>
      <w:del w:id="2333" w:author="Rui Paredes" w:date="2018-09-15T21:34:00Z">
        <w:r w:rsidRPr="00FD1845" w:rsidDel="00DA0DF7">
          <w:lastRenderedPageBreak/>
          <w:delText xml:space="preserve">Figura </w:delText>
        </w:r>
        <w:r w:rsidRPr="00373568" w:rsidDel="00DA0DF7">
          <w:rPr>
            <w:i w:val="0"/>
            <w:iCs w:val="0"/>
          </w:rPr>
          <w:fldChar w:fldCharType="begin"/>
        </w:r>
        <w:r w:rsidRPr="007B3A76" w:rsidDel="00DA0DF7">
          <w:delInstrText xml:space="preserve"> SEQ Figura \* ARABIC </w:delInstrText>
        </w:r>
        <w:r w:rsidRPr="00373568" w:rsidDel="00DA0DF7">
          <w:rPr>
            <w:i w:val="0"/>
            <w:iCs w:val="0"/>
            <w:rPrChange w:id="2334" w:author="Microsoft Office User" w:date="2018-09-14T15:51:00Z">
              <w:rPr>
                <w:i w:val="0"/>
                <w:iCs w:val="0"/>
              </w:rPr>
            </w:rPrChange>
          </w:rPr>
          <w:fldChar w:fldCharType="separate"/>
        </w:r>
      </w:del>
      <w:del w:id="2335" w:author="Rui Paredes" w:date="2018-09-15T18:23:00Z">
        <w:r w:rsidR="009574D0" w:rsidRPr="007B3A76" w:rsidDel="000B0251">
          <w:rPr>
            <w:i w:val="0"/>
            <w:iCs w:val="0"/>
            <w:noProof/>
          </w:rPr>
          <w:delText>18</w:delText>
        </w:r>
      </w:del>
      <w:del w:id="2336" w:author="Rui Paredes" w:date="2018-09-15T21:34:00Z">
        <w:r w:rsidRPr="00373568" w:rsidDel="00DA0DF7">
          <w:rPr>
            <w:i w:val="0"/>
            <w:iCs w:val="0"/>
          </w:rPr>
          <w:fldChar w:fldCharType="end"/>
        </w:r>
        <w:r w:rsidRPr="007B3A76" w:rsidDel="00DA0DF7">
          <w:delText xml:space="preserve"> - Interface Inicial</w:delText>
        </w:r>
        <w:bookmarkEnd w:id="2332"/>
      </w:del>
    </w:p>
    <w:p w14:paraId="73CE4E8F" w14:textId="77777777" w:rsidR="008F7ED9" w:rsidRPr="007B3A76" w:rsidRDefault="00945CF3" w:rsidP="00945CF3">
      <w:pPr>
        <w:ind w:firstLine="708"/>
        <w:jc w:val="center"/>
      </w:pPr>
      <w:r w:rsidRPr="007B3A76">
        <w:rPr>
          <w:noProof/>
          <w:rPrChange w:id="2337" w:author="Microsoft Office User" w:date="2018-09-14T15:51:00Z">
            <w:rPr>
              <w:noProof/>
            </w:rPr>
          </w:rPrChange>
        </w:rPr>
        <w:drawing>
          <wp:inline distT="0" distB="0" distL="0" distR="0" wp14:anchorId="46B9C94E" wp14:editId="606C9DB6">
            <wp:extent cx="5980430" cy="1961515"/>
            <wp:effectExtent l="0" t="0" r="127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0430" cy="1961515"/>
                    </a:xfrm>
                    <a:prstGeom prst="rect">
                      <a:avLst/>
                    </a:prstGeom>
                  </pic:spPr>
                </pic:pic>
              </a:graphicData>
            </a:graphic>
          </wp:inline>
        </w:drawing>
      </w:r>
    </w:p>
    <w:p w14:paraId="7B6DEB43" w14:textId="46FD8523" w:rsidR="00DA0DF7" w:rsidRPr="007B3A76" w:rsidRDefault="00DA0DF7" w:rsidP="00DA0DF7">
      <w:pPr>
        <w:pStyle w:val="Legenda"/>
        <w:keepNext/>
        <w:rPr>
          <w:ins w:id="2338" w:author="Rui Paredes" w:date="2018-09-15T21:34:00Z"/>
        </w:rPr>
      </w:pPr>
      <w:bookmarkStart w:id="2339" w:name="_Ref524814296"/>
      <w:bookmarkStart w:id="2340" w:name="_Toc524814462"/>
      <w:ins w:id="2341" w:author="Rui Paredes" w:date="2018-09-15T21:34:00Z">
        <w:r w:rsidRPr="00FD1845">
          <w:t xml:space="preserve">Figura </w:t>
        </w:r>
        <w:r w:rsidRPr="00373568">
          <w:fldChar w:fldCharType="begin"/>
        </w:r>
        <w:r w:rsidRPr="007B3A76">
          <w:instrText xml:space="preserve"> SEQ Figura \* ARABIC </w:instrText>
        </w:r>
        <w:r w:rsidRPr="00373568">
          <w:fldChar w:fldCharType="separate"/>
        </w:r>
      </w:ins>
      <w:ins w:id="2342" w:author="Rui Paredes" w:date="2018-09-15T22:37:00Z">
        <w:r w:rsidR="00943741">
          <w:rPr>
            <w:noProof/>
          </w:rPr>
          <w:t>19</w:t>
        </w:r>
      </w:ins>
      <w:ins w:id="2343" w:author="Rui Paredes" w:date="2018-09-15T21:34:00Z">
        <w:r w:rsidRPr="00373568">
          <w:fldChar w:fldCharType="end"/>
        </w:r>
        <w:bookmarkEnd w:id="2339"/>
        <w:r w:rsidRPr="007B3A76">
          <w:t xml:space="preserve"> - Interface Inicial</w:t>
        </w:r>
        <w:bookmarkEnd w:id="2340"/>
      </w:ins>
    </w:p>
    <w:p w14:paraId="4CA8A9ED" w14:textId="77777777" w:rsidR="00F12B85" w:rsidRPr="00373568" w:rsidRDefault="00F12B85" w:rsidP="00B9038D"/>
    <w:p w14:paraId="7D8BCB2D" w14:textId="484DF755" w:rsidR="00945CF3" w:rsidRPr="003D741E" w:rsidRDefault="00945CF3" w:rsidP="00945CF3">
      <w:pPr>
        <w:pStyle w:val="Cabealho3"/>
      </w:pPr>
      <w:bookmarkStart w:id="2344" w:name="_Toc524814425"/>
      <w:r w:rsidRPr="003D741E">
        <w:t xml:space="preserve">Interface </w:t>
      </w:r>
      <w:ins w:id="2345" w:author="Microsoft Office User" w:date="2018-09-14T19:13:00Z">
        <w:r w:rsidR="00FD1845">
          <w:t xml:space="preserve">de </w:t>
        </w:r>
      </w:ins>
      <w:r w:rsidRPr="003D741E">
        <w:t>Registo</w:t>
      </w:r>
      <w:bookmarkEnd w:id="2344"/>
    </w:p>
    <w:p w14:paraId="76FE74A1" w14:textId="1475A152" w:rsidR="00945CF3" w:rsidRPr="007B3A76" w:rsidRDefault="00945CF3">
      <w:pPr>
        <w:ind w:firstLine="708"/>
        <w:pPrChange w:id="2346" w:author="Rui Paredes" w:date="2018-09-15T21:34:00Z">
          <w:pPr/>
        </w:pPrChange>
      </w:pPr>
      <w:r w:rsidRPr="003D741E">
        <w:t>Caso o utilizador se sentir tentado a testar a aplicação, este pode dirigir</w:t>
      </w:r>
      <w:del w:id="2347" w:author="Microsoft Office User" w:date="2018-09-14T19:12:00Z">
        <w:r w:rsidRPr="003D741E" w:rsidDel="00FD1845">
          <w:delText xml:space="preserve"> </w:delText>
        </w:r>
      </w:del>
      <w:r w:rsidRPr="003D741E">
        <w:t xml:space="preserve">-se à página de registo, ilustrada na </w:t>
      </w:r>
      <w:ins w:id="2348" w:author="Rui Paredes" w:date="2018-09-15T22:36:00Z">
        <w:r w:rsidR="001106AC">
          <w:fldChar w:fldCharType="begin"/>
        </w:r>
        <w:r w:rsidR="001106AC">
          <w:instrText xml:space="preserve"> REF _Ref524814308 \h </w:instrText>
        </w:r>
      </w:ins>
      <w:r w:rsidR="001106AC">
        <w:fldChar w:fldCharType="separate"/>
      </w:r>
      <w:ins w:id="2349" w:author="Rui Paredes" w:date="2018-09-15T22:37:00Z">
        <w:r w:rsidR="00943741" w:rsidRPr="003D741E">
          <w:t xml:space="preserve">Figura </w:t>
        </w:r>
        <w:r w:rsidR="00943741">
          <w:rPr>
            <w:noProof/>
          </w:rPr>
          <w:t>20</w:t>
        </w:r>
      </w:ins>
      <w:ins w:id="2350" w:author="Rui Paredes" w:date="2018-09-15T22:36:00Z">
        <w:r w:rsidR="001106AC">
          <w:fldChar w:fldCharType="end"/>
        </w:r>
      </w:ins>
      <w:r w:rsidRPr="00373568">
        <w:fldChar w:fldCharType="begin"/>
      </w:r>
      <w:r w:rsidRPr="007B3A76">
        <w:instrText xml:space="preserve"> REF _Ref524660143 \h </w:instrText>
      </w:r>
      <w:del w:id="2351" w:author="Rui Paredes" w:date="2018-09-15T22:04:00Z">
        <w:r w:rsidRPr="00373568">
          <w:rPr>
            <w:rPrChange w:id="2352" w:author="Microsoft Office User" w:date="2018-09-14T15:51:00Z">
              <w:rPr/>
            </w:rPrChange>
          </w:rPr>
          <w:fldChar w:fldCharType="separate"/>
        </w:r>
      </w:del>
      <w:del w:id="2353" w:author="Rui Paredes" w:date="2018-09-15T18:23:00Z">
        <w:r w:rsidR="009574D0" w:rsidRPr="00373568" w:rsidDel="000B0251">
          <w:delText xml:space="preserve">Figura </w:delText>
        </w:r>
        <w:r w:rsidR="009574D0" w:rsidRPr="007B3A76" w:rsidDel="000B0251">
          <w:rPr>
            <w:rPrChange w:id="2354" w:author="Microsoft Office User" w:date="2018-09-14T15:51:00Z">
              <w:rPr>
                <w:noProof/>
              </w:rPr>
            </w:rPrChange>
          </w:rPr>
          <w:delText>19</w:delText>
        </w:r>
      </w:del>
      <w:r w:rsidRPr="00373568">
        <w:fldChar w:fldCharType="end"/>
      </w:r>
      <w:r w:rsidRPr="007B3A76">
        <w:t>, onde poderá criar a conta que irá usar para poder aceder às várias funcionalidades que a aplicação o autoriza.</w:t>
      </w:r>
    </w:p>
    <w:p w14:paraId="1ACD4B49" w14:textId="77777777" w:rsidR="00945CF3" w:rsidRPr="00373568" w:rsidRDefault="00945CF3" w:rsidP="00945CF3"/>
    <w:p w14:paraId="50CE00AB" w14:textId="24387916" w:rsidR="00945CF3" w:rsidRPr="00373568" w:rsidDel="00DA0DF7" w:rsidRDefault="00945CF3" w:rsidP="00945CF3">
      <w:pPr>
        <w:pStyle w:val="Legenda"/>
        <w:keepNext/>
        <w:rPr>
          <w:del w:id="2355" w:author="Rui Paredes" w:date="2018-09-15T21:34:00Z"/>
        </w:rPr>
      </w:pPr>
      <w:bookmarkStart w:id="2356" w:name="_Ref524660143"/>
      <w:bookmarkStart w:id="2357" w:name="_Ref524660128"/>
      <w:bookmarkStart w:id="2358" w:name="_Toc524679917"/>
      <w:del w:id="2359" w:author="Rui Paredes" w:date="2018-09-15T21:34:00Z">
        <w:r w:rsidRPr="003D741E" w:rsidDel="00DA0DF7">
          <w:delText xml:space="preserve">Figura </w:delText>
        </w:r>
        <w:r w:rsidRPr="00373568" w:rsidDel="00DA0DF7">
          <w:rPr>
            <w:i w:val="0"/>
            <w:iCs w:val="0"/>
          </w:rPr>
          <w:fldChar w:fldCharType="begin"/>
        </w:r>
        <w:r w:rsidRPr="007B3A76" w:rsidDel="00DA0DF7">
          <w:delInstrText xml:space="preserve"> SEQ Figura \* ARABIC </w:delInstrText>
        </w:r>
        <w:r w:rsidRPr="00373568" w:rsidDel="00DA0DF7">
          <w:rPr>
            <w:i w:val="0"/>
            <w:iCs w:val="0"/>
            <w:rPrChange w:id="2360" w:author="Microsoft Office User" w:date="2018-09-14T15:51:00Z">
              <w:rPr>
                <w:i w:val="0"/>
                <w:iCs w:val="0"/>
              </w:rPr>
            </w:rPrChange>
          </w:rPr>
          <w:fldChar w:fldCharType="separate"/>
        </w:r>
      </w:del>
      <w:del w:id="2361" w:author="Rui Paredes" w:date="2018-09-15T18:23:00Z">
        <w:r w:rsidR="009574D0" w:rsidRPr="007B3A76" w:rsidDel="000B0251">
          <w:rPr>
            <w:i w:val="0"/>
            <w:iCs w:val="0"/>
            <w:noProof/>
          </w:rPr>
          <w:delText>19</w:delText>
        </w:r>
      </w:del>
      <w:del w:id="2362" w:author="Rui Paredes" w:date="2018-09-15T21:34:00Z">
        <w:r w:rsidRPr="00373568" w:rsidDel="00DA0DF7">
          <w:rPr>
            <w:i w:val="0"/>
            <w:iCs w:val="0"/>
          </w:rPr>
          <w:fldChar w:fldCharType="end"/>
        </w:r>
        <w:bookmarkEnd w:id="2356"/>
        <w:r w:rsidRPr="007B3A76" w:rsidDel="00DA0DF7">
          <w:delText xml:space="preserve"> - Int</w:delText>
        </w:r>
        <w:r w:rsidRPr="00373568" w:rsidDel="00DA0DF7">
          <w:delText>erface de Registo</w:delText>
        </w:r>
        <w:bookmarkEnd w:id="2357"/>
        <w:bookmarkEnd w:id="2358"/>
      </w:del>
    </w:p>
    <w:p w14:paraId="09FC6F19" w14:textId="77777777" w:rsidR="00F12B85" w:rsidRPr="007B3A76" w:rsidRDefault="00945CF3" w:rsidP="00945CF3">
      <w:pPr>
        <w:jc w:val="center"/>
      </w:pPr>
      <w:r w:rsidRPr="007B3A76">
        <w:rPr>
          <w:noProof/>
          <w:rPrChange w:id="2363" w:author="Microsoft Office User" w:date="2018-09-14T15:51:00Z">
            <w:rPr>
              <w:noProof/>
            </w:rPr>
          </w:rPrChange>
        </w:rPr>
        <w:drawing>
          <wp:inline distT="0" distB="0" distL="0" distR="0" wp14:anchorId="41EB29EE" wp14:editId="75B46EFE">
            <wp:extent cx="5980430" cy="1735455"/>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0430" cy="1735455"/>
                    </a:xfrm>
                    <a:prstGeom prst="rect">
                      <a:avLst/>
                    </a:prstGeom>
                  </pic:spPr>
                </pic:pic>
              </a:graphicData>
            </a:graphic>
          </wp:inline>
        </w:drawing>
      </w:r>
    </w:p>
    <w:p w14:paraId="258A016F" w14:textId="577ECB35" w:rsidR="00DA0DF7" w:rsidRPr="00373568" w:rsidRDefault="00DA0DF7" w:rsidP="00DA0DF7">
      <w:pPr>
        <w:pStyle w:val="Legenda"/>
        <w:keepNext/>
        <w:rPr>
          <w:ins w:id="2364" w:author="Rui Paredes" w:date="2018-09-15T21:34:00Z"/>
        </w:rPr>
      </w:pPr>
      <w:bookmarkStart w:id="2365" w:name="_Ref524814308"/>
      <w:bookmarkStart w:id="2366" w:name="_Toc524814463"/>
      <w:ins w:id="2367" w:author="Rui Paredes" w:date="2018-09-15T21:34:00Z">
        <w:r w:rsidRPr="003D741E">
          <w:t xml:space="preserve">Figura </w:t>
        </w:r>
        <w:r w:rsidRPr="00373568">
          <w:fldChar w:fldCharType="begin"/>
        </w:r>
        <w:r w:rsidRPr="007B3A76">
          <w:instrText xml:space="preserve"> SEQ Figura \* ARABIC </w:instrText>
        </w:r>
        <w:r w:rsidRPr="00373568">
          <w:fldChar w:fldCharType="separate"/>
        </w:r>
      </w:ins>
      <w:ins w:id="2368" w:author="Rui Paredes" w:date="2018-09-15T22:37:00Z">
        <w:r w:rsidR="00943741">
          <w:rPr>
            <w:noProof/>
          </w:rPr>
          <w:t>20</w:t>
        </w:r>
      </w:ins>
      <w:ins w:id="2369" w:author="Rui Paredes" w:date="2018-09-15T21:34:00Z">
        <w:r w:rsidRPr="00373568">
          <w:fldChar w:fldCharType="end"/>
        </w:r>
        <w:bookmarkEnd w:id="2365"/>
        <w:r w:rsidRPr="007B3A76">
          <w:t xml:space="preserve"> - Int</w:t>
        </w:r>
        <w:r w:rsidRPr="00373568">
          <w:t>erface de Registo</w:t>
        </w:r>
        <w:bookmarkEnd w:id="2366"/>
      </w:ins>
    </w:p>
    <w:p w14:paraId="343ED6CB" w14:textId="77777777" w:rsidR="00B9038D" w:rsidRPr="00373568" w:rsidRDefault="00B9038D" w:rsidP="00B9038D"/>
    <w:p w14:paraId="69C2F2E0" w14:textId="77777777" w:rsidR="00B9038D" w:rsidRPr="003D741E" w:rsidRDefault="00B9038D" w:rsidP="00B9038D"/>
    <w:p w14:paraId="76EC6000" w14:textId="77777777" w:rsidR="00B9038D" w:rsidRPr="003D741E" w:rsidRDefault="00945CF3" w:rsidP="00945CF3">
      <w:pPr>
        <w:pStyle w:val="Cabealho3"/>
      </w:pPr>
      <w:bookmarkStart w:id="2370" w:name="_Toc524814426"/>
      <w:r w:rsidRPr="003D741E">
        <w:lastRenderedPageBreak/>
        <w:t>Interface de Login</w:t>
      </w:r>
      <w:bookmarkEnd w:id="2370"/>
    </w:p>
    <w:p w14:paraId="76F80C78" w14:textId="292CD83C" w:rsidR="000551F2" w:rsidRDefault="00DA0DF7" w:rsidP="00DC0099">
      <w:pPr>
        <w:keepNext/>
        <w:ind w:firstLine="708"/>
      </w:pPr>
      <w:ins w:id="2371" w:author="Rui Paredes" w:date="2018-09-15T21:34:00Z">
        <w:r>
          <w:t xml:space="preserve">No </w:t>
        </w:r>
      </w:ins>
      <w:del w:id="2372" w:author="Rui Paredes" w:date="2018-09-15T21:34:00Z">
        <w:r w:rsidR="00945CF3" w:rsidRPr="009A7A5E" w:rsidDel="00DA0DF7">
          <w:delText>C</w:delText>
        </w:r>
      </w:del>
      <w:ins w:id="2373" w:author="Rui Paredes" w:date="2018-09-15T21:34:00Z">
        <w:r>
          <w:t>c</w:t>
        </w:r>
      </w:ins>
      <w:r w:rsidR="00945CF3" w:rsidRPr="009A7A5E">
        <w:t xml:space="preserve">aso o utilizador já possua uma conta na aplicação, este poderá realizar o </w:t>
      </w:r>
      <w:r w:rsidR="00945CF3" w:rsidRPr="009A7A5E">
        <w:rPr>
          <w:i/>
        </w:rPr>
        <w:t>Login</w:t>
      </w:r>
      <w:r w:rsidR="00945CF3" w:rsidRPr="009A7A5E">
        <w:t xml:space="preserve"> com a mesma e começar a explorar a aplicação. A interface de </w:t>
      </w:r>
      <w:r w:rsidR="00945CF3" w:rsidRPr="001134F2">
        <w:rPr>
          <w:i/>
        </w:rPr>
        <w:t>Login</w:t>
      </w:r>
      <w:r w:rsidR="00945CF3" w:rsidRPr="0069401A">
        <w:t xml:space="preserve"> pode ser observ</w:t>
      </w:r>
      <w:r w:rsidR="00945CF3" w:rsidRPr="008D0FAA">
        <w:t>ada na</w:t>
      </w:r>
      <w:ins w:id="2374" w:author="Rui Paredes" w:date="2018-09-15T22:23:00Z">
        <w:r w:rsidR="003638F3">
          <w:t xml:space="preserve"> </w:t>
        </w:r>
      </w:ins>
      <w:ins w:id="2375" w:author="Rui Paredes" w:date="2018-09-15T22:24:00Z">
        <w:r w:rsidR="003638F3">
          <w:fldChar w:fldCharType="begin"/>
        </w:r>
        <w:r w:rsidR="003638F3">
          <w:instrText xml:space="preserve"> REF _Ref524813660 \h </w:instrText>
        </w:r>
      </w:ins>
      <w:r w:rsidR="003638F3">
        <w:fldChar w:fldCharType="separate"/>
      </w:r>
      <w:ins w:id="2376" w:author="Rui Paredes" w:date="2018-09-15T22:37:00Z">
        <w:r w:rsidR="00943741">
          <w:t xml:space="preserve">Figura </w:t>
        </w:r>
        <w:r w:rsidR="00943741">
          <w:rPr>
            <w:noProof/>
          </w:rPr>
          <w:t>21</w:t>
        </w:r>
      </w:ins>
      <w:ins w:id="2377" w:author="Rui Paredes" w:date="2018-09-15T22:24:00Z">
        <w:r w:rsidR="003638F3">
          <w:fldChar w:fldCharType="end"/>
        </w:r>
      </w:ins>
      <w:del w:id="2378" w:author="Rui Paredes" w:date="2018-09-15T22:22:00Z">
        <w:r w:rsidR="00945CF3" w:rsidRPr="008D0FAA" w:rsidDel="00DC0099">
          <w:delText xml:space="preserve"> </w:delText>
        </w:r>
      </w:del>
      <w:r w:rsidR="00DC0099">
        <w:t xml:space="preserve"> </w:t>
      </w:r>
      <w:r w:rsidR="000551F2">
        <w:t>.</w:t>
      </w:r>
    </w:p>
    <w:p w14:paraId="0B295A94" w14:textId="01E1759B" w:rsidR="00DC0099" w:rsidRDefault="00DC0099" w:rsidP="00DC0099">
      <w:pPr>
        <w:keepNext/>
        <w:ind w:firstLine="708"/>
      </w:pPr>
    </w:p>
    <w:p w14:paraId="02159DA2" w14:textId="77777777" w:rsidR="00DC0099" w:rsidRDefault="00DC0099">
      <w:pPr>
        <w:keepNext/>
        <w:ind w:firstLine="708"/>
      </w:pPr>
      <w:r>
        <w:rPr>
          <w:noProof/>
        </w:rPr>
        <w:drawing>
          <wp:inline distT="0" distB="0" distL="0" distR="0" wp14:anchorId="32BA177B" wp14:editId="063D55F6">
            <wp:extent cx="5980430" cy="1480820"/>
            <wp:effectExtent l="0" t="0" r="1270" b="508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0430" cy="1480820"/>
                    </a:xfrm>
                    <a:prstGeom prst="rect">
                      <a:avLst/>
                    </a:prstGeom>
                  </pic:spPr>
                </pic:pic>
              </a:graphicData>
            </a:graphic>
          </wp:inline>
        </w:drawing>
      </w:r>
    </w:p>
    <w:p w14:paraId="41696EB6" w14:textId="71F7F014" w:rsidR="00DC0099" w:rsidRDefault="00DC0099" w:rsidP="003638F3">
      <w:pPr>
        <w:pStyle w:val="Legenda"/>
      </w:pPr>
      <w:bookmarkStart w:id="2379" w:name="_Ref524813660"/>
      <w:bookmarkStart w:id="2380" w:name="_Toc524814464"/>
      <w:r>
        <w:t xml:space="preserve">Figura </w:t>
      </w:r>
      <w:r>
        <w:fldChar w:fldCharType="begin"/>
      </w:r>
      <w:r>
        <w:instrText xml:space="preserve"> SEQ Figura \* ARABIC </w:instrText>
      </w:r>
      <w:r>
        <w:fldChar w:fldCharType="separate"/>
      </w:r>
      <w:r w:rsidR="00943741">
        <w:rPr>
          <w:noProof/>
        </w:rPr>
        <w:t>21</w:t>
      </w:r>
      <w:r>
        <w:fldChar w:fldCharType="end"/>
      </w:r>
      <w:bookmarkEnd w:id="2379"/>
      <w:r>
        <w:t xml:space="preserve"> - Interface de Login</w:t>
      </w:r>
      <w:bookmarkEnd w:id="2380"/>
    </w:p>
    <w:p w14:paraId="17140C0C" w14:textId="77777777" w:rsidR="00DC0099" w:rsidRDefault="00DC0099">
      <w:pPr>
        <w:keepNext/>
        <w:ind w:firstLine="708"/>
        <w:pPrChange w:id="2381" w:author="Rui Paredes" w:date="2018-09-15T22:21:00Z">
          <w:pPr>
            <w:ind w:firstLine="708"/>
          </w:pPr>
        </w:pPrChange>
      </w:pPr>
    </w:p>
    <w:p w14:paraId="4EF4FA84" w14:textId="35887581" w:rsidR="00945CF3" w:rsidRPr="007B3A76" w:rsidDel="003638F3" w:rsidRDefault="0029330D">
      <w:pPr>
        <w:rPr>
          <w:del w:id="2382" w:author="Rui Paredes" w:date="2018-09-15T22:24:00Z"/>
        </w:rPr>
        <w:pPrChange w:id="2383" w:author="Rui Paredes" w:date="2018-09-15T22:20:00Z">
          <w:pPr>
            <w:jc w:val="center"/>
          </w:pPr>
        </w:pPrChange>
      </w:pPr>
      <w:del w:id="2384" w:author="Rui Paredes" w:date="2018-09-15T22:22:00Z">
        <w:r w:rsidRPr="00373568" w:rsidDel="00DC0099">
          <w:fldChar w:fldCharType="begin"/>
        </w:r>
        <w:r w:rsidRPr="007B3A76" w:rsidDel="00DC0099">
          <w:delInstrText xml:space="preserve"> REF _Ref524660292 \h </w:delInstrText>
        </w:r>
        <w:r w:rsidR="00C21561" w:rsidDel="00DC0099">
          <w:delInstrText xml:space="preserve"> \* MERGEFORMAT </w:delInstrText>
        </w:r>
        <w:r w:rsidRPr="00373568" w:rsidDel="00DC0099">
          <w:rPr>
            <w:rPrChange w:id="2385" w:author="Microsoft Office User" w:date="2018-09-14T15:51:00Z">
              <w:rPr/>
            </w:rPrChange>
          </w:rPr>
          <w:fldChar w:fldCharType="separate"/>
        </w:r>
      </w:del>
      <w:del w:id="2386" w:author="Rui Paredes" w:date="2018-09-15T18:23:00Z">
        <w:r w:rsidR="009574D0" w:rsidRPr="00373568" w:rsidDel="000B0251">
          <w:delText xml:space="preserve">Figura </w:delText>
        </w:r>
        <w:r w:rsidR="009574D0" w:rsidRPr="007B3A76" w:rsidDel="000B0251">
          <w:rPr>
            <w:rPrChange w:id="2387" w:author="Microsoft Office User" w:date="2018-09-14T15:51:00Z">
              <w:rPr>
                <w:noProof/>
              </w:rPr>
            </w:rPrChange>
          </w:rPr>
          <w:delText>20</w:delText>
        </w:r>
      </w:del>
      <w:del w:id="2388" w:author="Rui Paredes" w:date="2018-09-15T22:22:00Z">
        <w:r w:rsidRPr="00373568" w:rsidDel="00DC0099">
          <w:fldChar w:fldCharType="end"/>
        </w:r>
        <w:r w:rsidRPr="007B3A76" w:rsidDel="00DC0099">
          <w:delText>.</w:delText>
        </w:r>
      </w:del>
      <w:del w:id="2389" w:author="Rui Paredes" w:date="2018-09-15T21:34:00Z">
        <w:r w:rsidR="00945CF3" w:rsidRPr="007B3A76" w:rsidDel="00DA0DF7">
          <w:rPr>
            <w:noProof/>
            <w:rPrChange w:id="2390" w:author="Microsoft Office User" w:date="2018-09-14T15:51:00Z">
              <w:rPr>
                <w:noProof/>
              </w:rPr>
            </w:rPrChange>
          </w:rPr>
          <w:drawing>
            <wp:inline distT="0" distB="0" distL="0" distR="0" wp14:anchorId="2612F6D1" wp14:editId="4093832C">
              <wp:extent cx="5980430" cy="1452245"/>
              <wp:effectExtent l="0" t="0" r="127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0430" cy="1452245"/>
                      </a:xfrm>
                      <a:prstGeom prst="rect">
                        <a:avLst/>
                      </a:prstGeom>
                    </pic:spPr>
                  </pic:pic>
                </a:graphicData>
              </a:graphic>
            </wp:inline>
          </w:drawing>
        </w:r>
      </w:del>
      <w:bookmarkStart w:id="2391" w:name="_Toc524813716"/>
      <w:bookmarkStart w:id="2392" w:name="_Toc524813813"/>
      <w:bookmarkStart w:id="2393" w:name="_Toc524813912"/>
      <w:bookmarkStart w:id="2394" w:name="_Toc524814427"/>
      <w:bookmarkEnd w:id="2391"/>
      <w:bookmarkEnd w:id="2392"/>
      <w:bookmarkEnd w:id="2393"/>
      <w:bookmarkEnd w:id="2394"/>
    </w:p>
    <w:p w14:paraId="273B7FEF" w14:textId="77777777" w:rsidR="00B9038D" w:rsidRPr="003D741E" w:rsidRDefault="0029330D" w:rsidP="0029330D">
      <w:pPr>
        <w:pStyle w:val="Cabealho3"/>
      </w:pPr>
      <w:bookmarkStart w:id="2395" w:name="_Toc524814428"/>
      <w:r w:rsidRPr="00373568">
        <w:t>Interface de competições</w:t>
      </w:r>
      <w:bookmarkEnd w:id="2395"/>
    </w:p>
    <w:p w14:paraId="30A7AF78" w14:textId="5B138AFE" w:rsidR="0029330D" w:rsidRPr="009A7A5E" w:rsidRDefault="0029330D" w:rsidP="007C39FD">
      <w:pPr>
        <w:ind w:firstLine="708"/>
      </w:pPr>
      <w:r w:rsidRPr="003D741E">
        <w:t>Na interface de competições são apresentadas ao utilizador as várias competições disponíveis</w:t>
      </w:r>
      <w:r w:rsidR="007C39FD" w:rsidRPr="003D741E">
        <w:t xml:space="preserve"> e as várias informações sobre a mesma (nome, número de participantes, datas de </w:t>
      </w:r>
      <w:del w:id="2396" w:author="Microsoft Office User" w:date="2018-09-14T19:13:00Z">
        <w:r w:rsidR="007C39FD" w:rsidRPr="003D741E" w:rsidDel="00FD1845">
          <w:delText>inicio</w:delText>
        </w:r>
      </w:del>
      <w:ins w:id="2397" w:author="Microsoft Office User" w:date="2018-09-14T19:13:00Z">
        <w:r w:rsidR="00FD1845" w:rsidRPr="003D741E">
          <w:t>início</w:t>
        </w:r>
      </w:ins>
      <w:r w:rsidR="007C39FD" w:rsidRPr="003D741E">
        <w:t xml:space="preserve"> </w:t>
      </w:r>
      <w:r w:rsidR="007C39FD" w:rsidRPr="009A7A5E">
        <w:t>e fim e estado),</w:t>
      </w:r>
      <w:r w:rsidRPr="009A7A5E">
        <w:t xml:space="preserve"> e em que se poderá registar caso ainda existam vagas para entrar e que a competição ainda esteja a decorrer. Ao registar</w:t>
      </w:r>
      <w:del w:id="2398" w:author="Microsoft Office User" w:date="2018-09-14T19:13:00Z">
        <w:r w:rsidRPr="009A7A5E" w:rsidDel="00FD1845">
          <w:delText xml:space="preserve"> </w:delText>
        </w:r>
      </w:del>
      <w:r w:rsidRPr="009A7A5E">
        <w:t>-se numa competição passa a aparecer um botão que lhe permite entrar na competição e verificar os vários desafios da mesma.</w:t>
      </w:r>
    </w:p>
    <w:p w14:paraId="2C03588D" w14:textId="4E959299" w:rsidR="0029330D" w:rsidRPr="00120608" w:rsidDel="00DA0DF7" w:rsidRDefault="0029330D" w:rsidP="007C39FD">
      <w:pPr>
        <w:ind w:firstLine="708"/>
        <w:rPr>
          <w:del w:id="2399" w:author="Rui Paredes" w:date="2018-09-15T21:34:00Z"/>
        </w:rPr>
      </w:pPr>
      <w:r w:rsidRPr="001134F2">
        <w:t xml:space="preserve">Quando uma competição termina, passa a ser mostrado um botão que permite ao utilizador aceder </w:t>
      </w:r>
      <w:r w:rsidR="007C39FD" w:rsidRPr="0069401A">
        <w:t xml:space="preserve">à </w:t>
      </w:r>
      <w:del w:id="2400" w:author="Rui Paredes" w:date="2018-09-15T22:24:00Z">
        <w:r w:rsidR="007C39FD" w:rsidRPr="008D0FAA" w:rsidDel="003638F3">
          <w:rPr>
            <w:i/>
          </w:rPr>
          <w:delText>leaderboard</w:delText>
        </w:r>
        <w:r w:rsidR="007C39FD" w:rsidRPr="008D0FAA" w:rsidDel="003638F3">
          <w:delText xml:space="preserve"> </w:delText>
        </w:r>
      </w:del>
      <w:ins w:id="2401" w:author="Rui Paredes" w:date="2018-09-15T22:24:00Z">
        <w:r w:rsidR="003638F3">
          <w:t>tabela de classificações</w:t>
        </w:r>
        <w:r w:rsidR="003638F3" w:rsidRPr="008D0FAA">
          <w:t xml:space="preserve"> </w:t>
        </w:r>
      </w:ins>
      <w:r w:rsidR="007C39FD" w:rsidRPr="008D0FAA">
        <w:t>daquela competição, independentemente se participou ou não na mesma.</w:t>
      </w:r>
    </w:p>
    <w:p w14:paraId="1768D76A" w14:textId="77777777" w:rsidR="007C39FD" w:rsidRPr="00120608" w:rsidRDefault="007C39FD">
      <w:pPr>
        <w:ind w:firstLine="708"/>
        <w:pPrChange w:id="2402" w:author="Rui Paredes" w:date="2018-09-15T21:34:00Z">
          <w:pPr/>
        </w:pPrChange>
      </w:pPr>
    </w:p>
    <w:p w14:paraId="2C1CCE35" w14:textId="5F2DC7CE" w:rsidR="00B9038D" w:rsidRPr="003D741E" w:rsidRDefault="007C39FD">
      <w:pPr>
        <w:ind w:firstLine="708"/>
        <w:pPrChange w:id="2403" w:author="Rui Paredes" w:date="2018-09-15T21:34:00Z">
          <w:pPr/>
        </w:pPrChange>
      </w:pPr>
      <w:r w:rsidRPr="00626023">
        <w:t xml:space="preserve">Na </w:t>
      </w:r>
      <w:ins w:id="2404" w:author="Rui Paredes" w:date="2018-09-15T22:36:00Z">
        <w:r w:rsidR="001106AC">
          <w:fldChar w:fldCharType="begin"/>
        </w:r>
        <w:r w:rsidR="001106AC">
          <w:instrText xml:space="preserve"> REF _Ref524814321 \h </w:instrText>
        </w:r>
      </w:ins>
      <w:r w:rsidR="001106AC">
        <w:fldChar w:fldCharType="separate"/>
      </w:r>
      <w:ins w:id="2405" w:author="Rui Paredes" w:date="2018-09-15T22:37:00Z">
        <w:r w:rsidR="00943741" w:rsidRPr="003D741E">
          <w:t xml:space="preserve">Figura </w:t>
        </w:r>
        <w:r w:rsidR="00943741">
          <w:rPr>
            <w:noProof/>
          </w:rPr>
          <w:t>22</w:t>
        </w:r>
      </w:ins>
      <w:ins w:id="2406" w:author="Rui Paredes" w:date="2018-09-15T22:36:00Z">
        <w:r w:rsidR="001106AC">
          <w:fldChar w:fldCharType="end"/>
        </w:r>
      </w:ins>
      <w:r w:rsidR="00ED1D08" w:rsidRPr="00373568">
        <w:fldChar w:fldCharType="begin"/>
      </w:r>
      <w:r w:rsidR="00ED1D08" w:rsidRPr="007B3A76">
        <w:instrText xml:space="preserve"> REF _Ref524662673 \h </w:instrText>
      </w:r>
      <w:del w:id="2407" w:author="Rui Paredes" w:date="2018-09-15T22:04:00Z">
        <w:r w:rsidR="00ED1D08" w:rsidRPr="00373568">
          <w:rPr>
            <w:rPrChange w:id="2408" w:author="Microsoft Office User" w:date="2018-09-14T15:51:00Z">
              <w:rPr/>
            </w:rPrChange>
          </w:rPr>
          <w:fldChar w:fldCharType="separate"/>
        </w:r>
      </w:del>
      <w:del w:id="2409" w:author="Rui Paredes" w:date="2018-09-15T18:23:00Z">
        <w:r w:rsidR="009574D0" w:rsidRPr="00373568" w:rsidDel="000B0251">
          <w:delText xml:space="preserve">Figura </w:delText>
        </w:r>
        <w:r w:rsidR="009574D0" w:rsidRPr="007B3A76" w:rsidDel="000B0251">
          <w:rPr>
            <w:rPrChange w:id="2410" w:author="Microsoft Office User" w:date="2018-09-14T15:51:00Z">
              <w:rPr>
                <w:noProof/>
              </w:rPr>
            </w:rPrChange>
          </w:rPr>
          <w:delText>21</w:delText>
        </w:r>
      </w:del>
      <w:r w:rsidR="00ED1D08" w:rsidRPr="00373568">
        <w:fldChar w:fldCharType="end"/>
      </w:r>
      <w:r w:rsidRPr="007B3A76">
        <w:t xml:space="preserve"> pode observar</w:t>
      </w:r>
      <w:del w:id="2411" w:author="Microsoft Office User" w:date="2018-09-14T19:13:00Z">
        <w:r w:rsidRPr="007B3A76" w:rsidDel="001B1625">
          <w:delText xml:space="preserve"> </w:delText>
        </w:r>
      </w:del>
      <w:r w:rsidRPr="007B3A76">
        <w:t xml:space="preserve">-se a interface de </w:t>
      </w:r>
      <w:r w:rsidRPr="00373568">
        <w:t>competições, onde o utilizador com Login efetuado já participou numa competição e a mesma já terminou.</w:t>
      </w:r>
    </w:p>
    <w:p w14:paraId="681F92C8" w14:textId="77777777" w:rsidR="00ED1D08" w:rsidRPr="003D741E" w:rsidRDefault="00ED1D08" w:rsidP="00B9038D"/>
    <w:p w14:paraId="1E4EE018" w14:textId="2780C2AE" w:rsidR="00ED1D08" w:rsidRPr="007B3A76" w:rsidDel="00DA0DF7" w:rsidRDefault="00ED1D08" w:rsidP="00ED1D08">
      <w:pPr>
        <w:pStyle w:val="Legenda"/>
        <w:keepNext/>
        <w:rPr>
          <w:del w:id="2412" w:author="Rui Paredes" w:date="2018-09-15T21:34:00Z"/>
        </w:rPr>
      </w:pPr>
      <w:bookmarkStart w:id="2413" w:name="_Ref524662673"/>
      <w:bookmarkStart w:id="2414" w:name="_Toc524679919"/>
      <w:del w:id="2415" w:author="Rui Paredes" w:date="2018-09-15T21:34:00Z">
        <w:r w:rsidRPr="003D741E" w:rsidDel="00DA0DF7">
          <w:delText xml:space="preserve">Figura </w:delText>
        </w:r>
        <w:r w:rsidRPr="00373568" w:rsidDel="00DA0DF7">
          <w:rPr>
            <w:i w:val="0"/>
            <w:iCs w:val="0"/>
          </w:rPr>
          <w:fldChar w:fldCharType="begin"/>
        </w:r>
        <w:r w:rsidRPr="007B3A76" w:rsidDel="00DA0DF7">
          <w:delInstrText xml:space="preserve"> SEQ Figura \* ARABIC </w:delInstrText>
        </w:r>
        <w:r w:rsidRPr="00373568" w:rsidDel="00DA0DF7">
          <w:rPr>
            <w:i w:val="0"/>
            <w:iCs w:val="0"/>
            <w:rPrChange w:id="2416" w:author="Microsoft Office User" w:date="2018-09-14T15:51:00Z">
              <w:rPr>
                <w:i w:val="0"/>
                <w:iCs w:val="0"/>
              </w:rPr>
            </w:rPrChange>
          </w:rPr>
          <w:fldChar w:fldCharType="separate"/>
        </w:r>
      </w:del>
      <w:del w:id="2417" w:author="Rui Paredes" w:date="2018-09-15T18:23:00Z">
        <w:r w:rsidR="009574D0" w:rsidRPr="007B3A76" w:rsidDel="000B0251">
          <w:rPr>
            <w:i w:val="0"/>
            <w:iCs w:val="0"/>
            <w:noProof/>
          </w:rPr>
          <w:delText>21</w:delText>
        </w:r>
      </w:del>
      <w:del w:id="2418" w:author="Rui Paredes" w:date="2018-09-15T21:34:00Z">
        <w:r w:rsidRPr="00373568" w:rsidDel="00DA0DF7">
          <w:rPr>
            <w:i w:val="0"/>
            <w:iCs w:val="0"/>
          </w:rPr>
          <w:fldChar w:fldCharType="end"/>
        </w:r>
        <w:bookmarkEnd w:id="2413"/>
        <w:r w:rsidRPr="007B3A76" w:rsidDel="00DA0DF7">
          <w:delText xml:space="preserve"> - Interface das Competições</w:delText>
        </w:r>
        <w:bookmarkEnd w:id="2414"/>
      </w:del>
    </w:p>
    <w:p w14:paraId="52F7BF9A" w14:textId="77777777" w:rsidR="00ED1D08" w:rsidRPr="007B3A76" w:rsidRDefault="00ED1D08" w:rsidP="00B9038D">
      <w:r w:rsidRPr="007B3A76">
        <w:rPr>
          <w:noProof/>
          <w:rPrChange w:id="2419" w:author="Microsoft Office User" w:date="2018-09-14T15:51:00Z">
            <w:rPr>
              <w:noProof/>
            </w:rPr>
          </w:rPrChange>
        </w:rPr>
        <w:drawing>
          <wp:inline distT="0" distB="0" distL="0" distR="0" wp14:anchorId="761C0141" wp14:editId="2B690563">
            <wp:extent cx="5980430" cy="1044575"/>
            <wp:effectExtent l="0" t="0" r="127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0430" cy="1044575"/>
                    </a:xfrm>
                    <a:prstGeom prst="rect">
                      <a:avLst/>
                    </a:prstGeom>
                  </pic:spPr>
                </pic:pic>
              </a:graphicData>
            </a:graphic>
          </wp:inline>
        </w:drawing>
      </w:r>
    </w:p>
    <w:p w14:paraId="11B958D1" w14:textId="14949CD9" w:rsidR="00DA0DF7" w:rsidRPr="007B3A76" w:rsidRDefault="00DA0DF7" w:rsidP="00DA0DF7">
      <w:pPr>
        <w:pStyle w:val="Legenda"/>
        <w:keepNext/>
        <w:rPr>
          <w:ins w:id="2420" w:author="Rui Paredes" w:date="2018-09-15T21:34:00Z"/>
        </w:rPr>
      </w:pPr>
      <w:bookmarkStart w:id="2421" w:name="_Ref524814321"/>
      <w:bookmarkStart w:id="2422" w:name="_Toc524814465"/>
      <w:ins w:id="2423" w:author="Rui Paredes" w:date="2018-09-15T21:34:00Z">
        <w:r w:rsidRPr="003D741E">
          <w:t xml:space="preserve">Figura </w:t>
        </w:r>
        <w:r w:rsidRPr="00373568">
          <w:fldChar w:fldCharType="begin"/>
        </w:r>
        <w:r w:rsidRPr="007B3A76">
          <w:instrText xml:space="preserve"> SEQ Figura \* ARABIC </w:instrText>
        </w:r>
        <w:r w:rsidRPr="00373568">
          <w:fldChar w:fldCharType="separate"/>
        </w:r>
      </w:ins>
      <w:ins w:id="2424" w:author="Rui Paredes" w:date="2018-09-15T22:37:00Z">
        <w:r w:rsidR="00943741">
          <w:rPr>
            <w:noProof/>
          </w:rPr>
          <w:t>22</w:t>
        </w:r>
      </w:ins>
      <w:ins w:id="2425" w:author="Rui Paredes" w:date="2018-09-15T21:34:00Z">
        <w:r w:rsidRPr="00373568">
          <w:fldChar w:fldCharType="end"/>
        </w:r>
        <w:bookmarkEnd w:id="2421"/>
        <w:r w:rsidRPr="007B3A76">
          <w:t xml:space="preserve"> - Interface das Competições</w:t>
        </w:r>
        <w:bookmarkEnd w:id="2422"/>
      </w:ins>
    </w:p>
    <w:p w14:paraId="057E4A58" w14:textId="77777777" w:rsidR="00B9038D" w:rsidRPr="00373568" w:rsidRDefault="00B9038D" w:rsidP="00B9038D"/>
    <w:p w14:paraId="58F6CBD0" w14:textId="77777777" w:rsidR="00ED1D08" w:rsidRPr="003D741E" w:rsidRDefault="00ED1D08" w:rsidP="00ED1D08">
      <w:pPr>
        <w:pStyle w:val="Cabealho3"/>
      </w:pPr>
      <w:bookmarkStart w:id="2426" w:name="_Toc524814429"/>
      <w:r w:rsidRPr="003D741E">
        <w:lastRenderedPageBreak/>
        <w:t>Interface dos desafios de uma competição</w:t>
      </w:r>
      <w:bookmarkEnd w:id="2426"/>
    </w:p>
    <w:p w14:paraId="0EF5CD19" w14:textId="4EB5F999" w:rsidR="00ED1D08" w:rsidRPr="00373568" w:rsidRDefault="00ED1D08">
      <w:pPr>
        <w:ind w:firstLine="708"/>
        <w:pPrChange w:id="2427" w:author="Rui Paredes" w:date="2018-09-15T21:34:00Z">
          <w:pPr/>
        </w:pPrChange>
      </w:pPr>
      <w:r w:rsidRPr="003D741E">
        <w:t xml:space="preserve">Na interface dos desafios de uma competição são apresentados ao utilizador os vários desafios que a competição possuí, o nome, estado e score total da competição, como ainda o score total na competição que o mesmo tem. </w:t>
      </w:r>
      <w:r w:rsidR="00E825D0" w:rsidRPr="009A7A5E">
        <w:t>Para cada desafio são apresentadas várias informações como o nome do mesmo, o score do desafio e se o utilizador já resolveu o mesmo, o tempo que demorou a resolver o mesmo em milissegundos, a dificuldade e o tipo de desafio. Quando uma competição termina, o utilizador pode continuar a aceder a esta interface, porém não será capaz de voltar a resolver os desafios da mesma. Isto também acontece caso o utilizador já tenha resolvido determinado desafio da competição, o mesmo não poderá voltar a resolv</w:t>
      </w:r>
      <w:ins w:id="2428" w:author="Microsoft Office User" w:date="2018-09-14T19:14:00Z">
        <w:r w:rsidR="001B1625">
          <w:t>ê</w:t>
        </w:r>
      </w:ins>
      <w:del w:id="2429" w:author="Microsoft Office User" w:date="2018-09-14T19:14:00Z">
        <w:r w:rsidR="00E825D0" w:rsidRPr="009A7A5E" w:rsidDel="001B1625">
          <w:delText xml:space="preserve">er </w:delText>
        </w:r>
      </w:del>
      <w:r w:rsidR="00E825D0" w:rsidRPr="009A7A5E">
        <w:t xml:space="preserve">-lo. A interface dos desafios de uma competição pode ser observada na </w:t>
      </w:r>
      <w:ins w:id="2430" w:author="Rui Paredes" w:date="2018-09-15T22:36:00Z">
        <w:r w:rsidR="001106AC">
          <w:fldChar w:fldCharType="begin"/>
        </w:r>
        <w:r w:rsidR="001106AC">
          <w:instrText xml:space="preserve"> REF _Ref524814330 \h </w:instrText>
        </w:r>
      </w:ins>
      <w:r w:rsidR="001106AC">
        <w:fldChar w:fldCharType="separate"/>
      </w:r>
      <w:ins w:id="2431" w:author="Rui Paredes" w:date="2018-09-15T22:37:00Z">
        <w:r w:rsidR="00943741" w:rsidRPr="003D741E">
          <w:t xml:space="preserve">Figura </w:t>
        </w:r>
        <w:r w:rsidR="00943741">
          <w:rPr>
            <w:noProof/>
          </w:rPr>
          <w:t>23</w:t>
        </w:r>
      </w:ins>
      <w:ins w:id="2432" w:author="Rui Paredes" w:date="2018-09-15T22:36:00Z">
        <w:r w:rsidR="001106AC">
          <w:fldChar w:fldCharType="end"/>
        </w:r>
      </w:ins>
      <w:r w:rsidR="00E825D0" w:rsidRPr="009A7A5E">
        <w:t xml:space="preserve"> </w:t>
      </w:r>
      <w:r w:rsidR="00D5584C" w:rsidRPr="00373568">
        <w:fldChar w:fldCharType="begin"/>
      </w:r>
      <w:r w:rsidR="00D5584C" w:rsidRPr="007B3A76">
        <w:instrText xml:space="preserve"> REF _Ref524665130 \h </w:instrText>
      </w:r>
      <w:del w:id="2433" w:author="Rui Paredes" w:date="2018-09-15T22:04:00Z">
        <w:r w:rsidR="00D5584C" w:rsidRPr="00373568">
          <w:rPr>
            <w:rPrChange w:id="2434" w:author="Microsoft Office User" w:date="2018-09-14T15:51:00Z">
              <w:rPr/>
            </w:rPrChange>
          </w:rPr>
          <w:fldChar w:fldCharType="separate"/>
        </w:r>
      </w:del>
      <w:del w:id="2435" w:author="Rui Paredes" w:date="2018-09-15T18:23:00Z">
        <w:r w:rsidR="009574D0" w:rsidRPr="00373568" w:rsidDel="000B0251">
          <w:delText xml:space="preserve">Figura </w:delText>
        </w:r>
        <w:r w:rsidR="009574D0" w:rsidRPr="007B3A76" w:rsidDel="000B0251">
          <w:rPr>
            <w:rPrChange w:id="2436" w:author="Microsoft Office User" w:date="2018-09-14T15:51:00Z">
              <w:rPr>
                <w:noProof/>
              </w:rPr>
            </w:rPrChange>
          </w:rPr>
          <w:delText>22</w:delText>
        </w:r>
      </w:del>
      <w:r w:rsidR="00D5584C" w:rsidRPr="00373568">
        <w:fldChar w:fldCharType="end"/>
      </w:r>
      <w:r w:rsidR="00E825D0" w:rsidRPr="007B3A76">
        <w:t>.</w:t>
      </w:r>
    </w:p>
    <w:p w14:paraId="06C9E618" w14:textId="77777777" w:rsidR="00E825D0" w:rsidRPr="003D741E" w:rsidRDefault="00E825D0" w:rsidP="00ED1D08"/>
    <w:p w14:paraId="0A8CC811" w14:textId="46C02418" w:rsidR="00E825D0" w:rsidRPr="007B3A76" w:rsidDel="00DA0DF7" w:rsidRDefault="00E825D0" w:rsidP="00E825D0">
      <w:pPr>
        <w:pStyle w:val="Legenda"/>
        <w:keepNext/>
        <w:rPr>
          <w:del w:id="2437" w:author="Rui Paredes" w:date="2018-09-15T21:35:00Z"/>
        </w:rPr>
      </w:pPr>
      <w:bookmarkStart w:id="2438" w:name="_Ref524665130"/>
      <w:bookmarkStart w:id="2439" w:name="_Toc524679920"/>
      <w:del w:id="2440" w:author="Rui Paredes" w:date="2018-09-15T21:35:00Z">
        <w:r w:rsidRPr="003D741E" w:rsidDel="00DA0DF7">
          <w:delText xml:space="preserve">Figura </w:delText>
        </w:r>
        <w:r w:rsidRPr="00373568" w:rsidDel="00DA0DF7">
          <w:rPr>
            <w:i w:val="0"/>
            <w:iCs w:val="0"/>
          </w:rPr>
          <w:fldChar w:fldCharType="begin"/>
        </w:r>
        <w:r w:rsidRPr="007B3A76" w:rsidDel="00DA0DF7">
          <w:delInstrText xml:space="preserve"> SEQ Figura \* ARABIC </w:delInstrText>
        </w:r>
        <w:r w:rsidRPr="00373568" w:rsidDel="00DA0DF7">
          <w:rPr>
            <w:i w:val="0"/>
            <w:iCs w:val="0"/>
            <w:rPrChange w:id="2441" w:author="Microsoft Office User" w:date="2018-09-14T15:51:00Z">
              <w:rPr>
                <w:i w:val="0"/>
                <w:iCs w:val="0"/>
              </w:rPr>
            </w:rPrChange>
          </w:rPr>
          <w:fldChar w:fldCharType="separate"/>
        </w:r>
      </w:del>
      <w:del w:id="2442" w:author="Rui Paredes" w:date="2018-09-15T18:23:00Z">
        <w:r w:rsidR="009574D0" w:rsidRPr="007B3A76" w:rsidDel="000B0251">
          <w:rPr>
            <w:i w:val="0"/>
            <w:iCs w:val="0"/>
            <w:noProof/>
          </w:rPr>
          <w:delText>22</w:delText>
        </w:r>
      </w:del>
      <w:del w:id="2443" w:author="Rui Paredes" w:date="2018-09-15T21:35:00Z">
        <w:r w:rsidRPr="00373568" w:rsidDel="00DA0DF7">
          <w:rPr>
            <w:i w:val="0"/>
            <w:iCs w:val="0"/>
          </w:rPr>
          <w:fldChar w:fldCharType="end"/>
        </w:r>
        <w:bookmarkEnd w:id="2438"/>
        <w:r w:rsidRPr="007B3A76" w:rsidDel="00DA0DF7">
          <w:delText xml:space="preserve"> - Interface dos desafios de uma competição</w:delText>
        </w:r>
        <w:bookmarkEnd w:id="2439"/>
      </w:del>
    </w:p>
    <w:p w14:paraId="55E3E122" w14:textId="77777777" w:rsidR="00E825D0" w:rsidRPr="007B3A76" w:rsidRDefault="00E825D0" w:rsidP="00ED1D08">
      <w:r w:rsidRPr="007B3A76">
        <w:rPr>
          <w:noProof/>
          <w:rPrChange w:id="2444" w:author="Microsoft Office User" w:date="2018-09-14T15:51:00Z">
            <w:rPr>
              <w:noProof/>
            </w:rPr>
          </w:rPrChange>
        </w:rPr>
        <w:drawing>
          <wp:inline distT="0" distB="0" distL="0" distR="0" wp14:anchorId="77007AA8" wp14:editId="686E7B1C">
            <wp:extent cx="5980430" cy="139763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0430" cy="1397635"/>
                    </a:xfrm>
                    <a:prstGeom prst="rect">
                      <a:avLst/>
                    </a:prstGeom>
                  </pic:spPr>
                </pic:pic>
              </a:graphicData>
            </a:graphic>
          </wp:inline>
        </w:drawing>
      </w:r>
    </w:p>
    <w:p w14:paraId="54358F19" w14:textId="7AFAD96E" w:rsidR="00DA0DF7" w:rsidRPr="007B3A76" w:rsidRDefault="00DA0DF7" w:rsidP="00DA0DF7">
      <w:pPr>
        <w:pStyle w:val="Legenda"/>
        <w:keepNext/>
        <w:rPr>
          <w:ins w:id="2445" w:author="Rui Paredes" w:date="2018-09-15T21:35:00Z"/>
        </w:rPr>
      </w:pPr>
      <w:bookmarkStart w:id="2446" w:name="_Ref524814330"/>
      <w:bookmarkStart w:id="2447" w:name="_Toc524814466"/>
      <w:ins w:id="2448" w:author="Rui Paredes" w:date="2018-09-15T21:35:00Z">
        <w:r w:rsidRPr="003D741E">
          <w:t xml:space="preserve">Figura </w:t>
        </w:r>
        <w:r w:rsidRPr="00373568">
          <w:fldChar w:fldCharType="begin"/>
        </w:r>
        <w:r w:rsidRPr="007B3A76">
          <w:instrText xml:space="preserve"> SEQ Figura \* ARABIC </w:instrText>
        </w:r>
        <w:r w:rsidRPr="00373568">
          <w:fldChar w:fldCharType="separate"/>
        </w:r>
      </w:ins>
      <w:ins w:id="2449" w:author="Rui Paredes" w:date="2018-09-15T22:37:00Z">
        <w:r w:rsidR="00943741">
          <w:rPr>
            <w:noProof/>
          </w:rPr>
          <w:t>23</w:t>
        </w:r>
      </w:ins>
      <w:ins w:id="2450" w:author="Rui Paredes" w:date="2018-09-15T21:35:00Z">
        <w:r w:rsidRPr="00373568">
          <w:fldChar w:fldCharType="end"/>
        </w:r>
        <w:bookmarkEnd w:id="2446"/>
        <w:r w:rsidRPr="007B3A76">
          <w:t xml:space="preserve"> - Interface dos desafios de uma competição</w:t>
        </w:r>
        <w:bookmarkEnd w:id="2447"/>
      </w:ins>
    </w:p>
    <w:p w14:paraId="2240AE98" w14:textId="77777777" w:rsidR="00E825D0" w:rsidRPr="00373568" w:rsidDel="006844D7" w:rsidRDefault="00E825D0" w:rsidP="00ED1D08">
      <w:pPr>
        <w:rPr>
          <w:del w:id="2451" w:author="Rui Paredes" w:date="2018-09-15T22:24:00Z"/>
        </w:rPr>
      </w:pPr>
    </w:p>
    <w:p w14:paraId="2676BD82" w14:textId="77777777" w:rsidR="00ED1D08" w:rsidRPr="003D741E" w:rsidRDefault="00ED1D08" w:rsidP="00B9038D"/>
    <w:p w14:paraId="3450F839" w14:textId="77777777" w:rsidR="005A7155" w:rsidRPr="003D741E" w:rsidRDefault="005A7155" w:rsidP="005A7155">
      <w:pPr>
        <w:pStyle w:val="Cabealho3"/>
      </w:pPr>
      <w:bookmarkStart w:id="2452" w:name="_Toc524814430"/>
      <w:r w:rsidRPr="003D741E">
        <w:t>Interface do desafio</w:t>
      </w:r>
      <w:bookmarkEnd w:id="2452"/>
    </w:p>
    <w:p w14:paraId="214F6DF0" w14:textId="0D4651D4" w:rsidR="005A7155" w:rsidRPr="001134F2" w:rsidRDefault="00D5584C">
      <w:pPr>
        <w:ind w:firstLine="708"/>
        <w:pPrChange w:id="2453" w:author="Rui Paredes" w:date="2018-09-15T21:35:00Z">
          <w:pPr/>
        </w:pPrChange>
      </w:pPr>
      <w:r w:rsidRPr="003D741E">
        <w:t xml:space="preserve">Tal como referido anteriormente, devido ao componente que </w:t>
      </w:r>
      <w:del w:id="2454" w:author="Rui Paredes" w:date="2018-09-15T21:35:00Z">
        <w:r w:rsidRPr="003D741E" w:rsidDel="00DA0DF7">
          <w:delText xml:space="preserve">renderiza </w:delText>
        </w:r>
      </w:del>
      <w:ins w:id="2455" w:author="Rui Paredes" w:date="2018-09-15T21:35:00Z">
        <w:r w:rsidR="00DA0DF7">
          <w:t>desenha</w:t>
        </w:r>
        <w:r w:rsidR="00DA0DF7" w:rsidRPr="003D741E">
          <w:t xml:space="preserve"> </w:t>
        </w:r>
      </w:ins>
      <w:r w:rsidRPr="003D741E">
        <w:t xml:space="preserve">as interfaces dos desafios ser dinâmico, a interface do desafio </w:t>
      </w:r>
      <w:r w:rsidRPr="009A7A5E">
        <w:t xml:space="preserve">pode ser diferente dependendo do desafio em </w:t>
      </w:r>
      <w:r w:rsidR="006E0821" w:rsidRPr="009A7A5E">
        <w:t>si</w:t>
      </w:r>
      <w:r w:rsidRPr="009A7A5E">
        <w:t xml:space="preserve">. Por norma, a interface de cada desafio é constituída pelo nome do desafio, descrição e secção de </w:t>
      </w:r>
      <w:r w:rsidRPr="00DA0DF7">
        <w:rPr>
          <w:i/>
          <w:rPrChange w:id="2456" w:author="Rui Paredes" w:date="2018-09-15T21:35:00Z">
            <w:rPr/>
          </w:rPrChange>
        </w:rPr>
        <w:t>input</w:t>
      </w:r>
      <w:r w:rsidRPr="009A7A5E">
        <w:t xml:space="preserve"> da resolução.</w:t>
      </w:r>
    </w:p>
    <w:p w14:paraId="7F3951BF" w14:textId="50640A6F" w:rsidR="005A7155" w:rsidRDefault="00D5584C">
      <w:pPr>
        <w:ind w:firstLine="708"/>
        <w:rPr>
          <w:ins w:id="2457" w:author="Rui Paredes" w:date="2018-09-15T21:35:00Z"/>
          <w:i/>
        </w:rPr>
        <w:pPrChange w:id="2458" w:author="Rui Paredes" w:date="2018-09-15T21:35:00Z">
          <w:pPr/>
        </w:pPrChange>
      </w:pPr>
      <w:r w:rsidRPr="0069401A">
        <w:t xml:space="preserve">Na </w:t>
      </w:r>
      <w:ins w:id="2459" w:author="Rui Paredes" w:date="2018-09-15T22:36:00Z">
        <w:r w:rsidR="001106AC">
          <w:fldChar w:fldCharType="begin"/>
        </w:r>
        <w:r w:rsidR="001106AC">
          <w:instrText xml:space="preserve"> REF _Ref524814337 \h </w:instrText>
        </w:r>
      </w:ins>
      <w:r w:rsidR="001106AC">
        <w:fldChar w:fldCharType="separate"/>
      </w:r>
      <w:ins w:id="2460" w:author="Rui Paredes" w:date="2018-09-15T22:37:00Z">
        <w:r w:rsidR="00943741" w:rsidRPr="003D741E">
          <w:t>Figu</w:t>
        </w:r>
        <w:r w:rsidR="00943741" w:rsidRPr="009A7A5E">
          <w:t xml:space="preserve">ra </w:t>
        </w:r>
        <w:r w:rsidR="00943741">
          <w:rPr>
            <w:noProof/>
          </w:rPr>
          <w:t>24</w:t>
        </w:r>
      </w:ins>
      <w:ins w:id="2461" w:author="Rui Paredes" w:date="2018-09-15T22:36:00Z">
        <w:r w:rsidR="001106AC">
          <w:fldChar w:fldCharType="end"/>
        </w:r>
      </w:ins>
      <w:r w:rsidRPr="00373568">
        <w:fldChar w:fldCharType="begin"/>
      </w:r>
      <w:r w:rsidRPr="007B3A76">
        <w:instrText xml:space="preserve"> REF _Ref524664892 \h </w:instrText>
      </w:r>
      <w:del w:id="2462" w:author="Rui Paredes" w:date="2018-09-15T22:04:00Z">
        <w:r w:rsidRPr="00373568">
          <w:rPr>
            <w:rPrChange w:id="2463" w:author="Microsoft Office User" w:date="2018-09-14T15:51:00Z">
              <w:rPr/>
            </w:rPrChange>
          </w:rPr>
          <w:fldChar w:fldCharType="separate"/>
        </w:r>
      </w:del>
      <w:del w:id="2464" w:author="Rui Paredes" w:date="2018-09-15T18:23:00Z">
        <w:r w:rsidR="009574D0" w:rsidRPr="00373568" w:rsidDel="000B0251">
          <w:delText xml:space="preserve">Figura </w:delText>
        </w:r>
        <w:r w:rsidR="009574D0" w:rsidRPr="007B3A76" w:rsidDel="000B0251">
          <w:rPr>
            <w:rPrChange w:id="2465" w:author="Microsoft Office User" w:date="2018-09-14T15:51:00Z">
              <w:rPr>
                <w:noProof/>
              </w:rPr>
            </w:rPrChange>
          </w:rPr>
          <w:delText>23</w:delText>
        </w:r>
      </w:del>
      <w:r w:rsidRPr="00373568">
        <w:fldChar w:fldCharType="end"/>
      </w:r>
      <w:r w:rsidRPr="007B3A76">
        <w:t xml:space="preserve"> pode observar -se a interface do desafio </w:t>
      </w:r>
      <w:r w:rsidRPr="00DA0DF7">
        <w:rPr>
          <w:rPrChange w:id="2466" w:author="Rui Paredes" w:date="2018-09-15T21:35:00Z">
            <w:rPr>
              <w:i/>
            </w:rPr>
          </w:rPrChange>
        </w:rPr>
        <w:t>CSRF</w:t>
      </w:r>
      <w:r w:rsidRPr="00373568">
        <w:rPr>
          <w:i/>
        </w:rPr>
        <w:t>.</w:t>
      </w:r>
    </w:p>
    <w:p w14:paraId="2470F855" w14:textId="77777777" w:rsidR="00DA0DF7" w:rsidRPr="003D741E" w:rsidRDefault="00DA0DF7">
      <w:pPr>
        <w:ind w:firstLine="708"/>
        <w:pPrChange w:id="2467" w:author="Rui Paredes" w:date="2018-09-15T21:35:00Z">
          <w:pPr/>
        </w:pPrChange>
      </w:pPr>
    </w:p>
    <w:p w14:paraId="55020A1E" w14:textId="079F3E19" w:rsidR="005A7155" w:rsidRPr="003D741E" w:rsidDel="00DA0DF7" w:rsidRDefault="005A7155" w:rsidP="00B9038D">
      <w:pPr>
        <w:rPr>
          <w:del w:id="2468" w:author="Rui Paredes" w:date="2018-09-15T21:35:00Z"/>
        </w:rPr>
      </w:pPr>
    </w:p>
    <w:p w14:paraId="4A4AF2F2" w14:textId="1C817AFB" w:rsidR="00D5584C" w:rsidRPr="007B3A76" w:rsidDel="00DA0DF7" w:rsidRDefault="00D5584C" w:rsidP="00D5584C">
      <w:pPr>
        <w:pStyle w:val="Legenda"/>
        <w:keepNext/>
        <w:rPr>
          <w:del w:id="2469" w:author="Rui Paredes" w:date="2018-09-15T21:35:00Z"/>
        </w:rPr>
      </w:pPr>
      <w:bookmarkStart w:id="2470" w:name="_Ref524664892"/>
      <w:bookmarkStart w:id="2471" w:name="_Toc524679921"/>
      <w:del w:id="2472" w:author="Rui Paredes" w:date="2018-09-15T21:35:00Z">
        <w:r w:rsidRPr="003D741E" w:rsidDel="00DA0DF7">
          <w:delText>Figu</w:delText>
        </w:r>
        <w:r w:rsidRPr="009A7A5E" w:rsidDel="00DA0DF7">
          <w:delText xml:space="preserve">ra </w:delText>
        </w:r>
        <w:r w:rsidRPr="00373568" w:rsidDel="00DA0DF7">
          <w:rPr>
            <w:i w:val="0"/>
            <w:iCs w:val="0"/>
          </w:rPr>
          <w:fldChar w:fldCharType="begin"/>
        </w:r>
        <w:r w:rsidRPr="007B3A76" w:rsidDel="00DA0DF7">
          <w:delInstrText xml:space="preserve"> SEQ Figura \* ARABIC </w:delInstrText>
        </w:r>
        <w:r w:rsidRPr="00373568" w:rsidDel="00DA0DF7">
          <w:rPr>
            <w:i w:val="0"/>
            <w:iCs w:val="0"/>
            <w:rPrChange w:id="2473" w:author="Microsoft Office User" w:date="2018-09-14T15:51:00Z">
              <w:rPr>
                <w:i w:val="0"/>
                <w:iCs w:val="0"/>
              </w:rPr>
            </w:rPrChange>
          </w:rPr>
          <w:fldChar w:fldCharType="separate"/>
        </w:r>
      </w:del>
      <w:del w:id="2474" w:author="Rui Paredes" w:date="2018-09-15T18:23:00Z">
        <w:r w:rsidR="009574D0" w:rsidRPr="007B3A76" w:rsidDel="000B0251">
          <w:rPr>
            <w:i w:val="0"/>
            <w:iCs w:val="0"/>
            <w:noProof/>
          </w:rPr>
          <w:delText>23</w:delText>
        </w:r>
      </w:del>
      <w:del w:id="2475" w:author="Rui Paredes" w:date="2018-09-15T21:35:00Z">
        <w:r w:rsidRPr="00373568" w:rsidDel="00DA0DF7">
          <w:rPr>
            <w:i w:val="0"/>
            <w:iCs w:val="0"/>
          </w:rPr>
          <w:fldChar w:fldCharType="end"/>
        </w:r>
        <w:bookmarkEnd w:id="2470"/>
        <w:r w:rsidRPr="007B3A76" w:rsidDel="00DA0DF7">
          <w:delText xml:space="preserve"> - Interface do desafio</w:delText>
        </w:r>
        <w:bookmarkEnd w:id="2471"/>
      </w:del>
    </w:p>
    <w:p w14:paraId="385703C8" w14:textId="77777777" w:rsidR="00ED1D08" w:rsidRPr="007B3A76" w:rsidDel="00DA0DF7" w:rsidRDefault="005A7155" w:rsidP="00B9038D">
      <w:pPr>
        <w:rPr>
          <w:del w:id="2476" w:author="Rui Paredes" w:date="2018-09-15T21:35:00Z"/>
        </w:rPr>
      </w:pPr>
      <w:r w:rsidRPr="007B3A76">
        <w:rPr>
          <w:noProof/>
          <w:rPrChange w:id="2477" w:author="Microsoft Office User" w:date="2018-09-14T15:51:00Z">
            <w:rPr>
              <w:noProof/>
            </w:rPr>
          </w:rPrChange>
        </w:rPr>
        <w:drawing>
          <wp:inline distT="0" distB="0" distL="0" distR="0" wp14:anchorId="7175D994" wp14:editId="5128FEFF">
            <wp:extent cx="5980430" cy="1515110"/>
            <wp:effectExtent l="0" t="0" r="127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430" cy="1515110"/>
                    </a:xfrm>
                    <a:prstGeom prst="rect">
                      <a:avLst/>
                    </a:prstGeom>
                  </pic:spPr>
                </pic:pic>
              </a:graphicData>
            </a:graphic>
          </wp:inline>
        </w:drawing>
      </w:r>
    </w:p>
    <w:p w14:paraId="2E579F70" w14:textId="77777777" w:rsidR="00DA0DF7" w:rsidRPr="003D741E" w:rsidRDefault="00DA0DF7" w:rsidP="00DA0DF7">
      <w:pPr>
        <w:rPr>
          <w:ins w:id="2478" w:author="Rui Paredes" w:date="2018-09-15T21:35:00Z"/>
        </w:rPr>
      </w:pPr>
    </w:p>
    <w:p w14:paraId="728C64A0" w14:textId="2FEDE2BD" w:rsidR="00DA0DF7" w:rsidRPr="007B3A76" w:rsidRDefault="00DA0DF7" w:rsidP="00DA0DF7">
      <w:pPr>
        <w:pStyle w:val="Legenda"/>
        <w:keepNext/>
        <w:rPr>
          <w:ins w:id="2479" w:author="Rui Paredes" w:date="2018-09-15T21:35:00Z"/>
        </w:rPr>
      </w:pPr>
      <w:bookmarkStart w:id="2480" w:name="_Ref524814337"/>
      <w:bookmarkStart w:id="2481" w:name="_Toc524814467"/>
      <w:ins w:id="2482" w:author="Rui Paredes" w:date="2018-09-15T21:35:00Z">
        <w:r w:rsidRPr="003D741E">
          <w:t>Figu</w:t>
        </w:r>
        <w:r w:rsidRPr="009A7A5E">
          <w:t xml:space="preserve">ra </w:t>
        </w:r>
        <w:r w:rsidRPr="00373568">
          <w:fldChar w:fldCharType="begin"/>
        </w:r>
        <w:r w:rsidRPr="007B3A76">
          <w:instrText xml:space="preserve"> SEQ Figura \* ARABIC </w:instrText>
        </w:r>
        <w:r w:rsidRPr="00373568">
          <w:fldChar w:fldCharType="separate"/>
        </w:r>
      </w:ins>
      <w:ins w:id="2483" w:author="Rui Paredes" w:date="2018-09-15T22:37:00Z">
        <w:r w:rsidR="00943741">
          <w:rPr>
            <w:noProof/>
          </w:rPr>
          <w:t>24</w:t>
        </w:r>
      </w:ins>
      <w:ins w:id="2484" w:author="Rui Paredes" w:date="2018-09-15T21:35:00Z">
        <w:r w:rsidRPr="00373568">
          <w:fldChar w:fldCharType="end"/>
        </w:r>
        <w:bookmarkEnd w:id="2480"/>
        <w:r w:rsidRPr="007B3A76">
          <w:t xml:space="preserve"> - Interface do desafio</w:t>
        </w:r>
        <w:bookmarkEnd w:id="2481"/>
      </w:ins>
    </w:p>
    <w:p w14:paraId="7D38EFA3" w14:textId="77777777" w:rsidR="00ED1D08" w:rsidRPr="00373568" w:rsidRDefault="00ED1D08" w:rsidP="00B9038D"/>
    <w:p w14:paraId="0C4E3435" w14:textId="2E29F483" w:rsidR="00596ECC" w:rsidRPr="003D741E" w:rsidRDefault="00596ECC" w:rsidP="00596ECC">
      <w:pPr>
        <w:spacing w:line="240" w:lineRule="auto"/>
        <w:jc w:val="left"/>
      </w:pPr>
      <w:del w:id="2485" w:author="Rui Paredes" w:date="2018-09-15T22:25:00Z">
        <w:r w:rsidRPr="003D741E" w:rsidDel="006844D7">
          <w:br w:type="page"/>
        </w:r>
      </w:del>
    </w:p>
    <w:p w14:paraId="2F358FA0" w14:textId="4C05619B" w:rsidR="00ED1D08" w:rsidRPr="003D741E" w:rsidRDefault="00D5584C" w:rsidP="00D5584C">
      <w:pPr>
        <w:pStyle w:val="Cabealho3"/>
      </w:pPr>
      <w:bookmarkStart w:id="2486" w:name="_Toc524814431"/>
      <w:r w:rsidRPr="003D741E">
        <w:t xml:space="preserve">Interface da </w:t>
      </w:r>
      <w:del w:id="2487" w:author="Rui Paredes" w:date="2018-09-15T21:35:00Z">
        <w:r w:rsidRPr="00DA0DF7" w:rsidDel="00DA0DF7">
          <w:delText>Leaderboard</w:delText>
        </w:r>
      </w:del>
      <w:ins w:id="2488" w:author="Rui Paredes" w:date="2018-09-15T21:35:00Z">
        <w:r w:rsidR="00DA0DF7">
          <w:t xml:space="preserve">tabela de classificações </w:t>
        </w:r>
      </w:ins>
      <w:ins w:id="2489" w:author="Rui Paredes" w:date="2018-09-15T21:37:00Z">
        <w:r w:rsidR="00DA0DF7">
          <w:t>de uma</w:t>
        </w:r>
      </w:ins>
      <w:ins w:id="2490" w:author="Rui Paredes" w:date="2018-09-15T21:35:00Z">
        <w:r w:rsidR="00DA0DF7">
          <w:t xml:space="preserve"> competiç</w:t>
        </w:r>
      </w:ins>
      <w:ins w:id="2491" w:author="Rui Paredes" w:date="2018-09-15T21:37:00Z">
        <w:r w:rsidR="00DA0DF7">
          <w:t>ão</w:t>
        </w:r>
      </w:ins>
      <w:bookmarkEnd w:id="2486"/>
    </w:p>
    <w:p w14:paraId="34D3B3B5" w14:textId="4879503E" w:rsidR="00D5584C" w:rsidRPr="003D741E" w:rsidRDefault="00D5584C">
      <w:pPr>
        <w:ind w:firstLine="708"/>
        <w:pPrChange w:id="2492" w:author="Rui Paredes" w:date="2018-09-15T21:36:00Z">
          <w:pPr/>
        </w:pPrChange>
      </w:pPr>
      <w:r w:rsidRPr="003D741E">
        <w:t xml:space="preserve">A interface da </w:t>
      </w:r>
      <w:del w:id="2493" w:author="Rui Paredes" w:date="2018-09-15T21:36:00Z">
        <w:r w:rsidRPr="0024423E" w:rsidDel="00DA0DF7">
          <w:rPr>
            <w:i/>
            <w:rPrChange w:id="2494" w:author="Microsoft Office User" w:date="2018-09-14T19:14:00Z">
              <w:rPr/>
            </w:rPrChange>
          </w:rPr>
          <w:delText>Leaderboard</w:delText>
        </w:r>
        <w:r w:rsidRPr="003D741E" w:rsidDel="00DA0DF7">
          <w:delText xml:space="preserve"> </w:delText>
        </w:r>
      </w:del>
      <w:ins w:id="2495" w:author="Rui Paredes" w:date="2018-09-15T21:36:00Z">
        <w:r w:rsidR="00DA0DF7">
          <w:t>tabela de classificações</w:t>
        </w:r>
        <w:r w:rsidR="00DA0DF7" w:rsidRPr="003D741E">
          <w:t xml:space="preserve"> </w:t>
        </w:r>
      </w:ins>
      <w:r w:rsidRPr="003D741E">
        <w:t>é apenas acessível ao utilizador assim que uma competição acabar.</w:t>
      </w:r>
    </w:p>
    <w:p w14:paraId="38A204A4" w14:textId="1D745251" w:rsidR="00D5584C" w:rsidRPr="009A7A5E" w:rsidRDefault="00D5584C">
      <w:pPr>
        <w:ind w:firstLine="708"/>
        <w:pPrChange w:id="2496" w:author="Rui Paredes" w:date="2018-09-15T21:36:00Z">
          <w:pPr/>
        </w:pPrChange>
      </w:pPr>
      <w:r w:rsidRPr="009A7A5E">
        <w:t xml:space="preserve">Nesta poderá verificar os vários utilizadores que participaram na competição, o lugar em que ficaram, o </w:t>
      </w:r>
      <w:del w:id="2497" w:author="Microsoft Office User" w:date="2018-09-14T19:15:00Z">
        <w:r w:rsidRPr="009A7A5E" w:rsidDel="0024423E">
          <w:delText xml:space="preserve">score </w:delText>
        </w:r>
      </w:del>
      <w:ins w:id="2498" w:author="Microsoft Office User" w:date="2018-09-14T19:15:00Z">
        <w:r w:rsidR="0024423E">
          <w:t>resultado</w:t>
        </w:r>
        <w:r w:rsidR="0024423E" w:rsidRPr="009A7A5E">
          <w:t xml:space="preserve"> </w:t>
        </w:r>
      </w:ins>
      <w:r w:rsidRPr="009A7A5E">
        <w:t xml:space="preserve">final obtido e o total de tempo que demoraram a obter aquele </w:t>
      </w:r>
      <w:del w:id="2499" w:author="Microsoft Office User" w:date="2018-09-14T19:15:00Z">
        <w:r w:rsidRPr="009A7A5E" w:rsidDel="0024423E">
          <w:delText xml:space="preserve">score </w:delText>
        </w:r>
      </w:del>
      <w:ins w:id="2500" w:author="Microsoft Office User" w:date="2018-09-14T19:15:00Z">
        <w:r w:rsidR="0024423E">
          <w:t>resultado</w:t>
        </w:r>
        <w:r w:rsidR="0024423E" w:rsidRPr="009A7A5E">
          <w:t xml:space="preserve"> </w:t>
        </w:r>
      </w:ins>
      <w:r w:rsidRPr="009A7A5E">
        <w:t>total.</w:t>
      </w:r>
    </w:p>
    <w:p w14:paraId="3A98D1E8" w14:textId="4FC0D32C" w:rsidR="00D5584C" w:rsidRPr="009A7A5E" w:rsidRDefault="00D5584C">
      <w:pPr>
        <w:ind w:firstLine="708"/>
        <w:pPrChange w:id="2501" w:author="Rui Paredes" w:date="2018-09-15T21:36:00Z">
          <w:pPr/>
        </w:pPrChange>
      </w:pPr>
      <w:r w:rsidRPr="009A7A5E">
        <w:t>Encontra</w:t>
      </w:r>
      <w:del w:id="2502" w:author="Microsoft Office User" w:date="2018-09-14T19:15:00Z">
        <w:r w:rsidRPr="009A7A5E" w:rsidDel="0024423E">
          <w:delText xml:space="preserve"> </w:delText>
        </w:r>
      </w:del>
      <w:r w:rsidRPr="009A7A5E">
        <w:t xml:space="preserve">-se ilustrado na </w:t>
      </w:r>
      <w:ins w:id="2503" w:author="Rui Paredes" w:date="2018-09-15T22:36:00Z">
        <w:r w:rsidR="001106AC">
          <w:fldChar w:fldCharType="begin"/>
        </w:r>
        <w:r w:rsidR="001106AC">
          <w:instrText xml:space="preserve"> REF _Ref524814347 \h </w:instrText>
        </w:r>
      </w:ins>
      <w:r w:rsidR="001106AC">
        <w:fldChar w:fldCharType="separate"/>
      </w:r>
      <w:ins w:id="2504" w:author="Rui Paredes" w:date="2018-09-15T22:37:00Z">
        <w:r w:rsidR="00943741" w:rsidRPr="009A7A5E">
          <w:t xml:space="preserve">Figura </w:t>
        </w:r>
        <w:r w:rsidR="00943741">
          <w:rPr>
            <w:noProof/>
          </w:rPr>
          <w:t>25</w:t>
        </w:r>
      </w:ins>
      <w:ins w:id="2505" w:author="Rui Paredes" w:date="2018-09-15T22:36:00Z">
        <w:r w:rsidR="001106AC">
          <w:fldChar w:fldCharType="end"/>
        </w:r>
      </w:ins>
      <w:r w:rsidR="00081C99" w:rsidRPr="00373568">
        <w:fldChar w:fldCharType="begin"/>
      </w:r>
      <w:r w:rsidR="00081C99" w:rsidRPr="007B3A76">
        <w:instrText xml:space="preserve"> REF _Ref524665340 \h </w:instrText>
      </w:r>
      <w:del w:id="2506" w:author="Rui Paredes" w:date="2018-09-15T22:04:00Z">
        <w:r w:rsidR="00081C99" w:rsidRPr="00373568">
          <w:rPr>
            <w:rPrChange w:id="2507" w:author="Microsoft Office User" w:date="2018-09-14T15:51:00Z">
              <w:rPr/>
            </w:rPrChange>
          </w:rPr>
          <w:fldChar w:fldCharType="separate"/>
        </w:r>
      </w:del>
      <w:del w:id="2508" w:author="Rui Paredes" w:date="2018-09-15T18:23:00Z">
        <w:r w:rsidR="009574D0" w:rsidRPr="00373568" w:rsidDel="000B0251">
          <w:delText xml:space="preserve">Figura </w:delText>
        </w:r>
        <w:r w:rsidR="009574D0" w:rsidRPr="007B3A76" w:rsidDel="000B0251">
          <w:rPr>
            <w:rPrChange w:id="2509" w:author="Microsoft Office User" w:date="2018-09-14T15:51:00Z">
              <w:rPr>
                <w:noProof/>
              </w:rPr>
            </w:rPrChange>
          </w:rPr>
          <w:delText>24</w:delText>
        </w:r>
      </w:del>
      <w:r w:rsidR="00081C99" w:rsidRPr="00373568">
        <w:fldChar w:fldCharType="end"/>
      </w:r>
      <w:r w:rsidRPr="007B3A76">
        <w:t xml:space="preserve"> a interface da </w:t>
      </w:r>
      <w:del w:id="2510" w:author="Rui Paredes" w:date="2018-09-15T21:36:00Z">
        <w:r w:rsidRPr="0024423E" w:rsidDel="00DA0DF7">
          <w:rPr>
            <w:i/>
            <w:rPrChange w:id="2511" w:author="Microsoft Office User" w:date="2018-09-14T19:14:00Z">
              <w:rPr/>
            </w:rPrChange>
          </w:rPr>
          <w:delText>leaderboard</w:delText>
        </w:r>
        <w:r w:rsidRPr="007B3A76" w:rsidDel="00DA0DF7">
          <w:delText xml:space="preserve"> </w:delText>
        </w:r>
      </w:del>
      <w:ins w:id="2512" w:author="Rui Paredes" w:date="2018-09-15T21:36:00Z">
        <w:r w:rsidR="00DA0DF7">
          <w:t>tabela de classificações</w:t>
        </w:r>
        <w:r w:rsidR="00DA0DF7" w:rsidRPr="007B3A76">
          <w:t xml:space="preserve"> </w:t>
        </w:r>
      </w:ins>
      <w:r w:rsidRPr="007B3A76">
        <w:t>de uma competição, em que neste caso, apenas dois utilizadores</w:t>
      </w:r>
      <w:r w:rsidRPr="00373568">
        <w:t xml:space="preserve"> participaram, obt</w:t>
      </w:r>
      <w:r w:rsidR="00081C99" w:rsidRPr="003D741E">
        <w:t>iveram</w:t>
      </w:r>
      <w:r w:rsidRPr="003D741E">
        <w:t xml:space="preserve"> o mesmo </w:t>
      </w:r>
      <w:del w:id="2513" w:author="Microsoft Office User" w:date="2018-09-14T19:15:00Z">
        <w:r w:rsidRPr="003D741E" w:rsidDel="0024423E">
          <w:delText xml:space="preserve">score </w:delText>
        </w:r>
      </w:del>
      <w:ins w:id="2514" w:author="Microsoft Office User" w:date="2018-09-14T19:15:00Z">
        <w:r w:rsidR="0024423E">
          <w:t>resultado</w:t>
        </w:r>
        <w:r w:rsidR="0024423E" w:rsidRPr="003D741E">
          <w:t xml:space="preserve"> </w:t>
        </w:r>
      </w:ins>
      <w:r w:rsidRPr="003D741E">
        <w:t xml:space="preserve">final, mas </w:t>
      </w:r>
      <w:r w:rsidR="00081C99" w:rsidRPr="003D741E">
        <w:t>em que um ganhou ao outro no tempo demorado.</w:t>
      </w:r>
    </w:p>
    <w:p w14:paraId="13B99251" w14:textId="77777777" w:rsidR="00081C99" w:rsidRPr="009A7A5E" w:rsidRDefault="00081C99" w:rsidP="00D5584C"/>
    <w:p w14:paraId="512EE984" w14:textId="1448B794" w:rsidR="00081C99" w:rsidRPr="007B3A76" w:rsidDel="00DA0DF7" w:rsidRDefault="00081C99" w:rsidP="00081C99">
      <w:pPr>
        <w:pStyle w:val="Legenda"/>
        <w:keepNext/>
        <w:rPr>
          <w:del w:id="2515" w:author="Rui Paredes" w:date="2018-09-15T21:37:00Z"/>
        </w:rPr>
      </w:pPr>
      <w:bookmarkStart w:id="2516" w:name="_Ref524665340"/>
      <w:bookmarkStart w:id="2517" w:name="_Toc524679922"/>
      <w:del w:id="2518" w:author="Rui Paredes" w:date="2018-09-15T21:37:00Z">
        <w:r w:rsidRPr="009A7A5E" w:rsidDel="00DA0DF7">
          <w:delText xml:space="preserve">Figura </w:delText>
        </w:r>
        <w:r w:rsidRPr="00373568" w:rsidDel="00DA0DF7">
          <w:rPr>
            <w:i w:val="0"/>
            <w:iCs w:val="0"/>
          </w:rPr>
          <w:fldChar w:fldCharType="begin"/>
        </w:r>
        <w:r w:rsidRPr="007B3A76" w:rsidDel="00DA0DF7">
          <w:delInstrText xml:space="preserve"> SEQ Figura \* ARABIC </w:delInstrText>
        </w:r>
        <w:r w:rsidRPr="00373568" w:rsidDel="00DA0DF7">
          <w:rPr>
            <w:i w:val="0"/>
            <w:iCs w:val="0"/>
            <w:rPrChange w:id="2519" w:author="Microsoft Office User" w:date="2018-09-14T15:51:00Z">
              <w:rPr>
                <w:i w:val="0"/>
                <w:iCs w:val="0"/>
              </w:rPr>
            </w:rPrChange>
          </w:rPr>
          <w:fldChar w:fldCharType="separate"/>
        </w:r>
      </w:del>
      <w:del w:id="2520" w:author="Rui Paredes" w:date="2018-09-15T18:23:00Z">
        <w:r w:rsidR="009574D0" w:rsidRPr="007B3A76" w:rsidDel="000B0251">
          <w:rPr>
            <w:i w:val="0"/>
            <w:iCs w:val="0"/>
            <w:noProof/>
          </w:rPr>
          <w:delText>24</w:delText>
        </w:r>
      </w:del>
      <w:del w:id="2521" w:author="Rui Paredes" w:date="2018-09-15T21:37:00Z">
        <w:r w:rsidRPr="00373568" w:rsidDel="00DA0DF7">
          <w:rPr>
            <w:i w:val="0"/>
            <w:iCs w:val="0"/>
          </w:rPr>
          <w:fldChar w:fldCharType="end"/>
        </w:r>
        <w:bookmarkEnd w:id="2516"/>
        <w:r w:rsidRPr="007B3A76" w:rsidDel="00DA0DF7">
          <w:delText xml:space="preserve"> - Interface d</w:delText>
        </w:r>
      </w:del>
      <w:del w:id="2522" w:author="Rui Paredes" w:date="2018-09-15T21:36:00Z">
        <w:r w:rsidRPr="007B3A76" w:rsidDel="00DA0DF7">
          <w:delText>a Leaderboard</w:delText>
        </w:r>
      </w:del>
      <w:bookmarkEnd w:id="2517"/>
    </w:p>
    <w:p w14:paraId="0FC160B8" w14:textId="77777777" w:rsidR="00081C99" w:rsidRPr="007B3A76" w:rsidRDefault="00081C99" w:rsidP="00D5584C">
      <w:r w:rsidRPr="007B3A76">
        <w:rPr>
          <w:noProof/>
          <w:rPrChange w:id="2523" w:author="Microsoft Office User" w:date="2018-09-14T15:51:00Z">
            <w:rPr>
              <w:noProof/>
            </w:rPr>
          </w:rPrChange>
        </w:rPr>
        <w:drawing>
          <wp:inline distT="0" distB="0" distL="0" distR="0" wp14:anchorId="2CCB5CC5" wp14:editId="10B2CD22">
            <wp:extent cx="5980430" cy="1306830"/>
            <wp:effectExtent l="0" t="0" r="127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0430" cy="1306830"/>
                    </a:xfrm>
                    <a:prstGeom prst="rect">
                      <a:avLst/>
                    </a:prstGeom>
                  </pic:spPr>
                </pic:pic>
              </a:graphicData>
            </a:graphic>
          </wp:inline>
        </w:drawing>
      </w:r>
    </w:p>
    <w:p w14:paraId="44B771D2" w14:textId="6FE58FDC" w:rsidR="00DA0DF7" w:rsidRPr="007B3A76" w:rsidRDefault="00DA0DF7" w:rsidP="00DA0DF7">
      <w:pPr>
        <w:pStyle w:val="Legenda"/>
        <w:keepNext/>
        <w:rPr>
          <w:ins w:id="2524" w:author="Rui Paredes" w:date="2018-09-15T21:37:00Z"/>
        </w:rPr>
      </w:pPr>
      <w:bookmarkStart w:id="2525" w:name="_Ref524814347"/>
      <w:bookmarkStart w:id="2526" w:name="_Toc524814468"/>
      <w:ins w:id="2527" w:author="Rui Paredes" w:date="2018-09-15T21:37:00Z">
        <w:r w:rsidRPr="009A7A5E">
          <w:t xml:space="preserve">Figura </w:t>
        </w:r>
        <w:r w:rsidRPr="00373568">
          <w:fldChar w:fldCharType="begin"/>
        </w:r>
        <w:r w:rsidRPr="007B3A76">
          <w:instrText xml:space="preserve"> SEQ Figura \* ARABIC </w:instrText>
        </w:r>
        <w:r w:rsidRPr="00373568">
          <w:fldChar w:fldCharType="separate"/>
        </w:r>
      </w:ins>
      <w:ins w:id="2528" w:author="Rui Paredes" w:date="2018-09-15T22:37:00Z">
        <w:r w:rsidR="00943741">
          <w:rPr>
            <w:noProof/>
          </w:rPr>
          <w:t>25</w:t>
        </w:r>
      </w:ins>
      <w:ins w:id="2529" w:author="Rui Paredes" w:date="2018-09-15T21:37:00Z">
        <w:r w:rsidRPr="00373568">
          <w:fldChar w:fldCharType="end"/>
        </w:r>
        <w:bookmarkEnd w:id="2525"/>
        <w:r w:rsidRPr="007B3A76">
          <w:t xml:space="preserve"> - Interface d</w:t>
        </w:r>
        <w:r>
          <w:t>e Classificações</w:t>
        </w:r>
        <w:bookmarkEnd w:id="2526"/>
      </w:ins>
    </w:p>
    <w:p w14:paraId="08A83EAD" w14:textId="77777777" w:rsidR="00B9038D" w:rsidRPr="00373568" w:rsidRDefault="00B9038D" w:rsidP="00B9038D"/>
    <w:p w14:paraId="39791F6E" w14:textId="77777777" w:rsidR="00081C99" w:rsidRPr="003D741E" w:rsidRDefault="00081C99" w:rsidP="00081C99">
      <w:pPr>
        <w:pStyle w:val="Cabealho3"/>
      </w:pPr>
      <w:bookmarkStart w:id="2530" w:name="_Toc524814432"/>
      <w:r w:rsidRPr="003D741E">
        <w:t>Interface de Gestão da Aplicação</w:t>
      </w:r>
      <w:bookmarkEnd w:id="2530"/>
    </w:p>
    <w:p w14:paraId="76B79BB8" w14:textId="0B7E5C6D" w:rsidR="00081C99" w:rsidRPr="003D741E" w:rsidRDefault="00081C99">
      <w:pPr>
        <w:ind w:firstLine="708"/>
        <w:pPrChange w:id="2531" w:author="Rui Paredes" w:date="2018-09-15T21:37:00Z">
          <w:pPr/>
        </w:pPrChange>
      </w:pPr>
      <w:r w:rsidRPr="003D741E">
        <w:t xml:space="preserve">A interface de gestão da aplicação tem acesso restrito, pelo </w:t>
      </w:r>
      <w:del w:id="2532" w:author="Microsoft Office User" w:date="2018-09-14T19:15:00Z">
        <w:r w:rsidRPr="003D741E" w:rsidDel="0024423E">
          <w:delText xml:space="preserve">qual </w:delText>
        </w:r>
      </w:del>
      <w:ins w:id="2533" w:author="Microsoft Office User" w:date="2018-09-14T19:15:00Z">
        <w:r w:rsidR="0024423E">
          <w:t>que</w:t>
        </w:r>
        <w:r w:rsidR="0024423E" w:rsidRPr="003D741E">
          <w:t xml:space="preserve"> </w:t>
        </w:r>
      </w:ins>
      <w:r w:rsidRPr="003D741E">
        <w:t>apenas o gestor da plataforma pode aceder à mesma.</w:t>
      </w:r>
    </w:p>
    <w:p w14:paraId="7CDDDD19" w14:textId="77777777" w:rsidR="00081C99" w:rsidRPr="001134F2" w:rsidRDefault="00081C99">
      <w:pPr>
        <w:ind w:firstLine="708"/>
        <w:pPrChange w:id="2534" w:author="Rui Paredes" w:date="2018-09-15T21:37:00Z">
          <w:pPr/>
        </w:pPrChange>
      </w:pPr>
      <w:r w:rsidRPr="009A7A5E">
        <w:lastRenderedPageBreak/>
        <w:t>Esta interface permite aceder aos vários elementos da aplicação que podem ser geridos, e realizar operações como adicionar, editar ou eliminar</w:t>
      </w:r>
      <w:r w:rsidR="002841D6" w:rsidRPr="009A7A5E">
        <w:t>, entre outras relativamente às competições, desafios, classificações de desafios e sugestões.</w:t>
      </w:r>
    </w:p>
    <w:p w14:paraId="667800A4" w14:textId="7774303D" w:rsidR="002841D6" w:rsidRPr="007B3A76" w:rsidRDefault="002841D6">
      <w:pPr>
        <w:ind w:firstLine="708"/>
        <w:pPrChange w:id="2535" w:author="Rui Paredes" w:date="2018-09-15T21:37:00Z">
          <w:pPr/>
        </w:pPrChange>
      </w:pPr>
      <w:r w:rsidRPr="0069401A">
        <w:t xml:space="preserve">É apresentada na </w:t>
      </w:r>
      <w:ins w:id="2536" w:author="Rui Paredes" w:date="2018-09-15T22:37:00Z">
        <w:r w:rsidR="001106AC">
          <w:fldChar w:fldCharType="begin"/>
        </w:r>
        <w:r w:rsidR="001106AC">
          <w:instrText xml:space="preserve"> REF _Ref524814354 \h </w:instrText>
        </w:r>
      </w:ins>
      <w:r w:rsidR="001106AC">
        <w:fldChar w:fldCharType="separate"/>
      </w:r>
      <w:ins w:id="2537" w:author="Rui Paredes" w:date="2018-09-15T22:37:00Z">
        <w:r w:rsidR="00943741" w:rsidRPr="003D741E">
          <w:t xml:space="preserve">Figura </w:t>
        </w:r>
        <w:r w:rsidR="00943741">
          <w:rPr>
            <w:noProof/>
          </w:rPr>
          <w:t>26</w:t>
        </w:r>
        <w:r w:rsidR="001106AC">
          <w:fldChar w:fldCharType="end"/>
        </w:r>
      </w:ins>
      <w:r w:rsidRPr="00373568">
        <w:fldChar w:fldCharType="begin"/>
      </w:r>
      <w:r w:rsidRPr="007B3A76">
        <w:instrText xml:space="preserve"> REF _Ref524666025 \h </w:instrText>
      </w:r>
      <w:del w:id="2538" w:author="Rui Paredes" w:date="2018-09-15T22:04:00Z">
        <w:r w:rsidRPr="00373568">
          <w:rPr>
            <w:rPrChange w:id="2539" w:author="Microsoft Office User" w:date="2018-09-14T15:51:00Z">
              <w:rPr/>
            </w:rPrChange>
          </w:rPr>
          <w:fldChar w:fldCharType="separate"/>
        </w:r>
      </w:del>
      <w:del w:id="2540" w:author="Rui Paredes" w:date="2018-09-15T18:23:00Z">
        <w:r w:rsidR="009574D0" w:rsidRPr="00373568" w:rsidDel="000B0251">
          <w:delText xml:space="preserve">Figura </w:delText>
        </w:r>
        <w:r w:rsidR="009574D0" w:rsidRPr="007B3A76" w:rsidDel="000B0251">
          <w:rPr>
            <w:rPrChange w:id="2541" w:author="Microsoft Office User" w:date="2018-09-14T15:51:00Z">
              <w:rPr>
                <w:noProof/>
              </w:rPr>
            </w:rPrChange>
          </w:rPr>
          <w:delText>25</w:delText>
        </w:r>
      </w:del>
      <w:r w:rsidRPr="00373568">
        <w:fldChar w:fldCharType="end"/>
      </w:r>
      <w:r w:rsidRPr="007B3A76">
        <w:t xml:space="preserve"> a interface relativamente à </w:t>
      </w:r>
      <w:ins w:id="2542" w:author="Microsoft Office User" w:date="2018-09-14T19:15:00Z">
        <w:r w:rsidR="0024423E">
          <w:t>g</w:t>
        </w:r>
      </w:ins>
      <w:del w:id="2543" w:author="Microsoft Office User" w:date="2018-09-14T19:15:00Z">
        <w:r w:rsidRPr="007B3A76" w:rsidDel="0024423E">
          <w:delText>G</w:delText>
        </w:r>
      </w:del>
      <w:r w:rsidRPr="007B3A76">
        <w:t>estão de elementos da aplicação.</w:t>
      </w:r>
    </w:p>
    <w:p w14:paraId="24BD7776" w14:textId="639294C4" w:rsidR="002841D6" w:rsidRPr="003D741E" w:rsidRDefault="00596ECC" w:rsidP="00596ECC">
      <w:pPr>
        <w:spacing w:line="240" w:lineRule="auto"/>
        <w:jc w:val="left"/>
      </w:pPr>
      <w:del w:id="2544" w:author="Rui Paredes" w:date="2018-09-15T22:25:00Z">
        <w:r w:rsidRPr="00373568" w:rsidDel="00401C77">
          <w:br w:type="page"/>
        </w:r>
      </w:del>
    </w:p>
    <w:p w14:paraId="139CA237" w14:textId="2FD0D9B9" w:rsidR="002841D6" w:rsidRPr="007B3A76" w:rsidDel="00DA0DF7" w:rsidRDefault="002841D6" w:rsidP="002841D6">
      <w:pPr>
        <w:pStyle w:val="Legenda"/>
        <w:keepNext/>
        <w:rPr>
          <w:del w:id="2545" w:author="Rui Paredes" w:date="2018-09-15T21:37:00Z"/>
        </w:rPr>
      </w:pPr>
      <w:bookmarkStart w:id="2546" w:name="_Ref524666025"/>
      <w:bookmarkStart w:id="2547" w:name="_Toc524679923"/>
      <w:del w:id="2548" w:author="Rui Paredes" w:date="2018-09-15T21:37:00Z">
        <w:r w:rsidRPr="003D741E" w:rsidDel="00DA0DF7">
          <w:delText xml:space="preserve">Figura </w:delText>
        </w:r>
        <w:r w:rsidRPr="00373568" w:rsidDel="00DA0DF7">
          <w:rPr>
            <w:i w:val="0"/>
            <w:iCs w:val="0"/>
          </w:rPr>
          <w:fldChar w:fldCharType="begin"/>
        </w:r>
        <w:r w:rsidRPr="007B3A76" w:rsidDel="00DA0DF7">
          <w:delInstrText xml:space="preserve"> SEQ Figura \* ARABIC </w:delInstrText>
        </w:r>
        <w:r w:rsidRPr="00373568" w:rsidDel="00DA0DF7">
          <w:rPr>
            <w:i w:val="0"/>
            <w:iCs w:val="0"/>
            <w:rPrChange w:id="2549" w:author="Microsoft Office User" w:date="2018-09-14T15:51:00Z">
              <w:rPr>
                <w:i w:val="0"/>
                <w:iCs w:val="0"/>
              </w:rPr>
            </w:rPrChange>
          </w:rPr>
          <w:fldChar w:fldCharType="separate"/>
        </w:r>
      </w:del>
      <w:del w:id="2550" w:author="Rui Paredes" w:date="2018-09-15T18:23:00Z">
        <w:r w:rsidR="009574D0" w:rsidRPr="007B3A76" w:rsidDel="000B0251">
          <w:rPr>
            <w:i w:val="0"/>
            <w:iCs w:val="0"/>
            <w:noProof/>
          </w:rPr>
          <w:delText>25</w:delText>
        </w:r>
      </w:del>
      <w:del w:id="2551" w:author="Rui Paredes" w:date="2018-09-15T21:37:00Z">
        <w:r w:rsidRPr="00373568" w:rsidDel="00DA0DF7">
          <w:rPr>
            <w:i w:val="0"/>
            <w:iCs w:val="0"/>
          </w:rPr>
          <w:fldChar w:fldCharType="end"/>
        </w:r>
        <w:bookmarkEnd w:id="2546"/>
        <w:r w:rsidRPr="007B3A76" w:rsidDel="00DA0DF7">
          <w:delText>- Interface de Gestão da Aplicação</w:delText>
        </w:r>
        <w:bookmarkEnd w:id="2547"/>
      </w:del>
    </w:p>
    <w:p w14:paraId="7B07E23B" w14:textId="77777777" w:rsidR="002841D6" w:rsidRPr="007B3A76" w:rsidRDefault="002841D6" w:rsidP="00081C99">
      <w:r w:rsidRPr="007B3A76">
        <w:rPr>
          <w:noProof/>
          <w:rPrChange w:id="2552" w:author="Microsoft Office User" w:date="2018-09-14T15:51:00Z">
            <w:rPr>
              <w:noProof/>
            </w:rPr>
          </w:rPrChange>
        </w:rPr>
        <w:drawing>
          <wp:inline distT="0" distB="0" distL="0" distR="0" wp14:anchorId="3674437B" wp14:editId="254D8D04">
            <wp:extent cx="5980430" cy="2018665"/>
            <wp:effectExtent l="0" t="0" r="127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0430" cy="2018665"/>
                    </a:xfrm>
                    <a:prstGeom prst="rect">
                      <a:avLst/>
                    </a:prstGeom>
                  </pic:spPr>
                </pic:pic>
              </a:graphicData>
            </a:graphic>
          </wp:inline>
        </w:drawing>
      </w:r>
    </w:p>
    <w:p w14:paraId="7A3D560F" w14:textId="72128954" w:rsidR="00DA0DF7" w:rsidRPr="007B3A76" w:rsidRDefault="00DA0DF7" w:rsidP="00DA0DF7">
      <w:pPr>
        <w:pStyle w:val="Legenda"/>
        <w:keepNext/>
        <w:rPr>
          <w:ins w:id="2553" w:author="Rui Paredes" w:date="2018-09-15T21:37:00Z"/>
        </w:rPr>
      </w:pPr>
      <w:bookmarkStart w:id="2554" w:name="_Ref524814354"/>
      <w:bookmarkStart w:id="2555" w:name="_Toc524814469"/>
      <w:ins w:id="2556" w:author="Rui Paredes" w:date="2018-09-15T21:37:00Z">
        <w:r w:rsidRPr="003D741E">
          <w:t xml:space="preserve">Figura </w:t>
        </w:r>
        <w:r w:rsidRPr="00373568">
          <w:fldChar w:fldCharType="begin"/>
        </w:r>
        <w:r w:rsidRPr="007B3A76">
          <w:instrText xml:space="preserve"> SEQ Figura \* ARABIC </w:instrText>
        </w:r>
        <w:r w:rsidRPr="00373568">
          <w:fldChar w:fldCharType="separate"/>
        </w:r>
      </w:ins>
      <w:ins w:id="2557" w:author="Rui Paredes" w:date="2018-09-15T22:37:00Z">
        <w:r w:rsidR="00943741">
          <w:rPr>
            <w:noProof/>
          </w:rPr>
          <w:t>26</w:t>
        </w:r>
      </w:ins>
      <w:ins w:id="2558" w:author="Rui Paredes" w:date="2018-09-15T21:37:00Z">
        <w:r w:rsidRPr="00373568">
          <w:fldChar w:fldCharType="end"/>
        </w:r>
        <w:bookmarkEnd w:id="2554"/>
        <w:r w:rsidRPr="007B3A76">
          <w:t>- Interface de Gestão da Aplicação</w:t>
        </w:r>
        <w:bookmarkEnd w:id="2555"/>
      </w:ins>
    </w:p>
    <w:p w14:paraId="04CAC111" w14:textId="77777777" w:rsidR="00DA0DF7" w:rsidRDefault="00DA0DF7" w:rsidP="00596ECC">
      <w:pPr>
        <w:spacing w:line="240" w:lineRule="auto"/>
        <w:jc w:val="left"/>
        <w:rPr>
          <w:ins w:id="2559" w:author="Rui Paredes" w:date="2018-09-15T21:37:00Z"/>
        </w:rPr>
      </w:pPr>
    </w:p>
    <w:p w14:paraId="787EF1DC" w14:textId="58CE7E29" w:rsidR="002841D6" w:rsidRPr="003D741E" w:rsidRDefault="00596ECC" w:rsidP="00596ECC">
      <w:pPr>
        <w:spacing w:line="240" w:lineRule="auto"/>
        <w:jc w:val="left"/>
      </w:pPr>
      <w:r w:rsidRPr="00373568">
        <w:br w:type="page"/>
      </w:r>
    </w:p>
    <w:p w14:paraId="39116BA6" w14:textId="77777777" w:rsidR="00081C99" w:rsidRPr="003D741E" w:rsidRDefault="002841D6" w:rsidP="002841D6">
      <w:pPr>
        <w:pStyle w:val="Ttulo1"/>
      </w:pPr>
      <w:bookmarkStart w:id="2560" w:name="_Toc524814433"/>
      <w:commentRangeStart w:id="2561"/>
      <w:r w:rsidRPr="003D741E">
        <w:lastRenderedPageBreak/>
        <w:t>Testes</w:t>
      </w:r>
      <w:commentRangeEnd w:id="2561"/>
      <w:r w:rsidR="00A919A6">
        <w:rPr>
          <w:rStyle w:val="Refdecomentrio"/>
          <w:b w:val="0"/>
          <w:bCs w:val="0"/>
          <w:kern w:val="0"/>
        </w:rPr>
        <w:commentReference w:id="2561"/>
      </w:r>
      <w:bookmarkEnd w:id="2560"/>
    </w:p>
    <w:p w14:paraId="6C5B9A57" w14:textId="6778E074" w:rsidR="002841D6" w:rsidRPr="009A7A5E" w:rsidDel="00694CF7" w:rsidRDefault="002841D6">
      <w:pPr>
        <w:ind w:firstLine="432"/>
        <w:rPr>
          <w:del w:id="2562" w:author="Rui Paredes" w:date="2018-09-15T17:23:00Z"/>
        </w:rPr>
        <w:pPrChange w:id="2563" w:author="Rui Paredes" w:date="2018-09-15T21:37:00Z">
          <w:pPr>
            <w:ind w:left="432" w:firstLine="276"/>
          </w:pPr>
        </w:pPrChange>
      </w:pPr>
      <w:r w:rsidRPr="003D741E">
        <w:t>Devido ao processo de d</w:t>
      </w:r>
      <w:r w:rsidRPr="009A7A5E">
        <w:t xml:space="preserve">esenvolvimento de software ser um processo disposto a erros, foi necessário </w:t>
      </w:r>
      <w:del w:id="2564" w:author="Microsoft Office User" w:date="2018-09-14T19:20:00Z">
        <w:r w:rsidRPr="009A7A5E" w:rsidDel="00A919A6">
          <w:delText xml:space="preserve">implementar </w:delText>
        </w:r>
      </w:del>
      <w:ins w:id="2565" w:author="Microsoft Office User" w:date="2018-09-14T19:20:00Z">
        <w:r w:rsidR="00A919A6">
          <w:t>usar</w:t>
        </w:r>
        <w:r w:rsidR="00A919A6" w:rsidRPr="009A7A5E">
          <w:t xml:space="preserve"> </w:t>
        </w:r>
      </w:ins>
      <w:r w:rsidRPr="009A7A5E">
        <w:t xml:space="preserve">uma metodologia de forma a verificar as várias funcionalidades e verificar se os resultados obtidos </w:t>
      </w:r>
      <w:r w:rsidR="000B5209" w:rsidRPr="009A7A5E">
        <w:t>são os esperados ou não.</w:t>
      </w:r>
      <w:ins w:id="2566" w:author="Rui Paredes" w:date="2018-09-15T17:23:00Z">
        <w:r w:rsidR="00694CF7" w:rsidRPr="009A7A5E" w:rsidDel="00694CF7">
          <w:t xml:space="preserve"> </w:t>
        </w:r>
      </w:ins>
    </w:p>
    <w:p w14:paraId="113CF00C" w14:textId="6D0832E9" w:rsidR="000B5209" w:rsidDel="00DA0DF7" w:rsidRDefault="00A919A6">
      <w:pPr>
        <w:ind w:firstLine="432"/>
        <w:rPr>
          <w:del w:id="2567" w:author="Rui Paredes" w:date="2018-09-15T21:37:00Z"/>
        </w:rPr>
        <w:pPrChange w:id="2568" w:author="Rui Paredes" w:date="2018-09-15T21:37:00Z">
          <w:pPr/>
        </w:pPrChange>
      </w:pPr>
      <w:commentRangeStart w:id="2569"/>
      <w:commentRangeEnd w:id="2569"/>
      <w:del w:id="2570" w:author="Rui Paredes" w:date="2018-09-15T17:23:00Z">
        <w:r w:rsidDel="00694CF7">
          <w:rPr>
            <w:rStyle w:val="Refdecomentrio"/>
          </w:rPr>
          <w:commentReference w:id="2569"/>
        </w:r>
      </w:del>
    </w:p>
    <w:p w14:paraId="6E95FFB7" w14:textId="77777777" w:rsidR="00DA0DF7" w:rsidRPr="001134F2" w:rsidRDefault="00DA0DF7">
      <w:pPr>
        <w:ind w:firstLine="432"/>
        <w:rPr>
          <w:ins w:id="2571" w:author="Rui Paredes" w:date="2018-09-15T21:37:00Z"/>
        </w:rPr>
        <w:pPrChange w:id="2572" w:author="Rui Paredes" w:date="2018-09-15T21:37:00Z">
          <w:pPr>
            <w:ind w:left="432"/>
          </w:pPr>
        </w:pPrChange>
      </w:pPr>
    </w:p>
    <w:p w14:paraId="69D1BA53" w14:textId="29DAD0F0" w:rsidR="000B5209" w:rsidRPr="003D741E" w:rsidRDefault="000B5209" w:rsidP="006C699F">
      <w:pPr>
        <w:ind w:firstLine="432"/>
      </w:pPr>
      <w:del w:id="2573" w:author="Rui Paredes" w:date="2018-09-15T21:37:00Z">
        <w:r w:rsidRPr="0069401A" w:rsidDel="00DA0DF7">
          <w:tab/>
        </w:r>
      </w:del>
      <w:r w:rsidRPr="0069401A">
        <w:t>Optou</w:t>
      </w:r>
      <w:del w:id="2574" w:author="Microsoft Office User" w:date="2018-09-14T19:19:00Z">
        <w:r w:rsidRPr="0069401A" w:rsidDel="00A919A6">
          <w:delText xml:space="preserve"> </w:delText>
        </w:r>
      </w:del>
      <w:r w:rsidRPr="0069401A">
        <w:t xml:space="preserve">-se então pela utilização do Postman </w:t>
      </w:r>
      <w:sdt>
        <w:sdtPr>
          <w:id w:val="23064675"/>
          <w:citation/>
        </w:sdtPr>
        <w:sdtEndPr/>
        <w:sdtContent>
          <w:r w:rsidRPr="003D741E">
            <w:fldChar w:fldCharType="begin"/>
          </w:r>
          <w:r w:rsidRPr="007B3A76">
            <w:instrText xml:space="preserve"> CITATION Pos18 \l 2070 </w:instrText>
          </w:r>
          <w:r w:rsidRPr="003D741E">
            <w:rPr>
              <w:rPrChange w:id="2575" w:author="Microsoft Office User" w:date="2018-09-14T15:51:00Z">
                <w:rPr/>
              </w:rPrChange>
            </w:rPr>
            <w:fldChar w:fldCharType="separate"/>
          </w:r>
          <w:r w:rsidR="00943741">
            <w:rPr>
              <w:noProof/>
            </w:rPr>
            <w:t>[15]</w:t>
          </w:r>
          <w:r w:rsidRPr="003D741E">
            <w:fldChar w:fldCharType="end"/>
          </w:r>
        </w:sdtContent>
      </w:sdt>
      <w:r w:rsidRPr="007B3A76">
        <w:t xml:space="preserve">, um software bastante conhecido e que é usado para realizar pedidos de HTTP, e realização de testes, facilitando o processo de desenvolvimento de </w:t>
      </w:r>
      <w:r w:rsidRPr="00373568">
        <w:rPr>
          <w:i/>
        </w:rPr>
        <w:t>APIs</w:t>
      </w:r>
      <w:r w:rsidRPr="003D741E">
        <w:t>.</w:t>
      </w:r>
    </w:p>
    <w:p w14:paraId="2DE5E44F" w14:textId="0B7FFF0D" w:rsidR="000B5209" w:rsidRPr="003D741E" w:rsidRDefault="00DA0DF7" w:rsidP="000B5209">
      <w:ins w:id="2576" w:author="Rui Paredes" w:date="2018-09-15T21:38:00Z">
        <w:r>
          <w:tab/>
        </w:r>
      </w:ins>
      <w:del w:id="2577" w:author="Rui Paredes" w:date="2018-09-15T21:38:00Z">
        <w:r w:rsidR="000B5209" w:rsidRPr="003D741E" w:rsidDel="00DA0DF7">
          <w:tab/>
        </w:r>
      </w:del>
      <w:r w:rsidR="000B5209" w:rsidRPr="003D741E">
        <w:t>Através de coleções, o Postman permite aos seus utilizadores uma fácil organização dos vários pedidos que quer realizar e sendo depois possível realizar testes a conjuntos de coleções de forma fácil e eficiente.</w:t>
      </w:r>
    </w:p>
    <w:p w14:paraId="67748297" w14:textId="77777777" w:rsidR="000B5209" w:rsidRPr="0069401A" w:rsidRDefault="00D523A1" w:rsidP="00D523A1">
      <w:pPr>
        <w:ind w:firstLine="708"/>
      </w:pPr>
      <w:r w:rsidRPr="009A7A5E">
        <w:t xml:space="preserve">O Postman permite ainda a criação de </w:t>
      </w:r>
      <w:r w:rsidRPr="009A7A5E">
        <w:rPr>
          <w:i/>
        </w:rPr>
        <w:t xml:space="preserve">workspaces </w:t>
      </w:r>
      <w:r w:rsidRPr="009A7A5E">
        <w:t>que permite a organização de coleções por equipas, podendo esta</w:t>
      </w:r>
      <w:r w:rsidRPr="001134F2">
        <w:t>s ser partilhadas entre workspaces.</w:t>
      </w:r>
    </w:p>
    <w:p w14:paraId="7BC2B72A" w14:textId="6079DF89" w:rsidR="00D523A1" w:rsidRPr="003D741E" w:rsidRDefault="00D523A1" w:rsidP="00D523A1">
      <w:pPr>
        <w:ind w:firstLine="708"/>
      </w:pPr>
      <w:r w:rsidRPr="008D0FAA">
        <w:t xml:space="preserve">Pode ser verificado na </w:t>
      </w:r>
      <w:ins w:id="2578" w:author="Rui Paredes" w:date="2018-09-15T22:37:00Z">
        <w:r w:rsidR="001106AC">
          <w:fldChar w:fldCharType="begin"/>
        </w:r>
        <w:r w:rsidR="001106AC">
          <w:instrText xml:space="preserve"> REF _Ref524814367 \h </w:instrText>
        </w:r>
      </w:ins>
      <w:r w:rsidR="001106AC">
        <w:fldChar w:fldCharType="separate"/>
      </w:r>
      <w:ins w:id="2579" w:author="Rui Paredes" w:date="2018-09-15T22:37:00Z">
        <w:r w:rsidR="00943741" w:rsidRPr="003D741E">
          <w:t xml:space="preserve">Figura </w:t>
        </w:r>
        <w:r w:rsidR="00943741">
          <w:rPr>
            <w:noProof/>
          </w:rPr>
          <w:t>27</w:t>
        </w:r>
        <w:r w:rsidR="001106AC">
          <w:fldChar w:fldCharType="end"/>
        </w:r>
      </w:ins>
      <w:r w:rsidR="00F71461" w:rsidRPr="00373568">
        <w:fldChar w:fldCharType="begin"/>
      </w:r>
      <w:r w:rsidR="00F71461" w:rsidRPr="007B3A76">
        <w:instrText xml:space="preserve"> REF _Ref524668053 \h </w:instrText>
      </w:r>
      <w:del w:id="2580" w:author="Rui Paredes" w:date="2018-09-15T22:04:00Z">
        <w:r w:rsidR="00F71461" w:rsidRPr="00373568">
          <w:rPr>
            <w:rPrChange w:id="2581" w:author="Microsoft Office User" w:date="2018-09-14T15:51:00Z">
              <w:rPr/>
            </w:rPrChange>
          </w:rPr>
          <w:fldChar w:fldCharType="separate"/>
        </w:r>
      </w:del>
      <w:del w:id="2582" w:author="Rui Paredes" w:date="2018-09-15T18:23:00Z">
        <w:r w:rsidR="009574D0" w:rsidRPr="00373568" w:rsidDel="000B0251">
          <w:delText xml:space="preserve">Figura </w:delText>
        </w:r>
        <w:r w:rsidR="009574D0" w:rsidRPr="007B3A76" w:rsidDel="000B0251">
          <w:rPr>
            <w:rPrChange w:id="2583" w:author="Microsoft Office User" w:date="2018-09-14T15:51:00Z">
              <w:rPr>
                <w:noProof/>
              </w:rPr>
            </w:rPrChange>
          </w:rPr>
          <w:delText>26</w:delText>
        </w:r>
      </w:del>
      <w:r w:rsidR="00F71461" w:rsidRPr="00373568">
        <w:fldChar w:fldCharType="end"/>
      </w:r>
      <w:r w:rsidRPr="007B3A76">
        <w:t xml:space="preserve"> um exemplo bastante simples de um teste realizado </w:t>
      </w:r>
      <w:r w:rsidR="00F71461" w:rsidRPr="00373568">
        <w:t>de forma a saber se o pedido efetuado</w:t>
      </w:r>
      <w:ins w:id="2584" w:author="Rui Paredes" w:date="2018-09-15T21:38:00Z">
        <w:r w:rsidR="00444A82">
          <w:t xml:space="preserve"> para adicionar um novo desafio</w:t>
        </w:r>
      </w:ins>
      <w:r w:rsidR="00F71461" w:rsidRPr="00373568">
        <w:t xml:space="preserve"> foi realizado com sucesso ou não. </w:t>
      </w:r>
      <w:ins w:id="2585" w:author="Rui Paredes" w:date="2018-09-15T21:38:00Z">
        <w:r w:rsidR="00444A82">
          <w:t>Este tipo de testes foi o mais realizado, de forma a verificar se as informaç</w:t>
        </w:r>
      </w:ins>
      <w:ins w:id="2586" w:author="Rui Paredes" w:date="2018-09-15T21:39:00Z">
        <w:r w:rsidR="00444A82">
          <w:t>ões enviadas estavam a ser inseridas com sucesso ou não.</w:t>
        </w:r>
      </w:ins>
    </w:p>
    <w:p w14:paraId="77F9BE11" w14:textId="77777777" w:rsidR="00F71461" w:rsidRPr="003D741E" w:rsidRDefault="00F71461" w:rsidP="00D523A1">
      <w:pPr>
        <w:ind w:firstLine="708"/>
      </w:pPr>
    </w:p>
    <w:p w14:paraId="42FD7D19" w14:textId="2FC322BF" w:rsidR="00F71461" w:rsidRPr="00373568" w:rsidDel="00444A82" w:rsidRDefault="00F71461" w:rsidP="00F71461">
      <w:pPr>
        <w:pStyle w:val="Legenda"/>
        <w:keepNext/>
        <w:rPr>
          <w:del w:id="2587" w:author="Rui Paredes" w:date="2018-09-15T21:39:00Z"/>
        </w:rPr>
      </w:pPr>
      <w:bookmarkStart w:id="2588" w:name="_Ref524668053"/>
      <w:bookmarkStart w:id="2589" w:name="_Toc524679924"/>
      <w:del w:id="2590" w:author="Rui Paredes" w:date="2018-09-15T21:39:00Z">
        <w:r w:rsidRPr="003D741E" w:rsidDel="00444A82">
          <w:delText xml:space="preserve">Figura </w:delText>
        </w:r>
        <w:r w:rsidRPr="00373568" w:rsidDel="00444A82">
          <w:rPr>
            <w:i w:val="0"/>
            <w:iCs w:val="0"/>
          </w:rPr>
          <w:fldChar w:fldCharType="begin"/>
        </w:r>
        <w:r w:rsidRPr="007B3A76" w:rsidDel="00444A82">
          <w:delInstrText xml:space="preserve"> SEQ Figura \* ARABIC </w:delInstrText>
        </w:r>
        <w:r w:rsidRPr="00373568" w:rsidDel="00444A82">
          <w:rPr>
            <w:i w:val="0"/>
            <w:iCs w:val="0"/>
            <w:rPrChange w:id="2591" w:author="Microsoft Office User" w:date="2018-09-14T15:51:00Z">
              <w:rPr>
                <w:i w:val="0"/>
                <w:iCs w:val="0"/>
              </w:rPr>
            </w:rPrChange>
          </w:rPr>
          <w:fldChar w:fldCharType="separate"/>
        </w:r>
      </w:del>
      <w:del w:id="2592" w:author="Rui Paredes" w:date="2018-09-15T18:23:00Z">
        <w:r w:rsidR="009574D0" w:rsidRPr="007B3A76" w:rsidDel="000B0251">
          <w:rPr>
            <w:i w:val="0"/>
            <w:iCs w:val="0"/>
            <w:noProof/>
          </w:rPr>
          <w:delText>26</w:delText>
        </w:r>
      </w:del>
      <w:del w:id="2593" w:author="Rui Paredes" w:date="2018-09-15T21:39:00Z">
        <w:r w:rsidRPr="00373568" w:rsidDel="00444A82">
          <w:rPr>
            <w:i w:val="0"/>
            <w:iCs w:val="0"/>
          </w:rPr>
          <w:fldChar w:fldCharType="end"/>
        </w:r>
        <w:bookmarkEnd w:id="2588"/>
        <w:r w:rsidRPr="007B3A76" w:rsidDel="00444A82">
          <w:delText xml:space="preserve"> - </w:delText>
        </w:r>
        <w:r w:rsidRPr="00373568" w:rsidDel="00444A82">
          <w:delText>Bloco de código de um teste</w:delText>
        </w:r>
        <w:bookmarkEnd w:id="2589"/>
      </w:del>
    </w:p>
    <w:p w14:paraId="11B509B7" w14:textId="77777777" w:rsidR="00F71461" w:rsidRPr="007B3A76" w:rsidRDefault="00F71461" w:rsidP="00F71461">
      <w:pPr>
        <w:ind w:firstLine="708"/>
        <w:jc w:val="center"/>
      </w:pPr>
      <w:r w:rsidRPr="007B3A76">
        <w:rPr>
          <w:noProof/>
          <w:rPrChange w:id="2594" w:author="Microsoft Office User" w:date="2018-09-14T15:51:00Z">
            <w:rPr>
              <w:noProof/>
            </w:rPr>
          </w:rPrChange>
        </w:rPr>
        <w:drawing>
          <wp:inline distT="0" distB="0" distL="0" distR="0" wp14:anchorId="2B27A94C" wp14:editId="2B969018">
            <wp:extent cx="2809875" cy="40957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9875" cy="409575"/>
                    </a:xfrm>
                    <a:prstGeom prst="rect">
                      <a:avLst/>
                    </a:prstGeom>
                  </pic:spPr>
                </pic:pic>
              </a:graphicData>
            </a:graphic>
          </wp:inline>
        </w:drawing>
      </w:r>
    </w:p>
    <w:p w14:paraId="6C18B9E6" w14:textId="2A3E673F" w:rsidR="00444A82" w:rsidRPr="00373568" w:rsidRDefault="00444A82" w:rsidP="00444A82">
      <w:pPr>
        <w:pStyle w:val="Legenda"/>
        <w:keepNext/>
        <w:rPr>
          <w:ins w:id="2595" w:author="Rui Paredes" w:date="2018-09-15T21:39:00Z"/>
        </w:rPr>
      </w:pPr>
      <w:bookmarkStart w:id="2596" w:name="_Ref524814367"/>
      <w:bookmarkStart w:id="2597" w:name="_Toc524814470"/>
      <w:ins w:id="2598" w:author="Rui Paredes" w:date="2018-09-15T21:39:00Z">
        <w:r w:rsidRPr="003D741E">
          <w:t xml:space="preserve">Figura </w:t>
        </w:r>
        <w:r w:rsidRPr="00373568">
          <w:fldChar w:fldCharType="begin"/>
        </w:r>
        <w:r w:rsidRPr="007B3A76">
          <w:instrText xml:space="preserve"> SEQ Figura \* ARABIC </w:instrText>
        </w:r>
        <w:r w:rsidRPr="00373568">
          <w:fldChar w:fldCharType="separate"/>
        </w:r>
      </w:ins>
      <w:ins w:id="2599" w:author="Rui Paredes" w:date="2018-09-15T22:37:00Z">
        <w:r w:rsidR="00943741">
          <w:rPr>
            <w:noProof/>
          </w:rPr>
          <w:t>27</w:t>
        </w:r>
      </w:ins>
      <w:ins w:id="2600" w:author="Rui Paredes" w:date="2018-09-15T21:39:00Z">
        <w:r w:rsidRPr="00373568">
          <w:fldChar w:fldCharType="end"/>
        </w:r>
        <w:bookmarkEnd w:id="2596"/>
        <w:r w:rsidRPr="007B3A76">
          <w:t xml:space="preserve"> - </w:t>
        </w:r>
        <w:r w:rsidRPr="00373568">
          <w:t>Bloco de código de um teste</w:t>
        </w:r>
        <w:bookmarkEnd w:id="2597"/>
      </w:ins>
    </w:p>
    <w:p w14:paraId="69427EF4" w14:textId="178FDD36" w:rsidR="00F71461" w:rsidDel="00397F93" w:rsidRDefault="00F71461">
      <w:pPr>
        <w:pStyle w:val="Legenda"/>
        <w:keepNext/>
        <w:jc w:val="both"/>
        <w:rPr>
          <w:del w:id="2601" w:author="Rui Paredes" w:date="2018-09-15T22:11:00Z"/>
        </w:rPr>
        <w:pPrChange w:id="2602" w:author="Rui Paredes" w:date="2018-09-15T22:09:00Z">
          <w:pPr>
            <w:pStyle w:val="Legenda"/>
            <w:keepNext/>
          </w:pPr>
        </w:pPrChange>
      </w:pPr>
    </w:p>
    <w:p w14:paraId="370D4FCD" w14:textId="3AA1DF9A" w:rsidR="00F71461" w:rsidRPr="00397F93" w:rsidDel="00397F93" w:rsidRDefault="00F71461">
      <w:pPr>
        <w:rPr>
          <w:del w:id="2603" w:author="Rui Paredes" w:date="2018-09-15T22:12:00Z"/>
        </w:rPr>
      </w:pPr>
      <w:moveFromRangeStart w:id="2604" w:author="Rui Paredes" w:date="2018-09-15T22:09:00Z" w:name="move524812771"/>
      <w:moveFrom w:id="2605" w:author="Rui Paredes" w:date="2018-09-15T22:09:00Z">
        <w:r w:rsidRPr="003D741E" w:rsidDel="00397F93">
          <w:t xml:space="preserve">Neste caso pode -se verificar através da </w:t>
        </w:r>
      </w:moveFrom>
      <w:moveFromRangeEnd w:id="2604"/>
      <w:del w:id="2606" w:author="Rui Paredes" w:date="2018-09-15T22:12:00Z">
        <w:r w:rsidRPr="00373568" w:rsidDel="00397F93">
          <w:fldChar w:fldCharType="begin"/>
        </w:r>
        <w:r w:rsidRPr="007B3A76" w:rsidDel="00397F93">
          <w:delInstrText xml:space="preserve"> REF _Ref524668152 \h </w:delInstrText>
        </w:r>
        <w:r w:rsidR="00397F93" w:rsidDel="00397F93">
          <w:delInstrText xml:space="preserve"> \* MERGEFORMAT </w:delInstrText>
        </w:r>
        <w:r w:rsidRPr="00373568" w:rsidDel="00397F93">
          <w:rPr>
            <w:rPrChange w:id="2607" w:author="Microsoft Office User" w:date="2018-09-14T15:51:00Z">
              <w:rPr/>
            </w:rPrChange>
          </w:rPr>
          <w:fldChar w:fldCharType="separate"/>
        </w:r>
      </w:del>
      <w:moveToRangeStart w:id="2608" w:author="Rui Paredes" w:date="2018-09-15T22:09:00Z" w:name="move524812771"/>
      <w:moveTo w:id="2609" w:author="Rui Paredes" w:date="2018-09-15T22:09:00Z">
        <w:del w:id="2610" w:author="Rui Paredes" w:date="2018-09-15T22:11:00Z">
          <w:r w:rsidR="00397F93" w:rsidRPr="003D741E" w:rsidDel="00397F93">
            <w:delText>Ne</w:delText>
          </w:r>
        </w:del>
        <w:del w:id="2611" w:author="Rui Paredes" w:date="2018-09-15T22:12:00Z">
          <w:r w:rsidR="00397F93" w:rsidRPr="003D741E" w:rsidDel="00397F93">
            <w:delText xml:space="preserve">ste caso pode-se verificar através da </w:delText>
          </w:r>
        </w:del>
      </w:moveTo>
      <w:moveToRangeEnd w:id="2608"/>
      <w:del w:id="2612" w:author="Rui Paredes" w:date="2018-09-15T18:23:00Z">
        <w:r w:rsidR="009574D0" w:rsidRPr="00373568" w:rsidDel="000B0251">
          <w:delText xml:space="preserve">Figura </w:delText>
        </w:r>
        <w:r w:rsidR="009574D0" w:rsidRPr="007B3A76" w:rsidDel="000B0251">
          <w:rPr>
            <w:rPrChange w:id="2613" w:author="Microsoft Office User" w:date="2018-09-14T15:51:00Z">
              <w:rPr>
                <w:noProof/>
              </w:rPr>
            </w:rPrChange>
          </w:rPr>
          <w:delText>27</w:delText>
        </w:r>
      </w:del>
      <w:del w:id="2614" w:author="Rui Paredes" w:date="2018-09-15T22:12:00Z">
        <w:r w:rsidRPr="00373568" w:rsidDel="00397F93">
          <w:fldChar w:fldCharType="end"/>
        </w:r>
        <w:r w:rsidRPr="007B3A76" w:rsidDel="00397F93">
          <w:delText xml:space="preserve"> que o pedido não foi realizado com sucesso, tendo -se obtido um erro de código 400, em vez do código de sucesso 200.</w:delText>
        </w:r>
      </w:del>
    </w:p>
    <w:p w14:paraId="5955428E" w14:textId="77777777" w:rsidR="00397F93" w:rsidRDefault="00397F93" w:rsidP="00397F93">
      <w:pPr>
        <w:rPr>
          <w:ins w:id="2615" w:author="Rui Paredes" w:date="2018-09-15T22:12:00Z"/>
        </w:rPr>
      </w:pPr>
    </w:p>
    <w:p w14:paraId="14BB3A4D" w14:textId="36E73773" w:rsidR="00F71461" w:rsidRDefault="00397F93">
      <w:pPr>
        <w:ind w:firstLine="708"/>
        <w:rPr>
          <w:ins w:id="2616" w:author="Rui Paredes" w:date="2018-09-15T22:12:00Z"/>
        </w:rPr>
        <w:pPrChange w:id="2617" w:author="Rui Paredes" w:date="2018-09-15T22:12:00Z">
          <w:pPr/>
        </w:pPrChange>
      </w:pPr>
      <w:ins w:id="2618" w:author="Rui Paredes" w:date="2018-09-15T22:12:00Z">
        <w:r>
          <w:t>Neste caso pode-se verificar através da Figura 28 que o pedido não foi realizado com sucesso, tendo -se obtido um erro de código 400, em vez do código de sucesso 200.</w:t>
        </w:r>
      </w:ins>
    </w:p>
    <w:p w14:paraId="53CEEAFF" w14:textId="5A87059F" w:rsidR="00397F93" w:rsidRPr="00373568" w:rsidRDefault="00397F93" w:rsidP="000B5209"/>
    <w:p w14:paraId="5031DCEC" w14:textId="77777777" w:rsidR="00444A82" w:rsidRDefault="00444A82" w:rsidP="00F71461">
      <w:pPr>
        <w:pStyle w:val="Legenda"/>
        <w:keepNext/>
        <w:rPr>
          <w:ins w:id="2619" w:author="Rui Paredes" w:date="2018-09-15T21:39:00Z"/>
        </w:rPr>
      </w:pPr>
      <w:bookmarkStart w:id="2620" w:name="_Ref524668152"/>
      <w:bookmarkStart w:id="2621" w:name="_Toc524679925"/>
      <w:moveToRangeStart w:id="2622" w:author="Rui Paredes" w:date="2018-09-15T21:39:00Z" w:name="move524810914"/>
      <w:moveTo w:id="2623" w:author="Rui Paredes" w:date="2018-09-15T21:39:00Z">
        <w:r w:rsidRPr="007F6AF3">
          <w:rPr>
            <w:noProof/>
          </w:rPr>
          <w:lastRenderedPageBreak/>
          <w:drawing>
            <wp:inline distT="0" distB="0" distL="0" distR="0" wp14:anchorId="581B5BCE" wp14:editId="2C9DDED4">
              <wp:extent cx="4724400" cy="1489596"/>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850" cy="1498566"/>
                      </a:xfrm>
                      <a:prstGeom prst="rect">
                        <a:avLst/>
                      </a:prstGeom>
                    </pic:spPr>
                  </pic:pic>
                </a:graphicData>
              </a:graphic>
            </wp:inline>
          </w:drawing>
        </w:r>
      </w:moveTo>
      <w:moveToRangeEnd w:id="2622"/>
    </w:p>
    <w:p w14:paraId="6DB852BE" w14:textId="21ABD3BB" w:rsidR="00F71461" w:rsidRPr="007B3A76" w:rsidRDefault="00F71461" w:rsidP="00F71461">
      <w:pPr>
        <w:pStyle w:val="Legenda"/>
        <w:keepNext/>
      </w:pPr>
      <w:bookmarkStart w:id="2624" w:name="_Toc524814471"/>
      <w:r w:rsidRPr="003D741E">
        <w:t xml:space="preserve">Figura </w:t>
      </w:r>
      <w:r w:rsidRPr="00373568">
        <w:fldChar w:fldCharType="begin"/>
      </w:r>
      <w:r w:rsidRPr="007B3A76">
        <w:instrText xml:space="preserve"> SEQ Figura \* ARABIC </w:instrText>
      </w:r>
      <w:r w:rsidRPr="00373568">
        <w:rPr>
          <w:rPrChange w:id="2625" w:author="Microsoft Office User" w:date="2018-09-14T15:51:00Z">
            <w:rPr/>
          </w:rPrChange>
        </w:rPr>
        <w:fldChar w:fldCharType="separate"/>
      </w:r>
      <w:ins w:id="2626" w:author="Rui Paredes" w:date="2018-09-15T22:37:00Z">
        <w:r w:rsidR="00943741">
          <w:rPr>
            <w:noProof/>
          </w:rPr>
          <w:t>28</w:t>
        </w:r>
      </w:ins>
      <w:del w:id="2627" w:author="Rui Paredes" w:date="2018-09-15T18:23:00Z">
        <w:r w:rsidR="009574D0" w:rsidRPr="007B3A76" w:rsidDel="000B0251">
          <w:rPr>
            <w:noProof/>
          </w:rPr>
          <w:delText>27</w:delText>
        </w:r>
      </w:del>
      <w:r w:rsidRPr="00373568">
        <w:fldChar w:fldCharType="end"/>
      </w:r>
      <w:bookmarkEnd w:id="2620"/>
      <w:r w:rsidRPr="007B3A76">
        <w:t xml:space="preserve"> - Resultado de um teste</w:t>
      </w:r>
      <w:bookmarkEnd w:id="2621"/>
      <w:bookmarkEnd w:id="2624"/>
    </w:p>
    <w:p w14:paraId="534B3AC2" w14:textId="232519F3" w:rsidR="000B5209" w:rsidRPr="007B3A76" w:rsidRDefault="0057041B">
      <w:pPr>
        <w:spacing w:line="240" w:lineRule="auto"/>
        <w:jc w:val="left"/>
        <w:pPrChange w:id="2628" w:author="Rui Paredes" w:date="2018-09-15T22:13:00Z">
          <w:pPr>
            <w:ind w:left="432"/>
            <w:jc w:val="center"/>
          </w:pPr>
        </w:pPrChange>
      </w:pPr>
      <w:ins w:id="2629" w:author="Rui Paredes" w:date="2018-09-15T22:13:00Z">
        <w:r>
          <w:br w:type="page"/>
        </w:r>
      </w:ins>
      <w:moveFromRangeStart w:id="2630" w:author="Rui Paredes" w:date="2018-09-15T21:39:00Z" w:name="move524810914"/>
      <w:moveFrom w:id="2631" w:author="Rui Paredes" w:date="2018-09-15T21:39:00Z">
        <w:r w:rsidR="00F71461" w:rsidRPr="007B3A76" w:rsidDel="00444A82">
          <w:rPr>
            <w:noProof/>
            <w:rPrChange w:id="2632" w:author="Microsoft Office User" w:date="2018-09-14T15:51:00Z">
              <w:rPr>
                <w:noProof/>
              </w:rPr>
            </w:rPrChange>
          </w:rPr>
          <w:drawing>
            <wp:inline distT="0" distB="0" distL="0" distR="0" wp14:anchorId="4A22A722" wp14:editId="2E72A8F5">
              <wp:extent cx="4724400" cy="1489596"/>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850" cy="1498566"/>
                      </a:xfrm>
                      <a:prstGeom prst="rect">
                        <a:avLst/>
                      </a:prstGeom>
                    </pic:spPr>
                  </pic:pic>
                </a:graphicData>
              </a:graphic>
            </wp:inline>
          </w:drawing>
        </w:r>
      </w:moveFrom>
      <w:moveFromRangeEnd w:id="2630"/>
    </w:p>
    <w:p w14:paraId="081A0882" w14:textId="77777777" w:rsidR="00081C99" w:rsidRPr="00373568" w:rsidRDefault="00F71461" w:rsidP="00F71461">
      <w:pPr>
        <w:pStyle w:val="Ttulo1"/>
      </w:pPr>
      <w:bookmarkStart w:id="2633" w:name="_Toc524814434"/>
      <w:r w:rsidRPr="007B3A76">
        <w:lastRenderedPageBreak/>
        <w:t>Conclusão</w:t>
      </w:r>
      <w:bookmarkEnd w:id="2633"/>
    </w:p>
    <w:p w14:paraId="69C52982" w14:textId="41DACF5E" w:rsidR="006158AE" w:rsidDel="0037756A" w:rsidRDefault="00F71461">
      <w:pPr>
        <w:ind w:firstLine="432"/>
        <w:rPr>
          <w:del w:id="2634" w:author="Microsoft Office User" w:date="2018-09-14T19:22:00Z"/>
        </w:rPr>
        <w:pPrChange w:id="2635" w:author="Rui Paredes" w:date="2018-09-15T18:58:00Z">
          <w:pPr>
            <w:ind w:left="432" w:firstLine="276"/>
          </w:pPr>
        </w:pPrChange>
      </w:pPr>
      <w:r w:rsidRPr="003D741E">
        <w:t xml:space="preserve">Ao longo do projeto foi desenvolvida uma aplicação </w:t>
      </w:r>
      <w:r w:rsidRPr="003D741E">
        <w:rPr>
          <w:i/>
        </w:rPr>
        <w:t>web</w:t>
      </w:r>
      <w:r w:rsidRPr="003D741E">
        <w:t xml:space="preserve"> com o principal objetivo de permitir aos utilizadores desenvolverem as suas capacidades ao nível da programação e segurança através de competições de </w:t>
      </w:r>
      <w:r w:rsidRPr="00A919A6">
        <w:rPr>
          <w:i/>
          <w:rPrChange w:id="2636" w:author="Microsoft Office User" w:date="2018-09-14T19:22:00Z">
            <w:rPr/>
          </w:rPrChange>
        </w:rPr>
        <w:t>hacking</w:t>
      </w:r>
      <w:r w:rsidRPr="003D741E">
        <w:t xml:space="preserve"> en</w:t>
      </w:r>
      <w:r w:rsidRPr="009A7A5E">
        <w:t xml:space="preserve">tre os mesmos. Para </w:t>
      </w:r>
      <w:del w:id="2637" w:author="Microsoft Office User" w:date="2018-09-14T19:22:00Z">
        <w:r w:rsidRPr="009A7A5E" w:rsidDel="00A919A6">
          <w:delText xml:space="preserve">lá </w:delText>
        </w:r>
      </w:del>
      <w:ins w:id="2638" w:author="Microsoft Office User" w:date="2018-09-14T19:22:00Z">
        <w:r w:rsidR="00A919A6">
          <w:t>além</w:t>
        </w:r>
        <w:r w:rsidR="00A919A6" w:rsidRPr="009A7A5E">
          <w:t xml:space="preserve"> </w:t>
        </w:r>
      </w:ins>
      <w:r w:rsidRPr="009A7A5E">
        <w:t xml:space="preserve">disso, um dos principais objetivos </w:t>
      </w:r>
      <w:del w:id="2639" w:author="Microsoft Office User" w:date="2018-09-14T19:22:00Z">
        <w:r w:rsidRPr="009A7A5E" w:rsidDel="00A919A6">
          <w:delText xml:space="preserve">da mesma </w:delText>
        </w:r>
      </w:del>
      <w:r w:rsidRPr="009A7A5E">
        <w:t>era também servir como repositório aos desafios desenvolvidos pelos alunos d</w:t>
      </w:r>
      <w:r w:rsidR="006158AE" w:rsidRPr="009A7A5E">
        <w:t xml:space="preserve">a UC de Programação e Segurança, de forma aos mesmos poderem ser usados em várias competições e não serem desperdiçados após entrega e apresentação dos </w:t>
      </w:r>
      <w:commentRangeStart w:id="2640"/>
      <w:r w:rsidR="006158AE" w:rsidRPr="009A7A5E">
        <w:t>mesmos</w:t>
      </w:r>
      <w:commentRangeEnd w:id="2640"/>
      <w:r w:rsidR="00A919A6">
        <w:rPr>
          <w:rStyle w:val="Refdecomentrio"/>
        </w:rPr>
        <w:commentReference w:id="2640"/>
      </w:r>
      <w:r w:rsidR="006158AE" w:rsidRPr="009A7A5E">
        <w:t>.</w:t>
      </w:r>
    </w:p>
    <w:p w14:paraId="1D56A87C" w14:textId="2AA36981" w:rsidR="0037756A" w:rsidRDefault="0037756A">
      <w:pPr>
        <w:ind w:firstLine="432"/>
        <w:rPr>
          <w:ins w:id="2641" w:author="Rui Paredes" w:date="2018-09-15T18:52:00Z"/>
        </w:rPr>
        <w:pPrChange w:id="2642" w:author="Rui Paredes" w:date="2018-09-15T18:58:00Z">
          <w:pPr>
            <w:ind w:left="432" w:firstLine="276"/>
          </w:pPr>
        </w:pPrChange>
      </w:pPr>
    </w:p>
    <w:p w14:paraId="0C782F8E" w14:textId="77777777" w:rsidR="00B94B59" w:rsidRDefault="00B94B59">
      <w:pPr>
        <w:ind w:firstLine="432"/>
        <w:rPr>
          <w:ins w:id="2643" w:author="Rui Paredes" w:date="2018-09-15T19:06:00Z"/>
        </w:rPr>
        <w:pPrChange w:id="2644" w:author="Rui Paredes" w:date="2018-09-15T19:06:00Z">
          <w:pPr>
            <w:ind w:left="432" w:firstLine="276"/>
          </w:pPr>
        </w:pPrChange>
      </w:pPr>
      <w:ins w:id="2645" w:author="Rui Paredes" w:date="2018-09-15T18:58:00Z">
        <w:r>
          <w:t>Neste projeto foram realizados</w:t>
        </w:r>
      </w:ins>
      <w:ins w:id="2646" w:author="Rui Paredes" w:date="2018-09-15T19:00:00Z">
        <w:r>
          <w:t xml:space="preserve"> com sucesso</w:t>
        </w:r>
      </w:ins>
      <w:ins w:id="2647" w:author="Rui Paredes" w:date="2018-09-15T18:58:00Z">
        <w:r>
          <w:t xml:space="preserve"> dos objetivos propostos inicialmente</w:t>
        </w:r>
      </w:ins>
      <w:ins w:id="2648" w:author="Rui Paredes" w:date="2018-09-15T19:00:00Z">
        <w:r>
          <w:t xml:space="preserve"> a implementação, gestão e realização de competições, bem como dos desafios que integram as mesmas.</w:t>
        </w:r>
      </w:ins>
      <w:ins w:id="2649" w:author="Rui Paredes" w:date="2018-09-15T19:01:00Z">
        <w:r>
          <w:t xml:space="preserve"> Foram ainda implementad</w:t>
        </w:r>
      </w:ins>
      <w:ins w:id="2650" w:author="Rui Paredes" w:date="2018-09-15T19:03:00Z">
        <w:r>
          <w:t>o</w:t>
        </w:r>
      </w:ins>
      <w:ins w:id="2651" w:author="Rui Paredes" w:date="2018-09-15T19:01:00Z">
        <w:r>
          <w:t>s</w:t>
        </w:r>
      </w:ins>
      <w:ins w:id="2652" w:author="Rui Paredes" w:date="2018-09-15T19:05:00Z">
        <w:r>
          <w:t xml:space="preserve"> </w:t>
        </w:r>
      </w:ins>
      <w:ins w:id="2653" w:author="Rui Paredes" w:date="2018-09-15T19:01:00Z">
        <w:r>
          <w:t>dois desafios, ambos com verificaç</w:t>
        </w:r>
      </w:ins>
      <w:ins w:id="2654" w:author="Rui Paredes" w:date="2018-09-15T19:02:00Z">
        <w:r>
          <w:t>ão automática da resposta,</w:t>
        </w:r>
      </w:ins>
      <w:ins w:id="2655" w:author="Rui Paredes" w:date="2018-09-15T18:58:00Z">
        <w:r>
          <w:t xml:space="preserve"> </w:t>
        </w:r>
      </w:ins>
      <w:ins w:id="2656" w:author="Rui Paredes" w:date="2018-09-15T19:04:00Z">
        <w:r>
          <w:t>e sistema de classificação por pontuação e tempo para as várias competições.</w:t>
        </w:r>
      </w:ins>
      <w:ins w:id="2657" w:author="Rui Paredes" w:date="2018-09-15T18:58:00Z">
        <w:r>
          <w:tab/>
        </w:r>
      </w:ins>
    </w:p>
    <w:p w14:paraId="4BD6489A" w14:textId="10658758" w:rsidR="006158AE" w:rsidRPr="001134F2" w:rsidRDefault="00B94B59">
      <w:pPr>
        <w:ind w:firstLine="432"/>
        <w:pPrChange w:id="2658" w:author="Rui Paredes" w:date="2018-09-15T19:06:00Z">
          <w:pPr>
            <w:ind w:left="432" w:firstLine="276"/>
          </w:pPr>
        </w:pPrChange>
      </w:pPr>
      <w:ins w:id="2659" w:author="Rui Paredes" w:date="2018-09-15T19:05:00Z">
        <w:r>
          <w:t>Além disso, foi ainda implementada a funcionalidade de sugerir desafios, bem como a zona de gest</w:t>
        </w:r>
      </w:ins>
      <w:ins w:id="2660" w:author="Rui Paredes" w:date="2018-09-15T19:06:00Z">
        <w:r>
          <w:t>ão dos mesmos, de forma a poder aceitar ou rejeitar os mesmos.</w:t>
        </w:r>
      </w:ins>
    </w:p>
    <w:p w14:paraId="76AC16C1" w14:textId="77777777" w:rsidR="006158AE" w:rsidRPr="008D0FAA" w:rsidDel="00A919A6" w:rsidRDefault="006158AE">
      <w:pPr>
        <w:ind w:firstLine="432"/>
        <w:rPr>
          <w:del w:id="2661" w:author="Microsoft Office User" w:date="2018-09-14T19:22:00Z"/>
        </w:rPr>
        <w:pPrChange w:id="2662" w:author="Rui Paredes" w:date="2018-09-15T18:53:00Z">
          <w:pPr>
            <w:ind w:left="432" w:firstLine="276"/>
          </w:pPr>
        </w:pPrChange>
      </w:pPr>
      <w:r w:rsidRPr="0069401A">
        <w:t xml:space="preserve">Porém, ficaram por ser realizados alguns dos objetivos propostos inicialmente, como a implementação de </w:t>
      </w:r>
      <w:r w:rsidRPr="00A919A6">
        <w:rPr>
          <w:i/>
          <w:rPrChange w:id="2663" w:author="Microsoft Office User" w:date="2018-09-14T19:22:00Z">
            <w:rPr/>
          </w:rPrChange>
        </w:rPr>
        <w:t>quizzes</w:t>
      </w:r>
      <w:r w:rsidRPr="0069401A">
        <w:t>, onde seriam também usadas as perguntas seman</w:t>
      </w:r>
      <w:r w:rsidRPr="008D0FAA">
        <w:t>ais desenvolvidas pelos alunos da UC de Programação e Segurança e a secção de lições teóricas onde poderiam ser consultadas várias informações acerca dos diversos tipos de ciberataques reconhecidos pela sociedade, bem como formas de prevenir ou diminuir os riscos causados pelos mesmos.</w:t>
      </w:r>
    </w:p>
    <w:p w14:paraId="42F1F003" w14:textId="77777777" w:rsidR="006158AE" w:rsidRPr="00120608" w:rsidRDefault="006158AE">
      <w:pPr>
        <w:ind w:firstLine="432"/>
        <w:pPrChange w:id="2664" w:author="Rui Paredes" w:date="2018-09-15T18:53:00Z">
          <w:pPr>
            <w:ind w:left="432" w:firstLine="276"/>
          </w:pPr>
        </w:pPrChange>
      </w:pPr>
    </w:p>
    <w:p w14:paraId="56916D58" w14:textId="34C52DCA" w:rsidR="006158AE" w:rsidRPr="007215B1" w:rsidDel="00A919A6" w:rsidRDefault="006158AE">
      <w:pPr>
        <w:ind w:firstLine="432"/>
        <w:rPr>
          <w:del w:id="2665" w:author="Microsoft Office User" w:date="2018-09-14T19:22:00Z"/>
        </w:rPr>
        <w:pPrChange w:id="2666" w:author="Rui Paredes" w:date="2018-09-15T18:53:00Z">
          <w:pPr>
            <w:ind w:left="432" w:firstLine="276"/>
          </w:pPr>
        </w:pPrChange>
      </w:pPr>
      <w:r w:rsidRPr="00120608">
        <w:t xml:space="preserve">O desenvolvimento deste projeto apresentou um nível de dificuldade bastante elevado </w:t>
      </w:r>
      <w:ins w:id="2667" w:author="Microsoft Office User" w:date="2018-09-14T19:23:00Z">
        <w:del w:id="2668" w:author="Rui Paredes" w:date="2018-09-15T18:54:00Z">
          <w:r w:rsidR="00A919A6" w:rsidDel="0037756A">
            <w:delText>graças</w:delText>
          </w:r>
        </w:del>
      </w:ins>
      <w:ins w:id="2669" w:author="Rui Paredes" w:date="2018-09-15T18:54:00Z">
        <w:r w:rsidR="0037756A">
          <w:t>devido</w:t>
        </w:r>
      </w:ins>
      <w:ins w:id="2670" w:author="Microsoft Office User" w:date="2018-09-14T19:23:00Z">
        <w:r w:rsidR="00A919A6">
          <w:t xml:space="preserve"> à utilização de tecnologias recentes e que não tinham sido abordadas com </w:t>
        </w:r>
      </w:ins>
      <w:ins w:id="2671" w:author="Microsoft Office User" w:date="2018-09-14T19:24:00Z">
        <w:r w:rsidR="00A919A6">
          <w:t>detalhe</w:t>
        </w:r>
      </w:ins>
      <w:ins w:id="2672" w:author="Microsoft Office User" w:date="2018-09-14T19:23:00Z">
        <w:r w:rsidR="00A919A6">
          <w:t xml:space="preserve"> </w:t>
        </w:r>
      </w:ins>
      <w:ins w:id="2673" w:author="Microsoft Office User" w:date="2018-09-14T19:24:00Z">
        <w:r w:rsidR="00A919A6">
          <w:t>durante a licenciatura</w:t>
        </w:r>
      </w:ins>
      <w:del w:id="2674" w:author="Microsoft Office User" w:date="2018-09-14T19:24:00Z">
        <w:r w:rsidRPr="00120608" w:rsidDel="00A919A6">
          <w:delText>devido ao fraco conhecimento das tecnologias usadas</w:delText>
        </w:r>
      </w:del>
      <w:r w:rsidRPr="00120608">
        <w:t>, pelo qual teve de ser realizado um estudo mais aprofundado das mesmas, das várias funci</w:t>
      </w:r>
      <w:r w:rsidRPr="0088144F">
        <w:t xml:space="preserve">onalidades que as </w:t>
      </w:r>
      <w:r w:rsidR="006C0F72" w:rsidRPr="0041216C">
        <w:t>estas</w:t>
      </w:r>
      <w:r w:rsidRPr="0041216C">
        <w:t xml:space="preserve"> disponibilizam e do uso de módulos de terceiros</w:t>
      </w:r>
      <w:r w:rsidR="006C0F72" w:rsidRPr="007215B1">
        <w:t xml:space="preserve"> para facilitar o desenvolvimento de certas funcionalidades na aplicação.</w:t>
      </w:r>
      <w:r w:rsidRPr="007215B1">
        <w:t xml:space="preserve"> </w:t>
      </w:r>
    </w:p>
    <w:p w14:paraId="241CA309" w14:textId="0E208973" w:rsidR="006C0F72" w:rsidDel="0037756A" w:rsidRDefault="006C0F72">
      <w:pPr>
        <w:ind w:firstLine="432"/>
        <w:rPr>
          <w:del w:id="2675" w:author="Rui Paredes" w:date="2018-09-15T18:53:00Z"/>
        </w:rPr>
        <w:pPrChange w:id="2676" w:author="Rui Paredes" w:date="2018-09-15T18:53:00Z">
          <w:pPr>
            <w:ind w:left="432" w:firstLine="276"/>
          </w:pPr>
        </w:pPrChange>
      </w:pPr>
    </w:p>
    <w:p w14:paraId="23ECCF57" w14:textId="77777777" w:rsidR="0037756A" w:rsidRDefault="0037756A">
      <w:pPr>
        <w:ind w:firstLine="432"/>
        <w:rPr>
          <w:ins w:id="2677" w:author="Rui Paredes" w:date="2018-09-15T18:53:00Z"/>
        </w:rPr>
        <w:pPrChange w:id="2678" w:author="Rui Paredes" w:date="2018-09-15T18:53:00Z">
          <w:pPr>
            <w:ind w:left="432" w:firstLine="276"/>
          </w:pPr>
        </w:pPrChange>
      </w:pPr>
    </w:p>
    <w:p w14:paraId="79A7507B" w14:textId="5E34A00C" w:rsidR="006C0F72" w:rsidRPr="00FD1845" w:rsidRDefault="006C0F72">
      <w:pPr>
        <w:ind w:firstLine="708"/>
        <w:pPrChange w:id="2679" w:author="Rui Paredes" w:date="2018-09-15T18:53:00Z">
          <w:pPr>
            <w:ind w:left="432" w:firstLine="276"/>
          </w:pPr>
        </w:pPrChange>
      </w:pPr>
      <w:r w:rsidRPr="00FD1845">
        <w:t>Como trabalho futuro existem várias funcionalidades e correções que poderão ser aplicadas</w:t>
      </w:r>
    </w:p>
    <w:p w14:paraId="22C77213" w14:textId="77777777" w:rsidR="006C0F72" w:rsidRPr="00A919A6" w:rsidRDefault="006C0F72">
      <w:pPr>
        <w:pPrChange w:id="2680" w:author="Rui Paredes" w:date="2018-09-15T18:53:00Z">
          <w:pPr>
            <w:ind w:left="432"/>
          </w:pPr>
        </w:pPrChange>
      </w:pPr>
      <w:r w:rsidRPr="00FD1845">
        <w:t xml:space="preserve">à aplicação </w:t>
      </w:r>
      <w:r w:rsidRPr="00FD1845">
        <w:rPr>
          <w:i/>
        </w:rPr>
        <w:t>web</w:t>
      </w:r>
      <w:r w:rsidRPr="0024423E">
        <w:t xml:space="preserve">. De forma a tornar a aplicação mais amigável à aprendizagem de programação e segurança, seriam implementadas as interfaces de realização de </w:t>
      </w:r>
      <w:r w:rsidRPr="0024423E">
        <w:rPr>
          <w:i/>
        </w:rPr>
        <w:t>quizzes</w:t>
      </w:r>
      <w:r w:rsidRPr="00A919A6">
        <w:t>, bem como a secção de lições teóricas. Para além disso, seriam adicionadas algumas validações e notificações às várias interfaces da aplicação, tendo em conta que existem ainda algumas falhas a esse nível.</w:t>
      </w:r>
    </w:p>
    <w:p w14:paraId="58701240" w14:textId="77777777" w:rsidR="00081C99" w:rsidRPr="00A919A6" w:rsidRDefault="006C0F72">
      <w:pPr>
        <w:ind w:firstLine="432"/>
        <w:pPrChange w:id="2681" w:author="Rui Paredes" w:date="2018-09-15T18:53:00Z">
          <w:pPr>
            <w:ind w:left="432"/>
          </w:pPr>
        </w:pPrChange>
      </w:pPr>
      <w:r w:rsidRPr="00A919A6">
        <w:t xml:space="preserve">De forma a tornar a aplicação mais segura, seriam implementados </w:t>
      </w:r>
      <w:r w:rsidRPr="00A919A6">
        <w:rPr>
          <w:i/>
        </w:rPr>
        <w:t>Tokens</w:t>
      </w:r>
      <w:r w:rsidRPr="00A919A6">
        <w:t xml:space="preserve"> de forma a não ser possível a utilizadores sem autorização para tal ter acesso a informações provenientes do </w:t>
      </w:r>
      <w:r w:rsidRPr="00A919A6">
        <w:rPr>
          <w:i/>
          <w:rPrChange w:id="2682" w:author="Microsoft Office User" w:date="2018-09-14T19:24:00Z">
            <w:rPr/>
          </w:rPrChange>
        </w:rPr>
        <w:t>backend</w:t>
      </w:r>
      <w:r w:rsidRPr="00A919A6">
        <w:t xml:space="preserve"> </w:t>
      </w:r>
      <w:r w:rsidRPr="00A919A6">
        <w:lastRenderedPageBreak/>
        <w:t xml:space="preserve">através das suas rotas. Por fim, e de forma aos alunos a terem acesso à aplicação fora da escola, seria efetuado o </w:t>
      </w:r>
      <w:r w:rsidRPr="00A919A6">
        <w:rPr>
          <w:i/>
          <w:rPrChange w:id="2683" w:author="Microsoft Office User" w:date="2018-09-14T19:24:00Z">
            <w:rPr/>
          </w:rPrChange>
        </w:rPr>
        <w:t>deploy</w:t>
      </w:r>
      <w:r w:rsidRPr="00A919A6">
        <w:t xml:space="preserve"> usando um serviço </w:t>
      </w:r>
      <w:r w:rsidRPr="00A919A6">
        <w:rPr>
          <w:i/>
        </w:rPr>
        <w:t>cloud</w:t>
      </w:r>
      <w:r w:rsidRPr="00A919A6">
        <w:t>.</w:t>
      </w:r>
    </w:p>
    <w:p w14:paraId="5E7908CD" w14:textId="77777777" w:rsidR="00596ECC" w:rsidRPr="00A919A6" w:rsidRDefault="00596ECC">
      <w:pPr>
        <w:spacing w:line="240" w:lineRule="auto"/>
        <w:jc w:val="left"/>
      </w:pPr>
      <w:r w:rsidRPr="00A919A6">
        <w:br w:type="page"/>
      </w:r>
    </w:p>
    <w:bookmarkStart w:id="2684" w:name="_Toc524814435" w:displacedByCustomXml="next"/>
    <w:sdt>
      <w:sdtPr>
        <w:rPr>
          <w:b w:val="0"/>
          <w:bCs w:val="0"/>
          <w:kern w:val="0"/>
          <w:sz w:val="24"/>
          <w:szCs w:val="20"/>
        </w:rPr>
        <w:id w:val="-693382854"/>
        <w:docPartObj>
          <w:docPartGallery w:val="Bibliographies"/>
          <w:docPartUnique/>
        </w:docPartObj>
      </w:sdtPr>
      <w:sdtEndPr/>
      <w:sdtContent>
        <w:p w14:paraId="64537B5C" w14:textId="77777777" w:rsidR="005A4E2A" w:rsidRPr="007B3A76" w:rsidRDefault="005A4E2A">
          <w:pPr>
            <w:pStyle w:val="Ttulo1"/>
          </w:pPr>
          <w:r w:rsidRPr="007B3A76">
            <w:t>Bibliografia</w:t>
          </w:r>
          <w:bookmarkEnd w:id="2684"/>
        </w:p>
        <w:sdt>
          <w:sdtPr>
            <w:id w:val="111145805"/>
            <w:bibliography/>
          </w:sdtPr>
          <w:sdtEndPr/>
          <w:sdtContent>
            <w:p w14:paraId="66615B0A" w14:textId="77777777" w:rsidR="00943741" w:rsidRDefault="005A4E2A">
              <w:pPr>
                <w:rPr>
                  <w:rFonts w:ascii="Calibri" w:eastAsia="Calibri" w:hAnsi="Calibri"/>
                  <w:noProof/>
                  <w:sz w:val="20"/>
                  <w:lang w:val="en-US"/>
                </w:rPr>
              </w:pPr>
              <w:r w:rsidRPr="003D741E">
                <w:fldChar w:fldCharType="begin"/>
              </w:r>
              <w:r w:rsidRPr="007B3A76">
                <w:instrText>BIBLIOGRAPHY</w:instrText>
              </w:r>
              <w:r w:rsidRPr="003D741E">
                <w:rPr>
                  <w:rPrChange w:id="2685" w:author="Microsoft Office User" w:date="2018-09-14T15:51:00Z">
                    <w:rPr>
                      <w:b/>
                      <w:bCs/>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43"/>
              </w:tblGrid>
              <w:tr w:rsidR="00943741" w14:paraId="081C07C1" w14:textId="77777777">
                <w:trPr>
                  <w:divId w:val="1179852375"/>
                  <w:tblCellSpacing w:w="15" w:type="dxa"/>
                  <w:ins w:id="2686" w:author="Rui Paredes" w:date="2018-09-15T22:37:00Z"/>
                </w:trPr>
                <w:tc>
                  <w:tcPr>
                    <w:tcW w:w="50" w:type="pct"/>
                    <w:hideMark/>
                  </w:tcPr>
                  <w:p w14:paraId="104E523F" w14:textId="4395D6E1" w:rsidR="00943741" w:rsidRDefault="00943741">
                    <w:pPr>
                      <w:pStyle w:val="Bibliografia"/>
                      <w:rPr>
                        <w:ins w:id="2687" w:author="Rui Paredes" w:date="2018-09-15T22:37:00Z"/>
                        <w:noProof/>
                        <w:szCs w:val="24"/>
                      </w:rPr>
                    </w:pPr>
                    <w:ins w:id="2688" w:author="Rui Paredes" w:date="2018-09-15T22:37:00Z">
                      <w:r>
                        <w:rPr>
                          <w:noProof/>
                        </w:rPr>
                        <w:t xml:space="preserve">[1] </w:t>
                      </w:r>
                    </w:ins>
                  </w:p>
                </w:tc>
                <w:tc>
                  <w:tcPr>
                    <w:tcW w:w="0" w:type="auto"/>
                    <w:hideMark/>
                  </w:tcPr>
                  <w:p w14:paraId="27B5E4EC" w14:textId="77777777" w:rsidR="00943741" w:rsidRDefault="00943741">
                    <w:pPr>
                      <w:pStyle w:val="Bibliografia"/>
                      <w:rPr>
                        <w:ins w:id="2689" w:author="Rui Paredes" w:date="2018-09-15T22:37:00Z"/>
                        <w:noProof/>
                      </w:rPr>
                    </w:pPr>
                    <w:ins w:id="2690" w:author="Rui Paredes" w:date="2018-09-15T22:37:00Z">
                      <w:r>
                        <w:rPr>
                          <w:noProof/>
                        </w:rPr>
                        <w:t>“Hacking-Lab,” [Online]. Available: https://www.hacking-lab.com/index.html. [Acedido em 12 Junho 2018].</w:t>
                      </w:r>
                    </w:ins>
                  </w:p>
                </w:tc>
              </w:tr>
              <w:tr w:rsidR="00943741" w14:paraId="2DB95322" w14:textId="77777777">
                <w:trPr>
                  <w:divId w:val="1179852375"/>
                  <w:tblCellSpacing w:w="15" w:type="dxa"/>
                  <w:ins w:id="2691" w:author="Rui Paredes" w:date="2018-09-15T22:37:00Z"/>
                </w:trPr>
                <w:tc>
                  <w:tcPr>
                    <w:tcW w:w="50" w:type="pct"/>
                    <w:hideMark/>
                  </w:tcPr>
                  <w:p w14:paraId="36623EAC" w14:textId="77777777" w:rsidR="00943741" w:rsidRDefault="00943741">
                    <w:pPr>
                      <w:pStyle w:val="Bibliografia"/>
                      <w:rPr>
                        <w:ins w:id="2692" w:author="Rui Paredes" w:date="2018-09-15T22:37:00Z"/>
                        <w:noProof/>
                      </w:rPr>
                    </w:pPr>
                    <w:ins w:id="2693" w:author="Rui Paredes" w:date="2018-09-15T22:37:00Z">
                      <w:r>
                        <w:rPr>
                          <w:noProof/>
                        </w:rPr>
                        <w:t xml:space="preserve">[2] </w:t>
                      </w:r>
                    </w:ins>
                  </w:p>
                </w:tc>
                <w:tc>
                  <w:tcPr>
                    <w:tcW w:w="0" w:type="auto"/>
                    <w:hideMark/>
                  </w:tcPr>
                  <w:p w14:paraId="720B11DE" w14:textId="77777777" w:rsidR="00943741" w:rsidRDefault="00943741">
                    <w:pPr>
                      <w:pStyle w:val="Bibliografia"/>
                      <w:rPr>
                        <w:ins w:id="2694" w:author="Rui Paredes" w:date="2018-09-15T22:37:00Z"/>
                        <w:noProof/>
                      </w:rPr>
                    </w:pPr>
                    <w:ins w:id="2695" w:author="Rui Paredes" w:date="2018-09-15T22:37:00Z">
                      <w:r>
                        <w:rPr>
                          <w:noProof/>
                        </w:rPr>
                        <w:t>“CTF365,” [Online]. Available: https://ctf365.com. [Acedido em 12 Junho 2018].</w:t>
                      </w:r>
                    </w:ins>
                  </w:p>
                </w:tc>
              </w:tr>
              <w:tr w:rsidR="00943741" w14:paraId="507ABB9D" w14:textId="77777777">
                <w:trPr>
                  <w:divId w:val="1179852375"/>
                  <w:tblCellSpacing w:w="15" w:type="dxa"/>
                  <w:ins w:id="2696" w:author="Rui Paredes" w:date="2018-09-15T22:37:00Z"/>
                </w:trPr>
                <w:tc>
                  <w:tcPr>
                    <w:tcW w:w="50" w:type="pct"/>
                    <w:hideMark/>
                  </w:tcPr>
                  <w:p w14:paraId="39B6FEF7" w14:textId="77777777" w:rsidR="00943741" w:rsidRDefault="00943741">
                    <w:pPr>
                      <w:pStyle w:val="Bibliografia"/>
                      <w:rPr>
                        <w:ins w:id="2697" w:author="Rui Paredes" w:date="2018-09-15T22:37:00Z"/>
                        <w:noProof/>
                      </w:rPr>
                    </w:pPr>
                    <w:ins w:id="2698" w:author="Rui Paredes" w:date="2018-09-15T22:37:00Z">
                      <w:r>
                        <w:rPr>
                          <w:noProof/>
                        </w:rPr>
                        <w:t xml:space="preserve">[3] </w:t>
                      </w:r>
                    </w:ins>
                  </w:p>
                </w:tc>
                <w:tc>
                  <w:tcPr>
                    <w:tcW w:w="0" w:type="auto"/>
                    <w:hideMark/>
                  </w:tcPr>
                  <w:p w14:paraId="3C602BBD" w14:textId="77777777" w:rsidR="00943741" w:rsidRDefault="00943741">
                    <w:pPr>
                      <w:pStyle w:val="Bibliografia"/>
                      <w:rPr>
                        <w:ins w:id="2699" w:author="Rui Paredes" w:date="2018-09-15T22:37:00Z"/>
                        <w:noProof/>
                      </w:rPr>
                    </w:pPr>
                    <w:ins w:id="2700" w:author="Rui Paredes" w:date="2018-09-15T22:37:00Z">
                      <w:r w:rsidRPr="00943741">
                        <w:rPr>
                          <w:noProof/>
                          <w:lang w:val="en-US"/>
                          <w:rPrChange w:id="2701" w:author="Rui Paredes" w:date="2018-09-15T22:37:00Z">
                            <w:rPr>
                              <w:noProof/>
                            </w:rPr>
                          </w:rPrChange>
                        </w:rPr>
                        <w:t xml:space="preserve">“Reversing.kr,” [Online]. Available: http://reversing.kr/. </w:t>
                      </w:r>
                      <w:r>
                        <w:rPr>
                          <w:noProof/>
                        </w:rPr>
                        <w:t>[Acedido em 13 Junho 2018].</w:t>
                      </w:r>
                    </w:ins>
                  </w:p>
                </w:tc>
              </w:tr>
              <w:tr w:rsidR="00943741" w14:paraId="56DCCA1D" w14:textId="77777777">
                <w:trPr>
                  <w:divId w:val="1179852375"/>
                  <w:tblCellSpacing w:w="15" w:type="dxa"/>
                  <w:ins w:id="2702" w:author="Rui Paredes" w:date="2018-09-15T22:37:00Z"/>
                </w:trPr>
                <w:tc>
                  <w:tcPr>
                    <w:tcW w:w="50" w:type="pct"/>
                    <w:hideMark/>
                  </w:tcPr>
                  <w:p w14:paraId="0F7C5A98" w14:textId="77777777" w:rsidR="00943741" w:rsidRDefault="00943741">
                    <w:pPr>
                      <w:pStyle w:val="Bibliografia"/>
                      <w:rPr>
                        <w:ins w:id="2703" w:author="Rui Paredes" w:date="2018-09-15T22:37:00Z"/>
                        <w:noProof/>
                      </w:rPr>
                    </w:pPr>
                    <w:ins w:id="2704" w:author="Rui Paredes" w:date="2018-09-15T22:37:00Z">
                      <w:r>
                        <w:rPr>
                          <w:noProof/>
                        </w:rPr>
                        <w:t xml:space="preserve">[4] </w:t>
                      </w:r>
                    </w:ins>
                  </w:p>
                </w:tc>
                <w:tc>
                  <w:tcPr>
                    <w:tcW w:w="0" w:type="auto"/>
                    <w:hideMark/>
                  </w:tcPr>
                  <w:p w14:paraId="30AC238E" w14:textId="77777777" w:rsidR="00943741" w:rsidRDefault="00943741">
                    <w:pPr>
                      <w:pStyle w:val="Bibliografia"/>
                      <w:rPr>
                        <w:ins w:id="2705" w:author="Rui Paredes" w:date="2018-09-15T22:37:00Z"/>
                        <w:noProof/>
                      </w:rPr>
                    </w:pPr>
                    <w:ins w:id="2706" w:author="Rui Paredes" w:date="2018-09-15T22:37:00Z">
                      <w:r w:rsidRPr="00943741">
                        <w:rPr>
                          <w:noProof/>
                          <w:lang w:val="en-US"/>
                          <w:rPrChange w:id="2707" w:author="Rui Paredes" w:date="2018-09-15T22:37:00Z">
                            <w:rPr>
                              <w:noProof/>
                            </w:rPr>
                          </w:rPrChange>
                        </w:rPr>
                        <w:t xml:space="preserve">“RingZer0 Team Online CTF,” [Online]. </w:t>
                      </w:r>
                      <w:r>
                        <w:rPr>
                          <w:noProof/>
                        </w:rPr>
                        <w:t>Available: https://ringzer0team.com. [Acedido em 13 Junho 2018].</w:t>
                      </w:r>
                    </w:ins>
                  </w:p>
                </w:tc>
              </w:tr>
              <w:tr w:rsidR="00943741" w14:paraId="1979C727" w14:textId="77777777">
                <w:trPr>
                  <w:divId w:val="1179852375"/>
                  <w:tblCellSpacing w:w="15" w:type="dxa"/>
                  <w:ins w:id="2708" w:author="Rui Paredes" w:date="2018-09-15T22:37:00Z"/>
                </w:trPr>
                <w:tc>
                  <w:tcPr>
                    <w:tcW w:w="50" w:type="pct"/>
                    <w:hideMark/>
                  </w:tcPr>
                  <w:p w14:paraId="6F4297F8" w14:textId="77777777" w:rsidR="00943741" w:rsidRDefault="00943741">
                    <w:pPr>
                      <w:pStyle w:val="Bibliografia"/>
                      <w:rPr>
                        <w:ins w:id="2709" w:author="Rui Paredes" w:date="2018-09-15T22:37:00Z"/>
                        <w:noProof/>
                      </w:rPr>
                    </w:pPr>
                    <w:ins w:id="2710" w:author="Rui Paredes" w:date="2018-09-15T22:37:00Z">
                      <w:r>
                        <w:rPr>
                          <w:noProof/>
                        </w:rPr>
                        <w:t xml:space="preserve">[5] </w:t>
                      </w:r>
                    </w:ins>
                  </w:p>
                </w:tc>
                <w:tc>
                  <w:tcPr>
                    <w:tcW w:w="0" w:type="auto"/>
                    <w:hideMark/>
                  </w:tcPr>
                  <w:p w14:paraId="68CCF256" w14:textId="77777777" w:rsidR="00943741" w:rsidRDefault="00943741">
                    <w:pPr>
                      <w:pStyle w:val="Bibliografia"/>
                      <w:rPr>
                        <w:ins w:id="2711" w:author="Rui Paredes" w:date="2018-09-15T22:37:00Z"/>
                        <w:noProof/>
                      </w:rPr>
                    </w:pPr>
                    <w:ins w:id="2712" w:author="Rui Paredes" w:date="2018-09-15T22:37:00Z">
                      <w:r w:rsidRPr="00943741">
                        <w:rPr>
                          <w:noProof/>
                          <w:lang w:val="en-US"/>
                          <w:rPrChange w:id="2713" w:author="Rui Paredes" w:date="2018-09-15T22:37:00Z">
                            <w:rPr>
                              <w:noProof/>
                            </w:rPr>
                          </w:rPrChange>
                        </w:rPr>
                        <w:t xml:space="preserve">“OWASP WebGoat Project,” [Online]. Available: https://www.owasp.org/index.php/Category:OWASP_WebGoat_Project. </w:t>
                      </w:r>
                      <w:r>
                        <w:rPr>
                          <w:noProof/>
                        </w:rPr>
                        <w:t>[Acedido em 13 Junho 2018].</w:t>
                      </w:r>
                    </w:ins>
                  </w:p>
                </w:tc>
              </w:tr>
              <w:tr w:rsidR="00943741" w14:paraId="15FAFDDF" w14:textId="77777777">
                <w:trPr>
                  <w:divId w:val="1179852375"/>
                  <w:tblCellSpacing w:w="15" w:type="dxa"/>
                  <w:ins w:id="2714" w:author="Rui Paredes" w:date="2018-09-15T22:37:00Z"/>
                </w:trPr>
                <w:tc>
                  <w:tcPr>
                    <w:tcW w:w="50" w:type="pct"/>
                    <w:hideMark/>
                  </w:tcPr>
                  <w:p w14:paraId="6FD9EAF2" w14:textId="77777777" w:rsidR="00943741" w:rsidRDefault="00943741">
                    <w:pPr>
                      <w:pStyle w:val="Bibliografia"/>
                      <w:rPr>
                        <w:ins w:id="2715" w:author="Rui Paredes" w:date="2018-09-15T22:37:00Z"/>
                        <w:noProof/>
                      </w:rPr>
                    </w:pPr>
                    <w:ins w:id="2716" w:author="Rui Paredes" w:date="2018-09-15T22:37:00Z">
                      <w:r>
                        <w:rPr>
                          <w:noProof/>
                        </w:rPr>
                        <w:t xml:space="preserve">[6] </w:t>
                      </w:r>
                    </w:ins>
                  </w:p>
                </w:tc>
                <w:tc>
                  <w:tcPr>
                    <w:tcW w:w="0" w:type="auto"/>
                    <w:hideMark/>
                  </w:tcPr>
                  <w:p w14:paraId="16174692" w14:textId="77777777" w:rsidR="00943741" w:rsidRDefault="00943741">
                    <w:pPr>
                      <w:pStyle w:val="Bibliografia"/>
                      <w:rPr>
                        <w:ins w:id="2717" w:author="Rui Paredes" w:date="2018-09-15T22:37:00Z"/>
                        <w:noProof/>
                      </w:rPr>
                    </w:pPr>
                    <w:ins w:id="2718" w:author="Rui Paredes" w:date="2018-09-15T22:37:00Z">
                      <w:r w:rsidRPr="00943741">
                        <w:rPr>
                          <w:noProof/>
                          <w:lang w:val="en-US"/>
                          <w:rPrChange w:id="2719" w:author="Rui Paredes" w:date="2018-09-15T22:37:00Z">
                            <w:rPr>
                              <w:noProof/>
                            </w:rPr>
                          </w:rPrChange>
                        </w:rPr>
                        <w:t xml:space="preserve">“SCRUM,” [Online]. Available: https://www.scrum.org/resources/what-is-scrum. </w:t>
                      </w:r>
                      <w:r>
                        <w:rPr>
                          <w:noProof/>
                        </w:rPr>
                        <w:t>[Acedido em 17 Junho 2018].</w:t>
                      </w:r>
                    </w:ins>
                  </w:p>
                </w:tc>
              </w:tr>
              <w:tr w:rsidR="00943741" w:rsidRPr="00C80016" w14:paraId="545BFB9B" w14:textId="77777777">
                <w:trPr>
                  <w:divId w:val="1179852375"/>
                  <w:tblCellSpacing w:w="15" w:type="dxa"/>
                  <w:ins w:id="2720" w:author="Rui Paredes" w:date="2018-09-15T22:37:00Z"/>
                </w:trPr>
                <w:tc>
                  <w:tcPr>
                    <w:tcW w:w="50" w:type="pct"/>
                    <w:hideMark/>
                  </w:tcPr>
                  <w:p w14:paraId="58EA1BA4" w14:textId="77777777" w:rsidR="00943741" w:rsidRDefault="00943741">
                    <w:pPr>
                      <w:pStyle w:val="Bibliografia"/>
                      <w:rPr>
                        <w:ins w:id="2721" w:author="Rui Paredes" w:date="2018-09-15T22:37:00Z"/>
                        <w:noProof/>
                      </w:rPr>
                    </w:pPr>
                    <w:ins w:id="2722" w:author="Rui Paredes" w:date="2018-09-15T22:37:00Z">
                      <w:r>
                        <w:rPr>
                          <w:noProof/>
                        </w:rPr>
                        <w:t xml:space="preserve">[7] </w:t>
                      </w:r>
                    </w:ins>
                  </w:p>
                </w:tc>
                <w:tc>
                  <w:tcPr>
                    <w:tcW w:w="0" w:type="auto"/>
                    <w:hideMark/>
                  </w:tcPr>
                  <w:p w14:paraId="2833554C" w14:textId="77777777" w:rsidR="00943741" w:rsidRPr="00943741" w:rsidRDefault="00943741">
                    <w:pPr>
                      <w:pStyle w:val="Bibliografia"/>
                      <w:rPr>
                        <w:ins w:id="2723" w:author="Rui Paredes" w:date="2018-09-15T22:37:00Z"/>
                        <w:noProof/>
                        <w:lang w:val="en-US"/>
                        <w:rPrChange w:id="2724" w:author="Rui Paredes" w:date="2018-09-15T22:37:00Z">
                          <w:rPr>
                            <w:ins w:id="2725" w:author="Rui Paredes" w:date="2018-09-15T22:37:00Z"/>
                            <w:noProof/>
                          </w:rPr>
                        </w:rPrChange>
                      </w:rPr>
                    </w:pPr>
                    <w:ins w:id="2726" w:author="Rui Paredes" w:date="2018-09-15T22:37:00Z">
                      <w:r w:rsidRPr="00943741">
                        <w:rPr>
                          <w:noProof/>
                          <w:lang w:val="en-US"/>
                          <w:rPrChange w:id="2727" w:author="Rui Paredes" w:date="2018-09-15T22:37:00Z">
                            <w:rPr>
                              <w:noProof/>
                            </w:rPr>
                          </w:rPrChange>
                        </w:rPr>
                        <w:t xml:space="preserve">D.Flanagan, “Introduction to JavaScript,” em </w:t>
                      </w:r>
                      <w:r w:rsidRPr="00943741">
                        <w:rPr>
                          <w:i/>
                          <w:iCs/>
                          <w:noProof/>
                          <w:lang w:val="en-US"/>
                          <w:rPrChange w:id="2728" w:author="Rui Paredes" w:date="2018-09-15T22:37:00Z">
                            <w:rPr>
                              <w:i/>
                              <w:iCs/>
                              <w:noProof/>
                            </w:rPr>
                          </w:rPrChange>
                        </w:rPr>
                        <w:t>JavaScript : The Definitive Guide</w:t>
                      </w:r>
                      <w:r w:rsidRPr="00943741">
                        <w:rPr>
                          <w:noProof/>
                          <w:lang w:val="en-US"/>
                          <w:rPrChange w:id="2729" w:author="Rui Paredes" w:date="2018-09-15T22:37:00Z">
                            <w:rPr>
                              <w:noProof/>
                            </w:rPr>
                          </w:rPrChange>
                        </w:rPr>
                        <w:t>, Agosto 1996, p. 1.</w:t>
                      </w:r>
                    </w:ins>
                  </w:p>
                </w:tc>
              </w:tr>
              <w:tr w:rsidR="00943741" w:rsidRPr="00C80016" w14:paraId="72EEFD8F" w14:textId="77777777">
                <w:trPr>
                  <w:divId w:val="1179852375"/>
                  <w:tblCellSpacing w:w="15" w:type="dxa"/>
                  <w:ins w:id="2730" w:author="Rui Paredes" w:date="2018-09-15T22:37:00Z"/>
                </w:trPr>
                <w:tc>
                  <w:tcPr>
                    <w:tcW w:w="50" w:type="pct"/>
                    <w:hideMark/>
                  </w:tcPr>
                  <w:p w14:paraId="67D04F95" w14:textId="77777777" w:rsidR="00943741" w:rsidRDefault="00943741">
                    <w:pPr>
                      <w:pStyle w:val="Bibliografia"/>
                      <w:rPr>
                        <w:ins w:id="2731" w:author="Rui Paredes" w:date="2018-09-15T22:37:00Z"/>
                        <w:noProof/>
                      </w:rPr>
                    </w:pPr>
                    <w:ins w:id="2732" w:author="Rui Paredes" w:date="2018-09-15T22:37:00Z">
                      <w:r>
                        <w:rPr>
                          <w:noProof/>
                        </w:rPr>
                        <w:t xml:space="preserve">[8] </w:t>
                      </w:r>
                    </w:ins>
                  </w:p>
                </w:tc>
                <w:tc>
                  <w:tcPr>
                    <w:tcW w:w="0" w:type="auto"/>
                    <w:hideMark/>
                  </w:tcPr>
                  <w:p w14:paraId="3D8A0502" w14:textId="77777777" w:rsidR="00943741" w:rsidRPr="00943741" w:rsidRDefault="00943741">
                    <w:pPr>
                      <w:pStyle w:val="Bibliografia"/>
                      <w:rPr>
                        <w:ins w:id="2733" w:author="Rui Paredes" w:date="2018-09-15T22:37:00Z"/>
                        <w:noProof/>
                        <w:lang w:val="en-US"/>
                        <w:rPrChange w:id="2734" w:author="Rui Paredes" w:date="2018-09-15T22:37:00Z">
                          <w:rPr>
                            <w:ins w:id="2735" w:author="Rui Paredes" w:date="2018-09-15T22:37:00Z"/>
                            <w:noProof/>
                          </w:rPr>
                        </w:rPrChange>
                      </w:rPr>
                    </w:pPr>
                    <w:ins w:id="2736" w:author="Rui Paredes" w:date="2018-09-15T22:37:00Z">
                      <w:r w:rsidRPr="00943741">
                        <w:rPr>
                          <w:noProof/>
                          <w:lang w:val="en-US"/>
                          <w:rPrChange w:id="2737" w:author="Rui Paredes" w:date="2018-09-15T22:37:00Z">
                            <w:rPr>
                              <w:noProof/>
                            </w:rPr>
                          </w:rPrChange>
                        </w:rPr>
                        <w:t xml:space="preserve">A. Nandaa, “Introduction to Node.js,” em </w:t>
                      </w:r>
                      <w:r w:rsidRPr="00943741">
                        <w:rPr>
                          <w:i/>
                          <w:iCs/>
                          <w:noProof/>
                          <w:lang w:val="en-US"/>
                          <w:rPrChange w:id="2738" w:author="Rui Paredes" w:date="2018-09-15T22:37:00Z">
                            <w:rPr>
                              <w:i/>
                              <w:iCs/>
                              <w:noProof/>
                            </w:rPr>
                          </w:rPrChange>
                        </w:rPr>
                        <w:t>Beginning API Development with NodeJS</w:t>
                      </w:r>
                      <w:r w:rsidRPr="00943741">
                        <w:rPr>
                          <w:noProof/>
                          <w:lang w:val="en-US"/>
                          <w:rPrChange w:id="2739" w:author="Rui Paredes" w:date="2018-09-15T22:37:00Z">
                            <w:rPr>
                              <w:noProof/>
                            </w:rPr>
                          </w:rPrChange>
                        </w:rPr>
                        <w:t>, Julho 2018, p. 1.</w:t>
                      </w:r>
                    </w:ins>
                  </w:p>
                </w:tc>
              </w:tr>
              <w:tr w:rsidR="00943741" w:rsidRPr="00C80016" w14:paraId="26A32966" w14:textId="77777777">
                <w:trPr>
                  <w:divId w:val="1179852375"/>
                  <w:tblCellSpacing w:w="15" w:type="dxa"/>
                  <w:ins w:id="2740" w:author="Rui Paredes" w:date="2018-09-15T22:37:00Z"/>
                </w:trPr>
                <w:tc>
                  <w:tcPr>
                    <w:tcW w:w="50" w:type="pct"/>
                    <w:hideMark/>
                  </w:tcPr>
                  <w:p w14:paraId="55823D00" w14:textId="77777777" w:rsidR="00943741" w:rsidRDefault="00943741">
                    <w:pPr>
                      <w:pStyle w:val="Bibliografia"/>
                      <w:rPr>
                        <w:ins w:id="2741" w:author="Rui Paredes" w:date="2018-09-15T22:37:00Z"/>
                        <w:noProof/>
                      </w:rPr>
                    </w:pPr>
                    <w:ins w:id="2742" w:author="Rui Paredes" w:date="2018-09-15T22:37:00Z">
                      <w:r>
                        <w:rPr>
                          <w:noProof/>
                        </w:rPr>
                        <w:t xml:space="preserve">[9] </w:t>
                      </w:r>
                    </w:ins>
                  </w:p>
                </w:tc>
                <w:tc>
                  <w:tcPr>
                    <w:tcW w:w="0" w:type="auto"/>
                    <w:hideMark/>
                  </w:tcPr>
                  <w:p w14:paraId="006B1221" w14:textId="77777777" w:rsidR="00943741" w:rsidRPr="00943741" w:rsidRDefault="00943741">
                    <w:pPr>
                      <w:pStyle w:val="Bibliografia"/>
                      <w:rPr>
                        <w:ins w:id="2743" w:author="Rui Paredes" w:date="2018-09-15T22:37:00Z"/>
                        <w:noProof/>
                        <w:lang w:val="en-US"/>
                        <w:rPrChange w:id="2744" w:author="Rui Paredes" w:date="2018-09-15T22:37:00Z">
                          <w:rPr>
                            <w:ins w:id="2745" w:author="Rui Paredes" w:date="2018-09-15T22:37:00Z"/>
                            <w:noProof/>
                          </w:rPr>
                        </w:rPrChange>
                      </w:rPr>
                    </w:pPr>
                    <w:ins w:id="2746" w:author="Rui Paredes" w:date="2018-09-15T22:37:00Z">
                      <w:r w:rsidRPr="00943741">
                        <w:rPr>
                          <w:noProof/>
                          <w:lang w:val="en-US"/>
                          <w:rPrChange w:id="2747" w:author="Rui Paredes" w:date="2018-09-15T22:37:00Z">
                            <w:rPr>
                              <w:noProof/>
                            </w:rPr>
                          </w:rPrChange>
                        </w:rPr>
                        <w:t xml:space="preserve">A. Nandaa, “Module Categories,” em </w:t>
                      </w:r>
                      <w:r w:rsidRPr="00943741">
                        <w:rPr>
                          <w:i/>
                          <w:iCs/>
                          <w:noProof/>
                          <w:lang w:val="en-US"/>
                          <w:rPrChange w:id="2748" w:author="Rui Paredes" w:date="2018-09-15T22:37:00Z">
                            <w:rPr>
                              <w:i/>
                              <w:iCs/>
                              <w:noProof/>
                            </w:rPr>
                          </w:rPrChange>
                        </w:rPr>
                        <w:t>Beginning API Development with Node.js</w:t>
                      </w:r>
                      <w:r w:rsidRPr="00943741">
                        <w:rPr>
                          <w:noProof/>
                          <w:lang w:val="en-US"/>
                          <w:rPrChange w:id="2749" w:author="Rui Paredes" w:date="2018-09-15T22:37:00Z">
                            <w:rPr>
                              <w:noProof/>
                            </w:rPr>
                          </w:rPrChange>
                        </w:rPr>
                        <w:t>, Julho 2018, p. 1.</w:t>
                      </w:r>
                    </w:ins>
                  </w:p>
                </w:tc>
              </w:tr>
              <w:tr w:rsidR="00943741" w:rsidRPr="00C80016" w14:paraId="3E1AFC9D" w14:textId="77777777">
                <w:trPr>
                  <w:divId w:val="1179852375"/>
                  <w:tblCellSpacing w:w="15" w:type="dxa"/>
                  <w:ins w:id="2750" w:author="Rui Paredes" w:date="2018-09-15T22:37:00Z"/>
                </w:trPr>
                <w:tc>
                  <w:tcPr>
                    <w:tcW w:w="50" w:type="pct"/>
                    <w:hideMark/>
                  </w:tcPr>
                  <w:p w14:paraId="5C77E461" w14:textId="77777777" w:rsidR="00943741" w:rsidRDefault="00943741">
                    <w:pPr>
                      <w:pStyle w:val="Bibliografia"/>
                      <w:rPr>
                        <w:ins w:id="2751" w:author="Rui Paredes" w:date="2018-09-15T22:37:00Z"/>
                        <w:noProof/>
                      </w:rPr>
                    </w:pPr>
                    <w:ins w:id="2752" w:author="Rui Paredes" w:date="2018-09-15T22:37:00Z">
                      <w:r>
                        <w:rPr>
                          <w:noProof/>
                        </w:rPr>
                        <w:t xml:space="preserve">[10] </w:t>
                      </w:r>
                    </w:ins>
                  </w:p>
                </w:tc>
                <w:tc>
                  <w:tcPr>
                    <w:tcW w:w="0" w:type="auto"/>
                    <w:hideMark/>
                  </w:tcPr>
                  <w:p w14:paraId="7E8136A9" w14:textId="77777777" w:rsidR="00943741" w:rsidRPr="00943741" w:rsidRDefault="00943741">
                    <w:pPr>
                      <w:pStyle w:val="Bibliografia"/>
                      <w:rPr>
                        <w:ins w:id="2753" w:author="Rui Paredes" w:date="2018-09-15T22:37:00Z"/>
                        <w:noProof/>
                        <w:lang w:val="en-US"/>
                        <w:rPrChange w:id="2754" w:author="Rui Paredes" w:date="2018-09-15T22:37:00Z">
                          <w:rPr>
                            <w:ins w:id="2755" w:author="Rui Paredes" w:date="2018-09-15T22:37:00Z"/>
                            <w:noProof/>
                          </w:rPr>
                        </w:rPrChange>
                      </w:rPr>
                    </w:pPr>
                    <w:ins w:id="2756" w:author="Rui Paredes" w:date="2018-09-15T22:37:00Z">
                      <w:r w:rsidRPr="00943741">
                        <w:rPr>
                          <w:noProof/>
                          <w:lang w:val="en-US"/>
                          <w:rPrChange w:id="2757" w:author="Rui Paredes" w:date="2018-09-15T22:37:00Z">
                            <w:rPr>
                              <w:noProof/>
                            </w:rPr>
                          </w:rPrChange>
                        </w:rPr>
                        <w:t xml:space="preserve">P. S. Vipul A M, “What is React?,” em </w:t>
                      </w:r>
                      <w:r w:rsidRPr="00943741">
                        <w:rPr>
                          <w:i/>
                          <w:iCs/>
                          <w:noProof/>
                          <w:lang w:val="en-US"/>
                          <w:rPrChange w:id="2758" w:author="Rui Paredes" w:date="2018-09-15T22:37:00Z">
                            <w:rPr>
                              <w:i/>
                              <w:iCs/>
                              <w:noProof/>
                            </w:rPr>
                          </w:rPrChange>
                        </w:rPr>
                        <w:t>ReactJS by Example - Building Modern Web Applications with React</w:t>
                      </w:r>
                      <w:r w:rsidRPr="00943741">
                        <w:rPr>
                          <w:noProof/>
                          <w:lang w:val="en-US"/>
                          <w:rPrChange w:id="2759" w:author="Rui Paredes" w:date="2018-09-15T22:37:00Z">
                            <w:rPr>
                              <w:noProof/>
                            </w:rPr>
                          </w:rPrChange>
                        </w:rPr>
                        <w:t>, 2016, p. 1.</w:t>
                      </w:r>
                    </w:ins>
                  </w:p>
                </w:tc>
              </w:tr>
              <w:tr w:rsidR="00943741" w:rsidRPr="00C80016" w14:paraId="27ED5D2E" w14:textId="77777777">
                <w:trPr>
                  <w:divId w:val="1179852375"/>
                  <w:tblCellSpacing w:w="15" w:type="dxa"/>
                  <w:ins w:id="2760" w:author="Rui Paredes" w:date="2018-09-15T22:37:00Z"/>
                </w:trPr>
                <w:tc>
                  <w:tcPr>
                    <w:tcW w:w="50" w:type="pct"/>
                    <w:hideMark/>
                  </w:tcPr>
                  <w:p w14:paraId="2C59D965" w14:textId="77777777" w:rsidR="00943741" w:rsidRDefault="00943741">
                    <w:pPr>
                      <w:pStyle w:val="Bibliografia"/>
                      <w:rPr>
                        <w:ins w:id="2761" w:author="Rui Paredes" w:date="2018-09-15T22:37:00Z"/>
                        <w:noProof/>
                      </w:rPr>
                    </w:pPr>
                    <w:ins w:id="2762" w:author="Rui Paredes" w:date="2018-09-15T22:37:00Z">
                      <w:r>
                        <w:rPr>
                          <w:noProof/>
                        </w:rPr>
                        <w:t xml:space="preserve">[11] </w:t>
                      </w:r>
                    </w:ins>
                  </w:p>
                </w:tc>
                <w:tc>
                  <w:tcPr>
                    <w:tcW w:w="0" w:type="auto"/>
                    <w:hideMark/>
                  </w:tcPr>
                  <w:p w14:paraId="0DF5C0AD" w14:textId="77777777" w:rsidR="00943741" w:rsidRPr="00943741" w:rsidRDefault="00943741">
                    <w:pPr>
                      <w:pStyle w:val="Bibliografia"/>
                      <w:rPr>
                        <w:ins w:id="2763" w:author="Rui Paredes" w:date="2018-09-15T22:37:00Z"/>
                        <w:noProof/>
                        <w:lang w:val="en-US"/>
                        <w:rPrChange w:id="2764" w:author="Rui Paredes" w:date="2018-09-15T22:37:00Z">
                          <w:rPr>
                            <w:ins w:id="2765" w:author="Rui Paredes" w:date="2018-09-15T22:37:00Z"/>
                            <w:noProof/>
                          </w:rPr>
                        </w:rPrChange>
                      </w:rPr>
                    </w:pPr>
                    <w:ins w:id="2766" w:author="Rui Paredes" w:date="2018-09-15T22:37:00Z">
                      <w:r w:rsidRPr="00943741">
                        <w:rPr>
                          <w:noProof/>
                          <w:lang w:val="en-US"/>
                          <w:rPrChange w:id="2767" w:author="Rui Paredes" w:date="2018-09-15T22:37:00Z">
                            <w:rPr>
                              <w:noProof/>
                            </w:rPr>
                          </w:rPrChange>
                        </w:rPr>
                        <w:t xml:space="preserve">J. Duckett, “Introducing HTML,” em </w:t>
                      </w:r>
                      <w:r w:rsidRPr="00943741">
                        <w:rPr>
                          <w:i/>
                          <w:iCs/>
                          <w:noProof/>
                          <w:lang w:val="en-US"/>
                          <w:rPrChange w:id="2768" w:author="Rui Paredes" w:date="2018-09-15T22:37:00Z">
                            <w:rPr>
                              <w:i/>
                              <w:iCs/>
                              <w:noProof/>
                            </w:rPr>
                          </w:rPrChange>
                        </w:rPr>
                        <w:t>Beginning Web Programming with HTML, XHTML, and CSS</w:t>
                      </w:r>
                      <w:r w:rsidRPr="00943741">
                        <w:rPr>
                          <w:noProof/>
                          <w:lang w:val="en-US"/>
                          <w:rPrChange w:id="2769" w:author="Rui Paredes" w:date="2018-09-15T22:37:00Z">
                            <w:rPr>
                              <w:noProof/>
                            </w:rPr>
                          </w:rPrChange>
                        </w:rPr>
                        <w:t>, 2004, p. 4.</w:t>
                      </w:r>
                    </w:ins>
                  </w:p>
                </w:tc>
              </w:tr>
              <w:tr w:rsidR="00943741" w:rsidRPr="00C80016" w14:paraId="4EF4CCB4" w14:textId="77777777">
                <w:trPr>
                  <w:divId w:val="1179852375"/>
                  <w:tblCellSpacing w:w="15" w:type="dxa"/>
                  <w:ins w:id="2770" w:author="Rui Paredes" w:date="2018-09-15T22:37:00Z"/>
                </w:trPr>
                <w:tc>
                  <w:tcPr>
                    <w:tcW w:w="50" w:type="pct"/>
                    <w:hideMark/>
                  </w:tcPr>
                  <w:p w14:paraId="581C6741" w14:textId="77777777" w:rsidR="00943741" w:rsidRDefault="00943741">
                    <w:pPr>
                      <w:pStyle w:val="Bibliografia"/>
                      <w:rPr>
                        <w:ins w:id="2771" w:author="Rui Paredes" w:date="2018-09-15T22:37:00Z"/>
                        <w:noProof/>
                      </w:rPr>
                    </w:pPr>
                    <w:ins w:id="2772" w:author="Rui Paredes" w:date="2018-09-15T22:37:00Z">
                      <w:r>
                        <w:rPr>
                          <w:noProof/>
                        </w:rPr>
                        <w:t xml:space="preserve">[12] </w:t>
                      </w:r>
                    </w:ins>
                  </w:p>
                </w:tc>
                <w:tc>
                  <w:tcPr>
                    <w:tcW w:w="0" w:type="auto"/>
                    <w:hideMark/>
                  </w:tcPr>
                  <w:p w14:paraId="54B215A2" w14:textId="77777777" w:rsidR="00943741" w:rsidRPr="00943741" w:rsidRDefault="00943741">
                    <w:pPr>
                      <w:pStyle w:val="Bibliografia"/>
                      <w:rPr>
                        <w:ins w:id="2773" w:author="Rui Paredes" w:date="2018-09-15T22:37:00Z"/>
                        <w:noProof/>
                        <w:lang w:val="en-US"/>
                        <w:rPrChange w:id="2774" w:author="Rui Paredes" w:date="2018-09-15T22:37:00Z">
                          <w:rPr>
                            <w:ins w:id="2775" w:author="Rui Paredes" w:date="2018-09-15T22:37:00Z"/>
                            <w:noProof/>
                          </w:rPr>
                        </w:rPrChange>
                      </w:rPr>
                    </w:pPr>
                    <w:ins w:id="2776" w:author="Rui Paredes" w:date="2018-09-15T22:37:00Z">
                      <w:r w:rsidRPr="00943741">
                        <w:rPr>
                          <w:noProof/>
                          <w:lang w:val="en-US"/>
                          <w:rPrChange w:id="2777" w:author="Rui Paredes" w:date="2018-09-15T22:37:00Z">
                            <w:rPr>
                              <w:noProof/>
                            </w:rPr>
                          </w:rPrChange>
                        </w:rPr>
                        <w:t xml:space="preserve">J. Duckett, “Introducing CSS,” em </w:t>
                      </w:r>
                      <w:r w:rsidRPr="00943741">
                        <w:rPr>
                          <w:i/>
                          <w:iCs/>
                          <w:noProof/>
                          <w:lang w:val="en-US"/>
                          <w:rPrChange w:id="2778" w:author="Rui Paredes" w:date="2018-09-15T22:37:00Z">
                            <w:rPr>
                              <w:i/>
                              <w:iCs/>
                              <w:noProof/>
                            </w:rPr>
                          </w:rPrChange>
                        </w:rPr>
                        <w:t>Beginning Web Programming with HTML, XHTML, and CSS</w:t>
                      </w:r>
                      <w:r w:rsidRPr="00943741">
                        <w:rPr>
                          <w:noProof/>
                          <w:lang w:val="en-US"/>
                          <w:rPrChange w:id="2779" w:author="Rui Paredes" w:date="2018-09-15T22:37:00Z">
                            <w:rPr>
                              <w:noProof/>
                            </w:rPr>
                          </w:rPrChange>
                        </w:rPr>
                        <w:t>, 2014, p. 10.</w:t>
                      </w:r>
                    </w:ins>
                  </w:p>
                </w:tc>
              </w:tr>
              <w:tr w:rsidR="00943741" w:rsidRPr="00C80016" w14:paraId="6DFC59DD" w14:textId="77777777">
                <w:trPr>
                  <w:divId w:val="1179852375"/>
                  <w:tblCellSpacing w:w="15" w:type="dxa"/>
                  <w:ins w:id="2780" w:author="Rui Paredes" w:date="2018-09-15T22:37:00Z"/>
                </w:trPr>
                <w:tc>
                  <w:tcPr>
                    <w:tcW w:w="50" w:type="pct"/>
                    <w:hideMark/>
                  </w:tcPr>
                  <w:p w14:paraId="205E01F7" w14:textId="77777777" w:rsidR="00943741" w:rsidRDefault="00943741">
                    <w:pPr>
                      <w:pStyle w:val="Bibliografia"/>
                      <w:rPr>
                        <w:ins w:id="2781" w:author="Rui Paredes" w:date="2018-09-15T22:37:00Z"/>
                        <w:noProof/>
                      </w:rPr>
                    </w:pPr>
                    <w:ins w:id="2782" w:author="Rui Paredes" w:date="2018-09-15T22:37:00Z">
                      <w:r>
                        <w:rPr>
                          <w:noProof/>
                        </w:rPr>
                        <w:t xml:space="preserve">[13] </w:t>
                      </w:r>
                    </w:ins>
                  </w:p>
                </w:tc>
                <w:tc>
                  <w:tcPr>
                    <w:tcW w:w="0" w:type="auto"/>
                    <w:hideMark/>
                  </w:tcPr>
                  <w:p w14:paraId="517E1BC6" w14:textId="77777777" w:rsidR="00943741" w:rsidRPr="00943741" w:rsidRDefault="00943741">
                    <w:pPr>
                      <w:pStyle w:val="Bibliografia"/>
                      <w:rPr>
                        <w:ins w:id="2783" w:author="Rui Paredes" w:date="2018-09-15T22:37:00Z"/>
                        <w:noProof/>
                        <w:lang w:val="en-US"/>
                        <w:rPrChange w:id="2784" w:author="Rui Paredes" w:date="2018-09-15T22:37:00Z">
                          <w:rPr>
                            <w:ins w:id="2785" w:author="Rui Paredes" w:date="2018-09-15T22:37:00Z"/>
                            <w:noProof/>
                          </w:rPr>
                        </w:rPrChange>
                      </w:rPr>
                    </w:pPr>
                    <w:ins w:id="2786" w:author="Rui Paredes" w:date="2018-09-15T22:37:00Z">
                      <w:r w:rsidRPr="00943741">
                        <w:rPr>
                          <w:noProof/>
                          <w:lang w:val="en-US"/>
                          <w:rPrChange w:id="2787" w:author="Rui Paredes" w:date="2018-09-15T22:37:00Z">
                            <w:rPr>
                              <w:noProof/>
                            </w:rPr>
                          </w:rPrChange>
                        </w:rPr>
                        <w:t xml:space="preserve">P. DuBois, “Why Choose MySQL?,” em </w:t>
                      </w:r>
                      <w:r w:rsidRPr="00943741">
                        <w:rPr>
                          <w:i/>
                          <w:iCs/>
                          <w:noProof/>
                          <w:lang w:val="en-US"/>
                          <w:rPrChange w:id="2788" w:author="Rui Paredes" w:date="2018-09-15T22:37:00Z">
                            <w:rPr>
                              <w:i/>
                              <w:iCs/>
                              <w:noProof/>
                            </w:rPr>
                          </w:rPrChange>
                        </w:rPr>
                        <w:t>MySQL</w:t>
                      </w:r>
                      <w:r w:rsidRPr="00943741">
                        <w:rPr>
                          <w:noProof/>
                          <w:lang w:val="en-US"/>
                          <w:rPrChange w:id="2789" w:author="Rui Paredes" w:date="2018-09-15T22:37:00Z">
                            <w:rPr>
                              <w:noProof/>
                            </w:rPr>
                          </w:rPrChange>
                        </w:rPr>
                        <w:t>, 2008, pp. 4-6.</w:t>
                      </w:r>
                    </w:ins>
                  </w:p>
                </w:tc>
              </w:tr>
              <w:tr w:rsidR="00943741" w:rsidRPr="00C80016" w14:paraId="18FED8FB" w14:textId="77777777">
                <w:trPr>
                  <w:divId w:val="1179852375"/>
                  <w:tblCellSpacing w:w="15" w:type="dxa"/>
                  <w:ins w:id="2790" w:author="Rui Paredes" w:date="2018-09-15T22:37:00Z"/>
                </w:trPr>
                <w:tc>
                  <w:tcPr>
                    <w:tcW w:w="50" w:type="pct"/>
                    <w:hideMark/>
                  </w:tcPr>
                  <w:p w14:paraId="05105273" w14:textId="77777777" w:rsidR="00943741" w:rsidRDefault="00943741">
                    <w:pPr>
                      <w:pStyle w:val="Bibliografia"/>
                      <w:rPr>
                        <w:ins w:id="2791" w:author="Rui Paredes" w:date="2018-09-15T22:37:00Z"/>
                        <w:noProof/>
                      </w:rPr>
                    </w:pPr>
                    <w:ins w:id="2792" w:author="Rui Paredes" w:date="2018-09-15T22:37:00Z">
                      <w:r>
                        <w:rPr>
                          <w:noProof/>
                        </w:rPr>
                        <w:t xml:space="preserve">[14] </w:t>
                      </w:r>
                    </w:ins>
                  </w:p>
                </w:tc>
                <w:tc>
                  <w:tcPr>
                    <w:tcW w:w="0" w:type="auto"/>
                    <w:hideMark/>
                  </w:tcPr>
                  <w:p w14:paraId="5E37AD43" w14:textId="77777777" w:rsidR="00943741" w:rsidRPr="00943741" w:rsidRDefault="00943741">
                    <w:pPr>
                      <w:pStyle w:val="Bibliografia"/>
                      <w:rPr>
                        <w:ins w:id="2793" w:author="Rui Paredes" w:date="2018-09-15T22:37:00Z"/>
                        <w:noProof/>
                        <w:lang w:val="en-US"/>
                        <w:rPrChange w:id="2794" w:author="Rui Paredes" w:date="2018-09-15T22:37:00Z">
                          <w:rPr>
                            <w:ins w:id="2795" w:author="Rui Paredes" w:date="2018-09-15T22:37:00Z"/>
                            <w:noProof/>
                          </w:rPr>
                        </w:rPrChange>
                      </w:rPr>
                    </w:pPr>
                    <w:ins w:id="2796" w:author="Rui Paredes" w:date="2018-09-15T22:37:00Z">
                      <w:r w:rsidRPr="00943741">
                        <w:rPr>
                          <w:noProof/>
                          <w:lang w:val="en-US"/>
                          <w:rPrChange w:id="2797" w:author="Rui Paredes" w:date="2018-09-15T22:37:00Z">
                            <w:rPr>
                              <w:noProof/>
                            </w:rPr>
                          </w:rPrChange>
                        </w:rPr>
                        <w:t xml:space="preserve">B. S. Scott Chacon, “A Short History of Git,” em </w:t>
                      </w:r>
                      <w:r w:rsidRPr="00943741">
                        <w:rPr>
                          <w:i/>
                          <w:iCs/>
                          <w:noProof/>
                          <w:lang w:val="en-US"/>
                          <w:rPrChange w:id="2798" w:author="Rui Paredes" w:date="2018-09-15T22:37:00Z">
                            <w:rPr>
                              <w:i/>
                              <w:iCs/>
                              <w:noProof/>
                            </w:rPr>
                          </w:rPrChange>
                        </w:rPr>
                        <w:t>Pro GIT</w:t>
                      </w:r>
                      <w:r w:rsidRPr="00943741">
                        <w:rPr>
                          <w:noProof/>
                          <w:lang w:val="en-US"/>
                          <w:rPrChange w:id="2799" w:author="Rui Paredes" w:date="2018-09-15T22:37:00Z">
                            <w:rPr>
                              <w:noProof/>
                            </w:rPr>
                          </w:rPrChange>
                        </w:rPr>
                        <w:t>, 2005, pp. 5-6.</w:t>
                      </w:r>
                    </w:ins>
                  </w:p>
                </w:tc>
              </w:tr>
              <w:tr w:rsidR="00943741" w14:paraId="337518BA" w14:textId="77777777">
                <w:trPr>
                  <w:divId w:val="1179852375"/>
                  <w:tblCellSpacing w:w="15" w:type="dxa"/>
                  <w:ins w:id="2800" w:author="Rui Paredes" w:date="2018-09-15T22:37:00Z"/>
                </w:trPr>
                <w:tc>
                  <w:tcPr>
                    <w:tcW w:w="50" w:type="pct"/>
                    <w:hideMark/>
                  </w:tcPr>
                  <w:p w14:paraId="03D6CF68" w14:textId="77777777" w:rsidR="00943741" w:rsidRDefault="00943741">
                    <w:pPr>
                      <w:pStyle w:val="Bibliografia"/>
                      <w:rPr>
                        <w:ins w:id="2801" w:author="Rui Paredes" w:date="2018-09-15T22:37:00Z"/>
                        <w:noProof/>
                      </w:rPr>
                    </w:pPr>
                    <w:ins w:id="2802" w:author="Rui Paredes" w:date="2018-09-15T22:37:00Z">
                      <w:r>
                        <w:rPr>
                          <w:noProof/>
                        </w:rPr>
                        <w:lastRenderedPageBreak/>
                        <w:t xml:space="preserve">[15] </w:t>
                      </w:r>
                    </w:ins>
                  </w:p>
                </w:tc>
                <w:tc>
                  <w:tcPr>
                    <w:tcW w:w="0" w:type="auto"/>
                    <w:hideMark/>
                  </w:tcPr>
                  <w:p w14:paraId="62DF816D" w14:textId="77777777" w:rsidR="00943741" w:rsidRDefault="00943741">
                    <w:pPr>
                      <w:pStyle w:val="Bibliografia"/>
                      <w:rPr>
                        <w:ins w:id="2803" w:author="Rui Paredes" w:date="2018-09-15T22:37:00Z"/>
                        <w:noProof/>
                      </w:rPr>
                    </w:pPr>
                    <w:ins w:id="2804" w:author="Rui Paredes" w:date="2018-09-15T22:37:00Z">
                      <w:r w:rsidRPr="00943741">
                        <w:rPr>
                          <w:noProof/>
                          <w:lang w:val="en-US"/>
                          <w:rPrChange w:id="2805" w:author="Rui Paredes" w:date="2018-09-15T22:37:00Z">
                            <w:rPr>
                              <w:noProof/>
                            </w:rPr>
                          </w:rPrChange>
                        </w:rPr>
                        <w:t xml:space="preserve">“Postman,” [Online]. Available: https://www.getpostman.com/. </w:t>
                      </w:r>
                      <w:r>
                        <w:rPr>
                          <w:noProof/>
                        </w:rPr>
                        <w:t>[Acedido em 14 Setembro 2018].</w:t>
                      </w:r>
                    </w:ins>
                  </w:p>
                </w:tc>
              </w:tr>
            </w:tbl>
            <w:p w14:paraId="2E426127" w14:textId="77777777" w:rsidR="00943741" w:rsidRDefault="00943741">
              <w:pPr>
                <w:divId w:val="1179852375"/>
                <w:rPr>
                  <w:ins w:id="2806" w:author="Rui Paredes" w:date="2018-09-15T22:37:00Z"/>
                  <w:noProof/>
                </w:rPr>
              </w:pPr>
            </w:p>
            <w:p w14:paraId="22F6DA09" w14:textId="77777777" w:rsidR="00420240" w:rsidDel="00943741" w:rsidRDefault="00420240">
              <w:pPr>
                <w:rPr>
                  <w:del w:id="2807" w:author="Rui Paredes" w:date="2018-09-15T22:37:00Z"/>
                  <w:rFonts w:ascii="Calibri" w:eastAsia="Calibri" w:hAnsi="Calibri"/>
                  <w:noProof/>
                  <w:sz w:val="20"/>
                  <w:lang w:val="en-US"/>
                </w:rPr>
              </w:pPr>
            </w:p>
            <w:p w14:paraId="11B22D97" w14:textId="77777777" w:rsidR="00420240" w:rsidDel="00420240" w:rsidRDefault="00420240">
              <w:pPr>
                <w:rPr>
                  <w:del w:id="2808" w:author="Rui Paredes" w:date="2018-09-15T22:28:00Z"/>
                  <w:rFonts w:ascii="Calibri" w:eastAsia="Calibri" w:hAnsi="Calibri"/>
                  <w:noProof/>
                  <w:sz w:val="20"/>
                  <w:lang w:val="en-US"/>
                </w:rPr>
              </w:pPr>
            </w:p>
            <w:p w14:paraId="04179489" w14:textId="77777777" w:rsidR="00404313" w:rsidDel="00420240" w:rsidRDefault="00404313">
              <w:pPr>
                <w:rPr>
                  <w:del w:id="2809" w:author="Rui Paredes" w:date="2018-09-15T22:26:00Z"/>
                  <w:rFonts w:ascii="Calibri" w:eastAsia="Calibri" w:hAnsi="Calibri"/>
                  <w:noProof/>
                  <w:sz w:val="20"/>
                  <w:lang w:val="en-US"/>
                </w:rPr>
              </w:pPr>
            </w:p>
            <w:p w14:paraId="60AC33B1" w14:textId="77777777" w:rsidR="003638F3" w:rsidDel="00404313" w:rsidRDefault="003638F3">
              <w:pPr>
                <w:rPr>
                  <w:del w:id="2810" w:author="Rui Paredes" w:date="2018-09-15T22:25:00Z"/>
                  <w:rFonts w:ascii="Calibri" w:eastAsia="Calibri" w:hAnsi="Calibri"/>
                  <w:noProof/>
                  <w:sz w:val="20"/>
                  <w:lang w:val="en-US"/>
                </w:rPr>
              </w:pPr>
            </w:p>
            <w:p w14:paraId="50B93260" w14:textId="77777777" w:rsidR="00DC0099" w:rsidDel="003638F3" w:rsidRDefault="00DC0099">
              <w:pPr>
                <w:rPr>
                  <w:del w:id="2811" w:author="Rui Paredes" w:date="2018-09-15T22:24:00Z"/>
                  <w:rFonts w:ascii="Calibri" w:eastAsia="Calibri" w:hAnsi="Calibri"/>
                  <w:noProof/>
                  <w:sz w:val="20"/>
                  <w:lang w:val="en-US"/>
                </w:rPr>
              </w:pPr>
            </w:p>
            <w:p w14:paraId="0595E3F5" w14:textId="77777777" w:rsidR="000551F2" w:rsidDel="00DC0099" w:rsidRDefault="000551F2">
              <w:pPr>
                <w:rPr>
                  <w:del w:id="2812" w:author="Rui Paredes" w:date="2018-09-15T22:22:00Z"/>
                  <w:rFonts w:ascii="Calibri" w:eastAsia="Calibri" w:hAnsi="Calibri"/>
                  <w:noProof/>
                  <w:sz w:val="20"/>
                  <w:lang w:val="en-US"/>
                </w:rPr>
              </w:pPr>
            </w:p>
            <w:p w14:paraId="4515058E" w14:textId="77777777" w:rsidR="00EF1560" w:rsidDel="000551F2" w:rsidRDefault="00EF1560">
              <w:pPr>
                <w:rPr>
                  <w:del w:id="2813" w:author="Rui Paredes" w:date="2018-09-15T22:19:00Z"/>
                  <w:rFonts w:ascii="Calibri" w:eastAsia="Calibri" w:hAnsi="Calibri"/>
                  <w:noProof/>
                  <w:sz w:val="20"/>
                  <w:lang w:val="en-US"/>
                </w:rPr>
              </w:pPr>
            </w:p>
            <w:p w14:paraId="495212BF" w14:textId="77777777" w:rsidR="00BC16B4" w:rsidDel="00EF1560" w:rsidRDefault="00BC16B4">
              <w:pPr>
                <w:rPr>
                  <w:del w:id="2814" w:author="Rui Paredes" w:date="2018-09-15T22:18:00Z"/>
                  <w:rFonts w:ascii="Calibri" w:eastAsia="Calibri" w:hAnsi="Calibri"/>
                  <w:noProof/>
                  <w:sz w:val="20"/>
                  <w:lang w:val="en-US"/>
                </w:rPr>
              </w:pPr>
            </w:p>
            <w:p w14:paraId="23A1AF04" w14:textId="77777777" w:rsidR="0057041B" w:rsidDel="00BC16B4" w:rsidRDefault="0057041B">
              <w:pPr>
                <w:rPr>
                  <w:del w:id="2815" w:author="Rui Paredes" w:date="2018-09-15T22:17:00Z"/>
                  <w:rFonts w:ascii="Calibri" w:eastAsia="Calibri" w:hAnsi="Calibri"/>
                  <w:noProof/>
                  <w:sz w:val="20"/>
                  <w:lang w:val="en-US"/>
                </w:rPr>
              </w:pPr>
            </w:p>
            <w:p w14:paraId="64D11779" w14:textId="77777777" w:rsidR="0057041B" w:rsidDel="0057041B" w:rsidRDefault="0057041B">
              <w:pPr>
                <w:rPr>
                  <w:del w:id="2816" w:author="Rui Paredes" w:date="2018-09-15T22:13:00Z"/>
                  <w:rFonts w:ascii="Calibri" w:eastAsia="Calibri" w:hAnsi="Calibri"/>
                  <w:noProof/>
                  <w:sz w:val="20"/>
                  <w:lang w:val="en-US"/>
                </w:rPr>
              </w:pPr>
            </w:p>
            <w:p w14:paraId="0EC3D3CA" w14:textId="77777777" w:rsidR="00397F93" w:rsidDel="0057041B" w:rsidRDefault="00397F93">
              <w:pPr>
                <w:rPr>
                  <w:del w:id="2817" w:author="Rui Paredes" w:date="2018-09-15T22:13:00Z"/>
                  <w:rFonts w:ascii="Calibri" w:eastAsia="Calibri" w:hAnsi="Calibri"/>
                  <w:noProof/>
                  <w:sz w:val="20"/>
                  <w:lang w:val="en-US"/>
                </w:rPr>
              </w:pPr>
            </w:p>
            <w:p w14:paraId="57B7DFDF" w14:textId="77777777" w:rsidR="000B1162" w:rsidDel="00397F93" w:rsidRDefault="000B1162">
              <w:pPr>
                <w:rPr>
                  <w:del w:id="2818" w:author="Rui Paredes" w:date="2018-09-15T22:08:00Z"/>
                  <w:rFonts w:ascii="Calibri" w:eastAsia="Calibri" w:hAnsi="Calibri"/>
                  <w:noProof/>
                  <w:sz w:val="20"/>
                  <w:lang w:val="en-US"/>
                </w:rPr>
              </w:pPr>
            </w:p>
            <w:p w14:paraId="4EFAE689" w14:textId="77777777" w:rsidR="006C699F" w:rsidDel="000B1162" w:rsidRDefault="006C699F">
              <w:pPr>
                <w:rPr>
                  <w:del w:id="2819" w:author="Rui Paredes" w:date="2018-09-15T22:07:00Z"/>
                  <w:rFonts w:ascii="Calibri" w:eastAsia="Calibri" w:hAnsi="Calibri"/>
                  <w:noProof/>
                  <w:sz w:val="20"/>
                  <w:lang w:val="en-US"/>
                </w:rPr>
              </w:pPr>
            </w:p>
            <w:p w14:paraId="067E866E" w14:textId="77777777" w:rsidR="006C699F" w:rsidDel="006C699F" w:rsidRDefault="006C699F">
              <w:pPr>
                <w:rPr>
                  <w:del w:id="2820" w:author="Rui Paredes" w:date="2018-09-15T22:05:00Z"/>
                  <w:rFonts w:ascii="Calibri" w:eastAsia="Calibri" w:hAnsi="Calibri"/>
                  <w:noProof/>
                  <w:sz w:val="20"/>
                  <w:lang w:val="en-US"/>
                </w:rPr>
              </w:pPr>
            </w:p>
            <w:p w14:paraId="2E8C187A" w14:textId="77777777" w:rsidR="00444A82" w:rsidDel="006C699F" w:rsidRDefault="00444A82">
              <w:pPr>
                <w:rPr>
                  <w:del w:id="2821" w:author="Rui Paredes" w:date="2018-09-15T22:04:00Z"/>
                  <w:rFonts w:ascii="Calibri" w:eastAsia="Calibri" w:hAnsi="Calibri"/>
                  <w:noProof/>
                  <w:sz w:val="20"/>
                  <w:lang w:val="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43"/>
              </w:tblGrid>
              <w:tr w:rsidR="00444A82" w:rsidDel="006C699F" w14:paraId="59D5894B" w14:textId="77777777">
                <w:trPr>
                  <w:divId w:val="1176261471"/>
                  <w:tblCellSpacing w:w="15" w:type="dxa"/>
                  <w:del w:id="2822" w:author="Rui Paredes" w:date="2018-09-15T22:04:00Z"/>
                </w:trPr>
                <w:tc>
                  <w:tcPr>
                    <w:tcW w:w="50" w:type="pct"/>
                    <w:hideMark/>
                  </w:tcPr>
                  <w:p w14:paraId="06A3A581" w14:textId="0C8A3E7E" w:rsidR="00444A82" w:rsidDel="006C699F" w:rsidRDefault="00444A82">
                    <w:pPr>
                      <w:pStyle w:val="Bibliografia"/>
                      <w:rPr>
                        <w:del w:id="2823" w:author="Rui Paredes" w:date="2018-09-15T22:04:00Z"/>
                        <w:noProof/>
                        <w:szCs w:val="24"/>
                      </w:rPr>
                    </w:pPr>
                    <w:del w:id="2824" w:author="Rui Paredes" w:date="2018-09-15T22:04:00Z">
                      <w:r w:rsidDel="006C699F">
                        <w:rPr>
                          <w:noProof/>
                        </w:rPr>
                        <w:delText xml:space="preserve">[1] </w:delText>
                      </w:r>
                    </w:del>
                  </w:p>
                </w:tc>
                <w:tc>
                  <w:tcPr>
                    <w:tcW w:w="0" w:type="auto"/>
                    <w:hideMark/>
                  </w:tcPr>
                  <w:p w14:paraId="4F10FD62" w14:textId="77777777" w:rsidR="00444A82" w:rsidDel="006C699F" w:rsidRDefault="00444A82">
                    <w:pPr>
                      <w:pStyle w:val="Bibliografia"/>
                      <w:rPr>
                        <w:del w:id="2825" w:author="Rui Paredes" w:date="2018-09-15T22:04:00Z"/>
                        <w:noProof/>
                      </w:rPr>
                    </w:pPr>
                    <w:del w:id="2826" w:author="Rui Paredes" w:date="2018-09-15T22:04:00Z">
                      <w:r w:rsidDel="006C699F">
                        <w:rPr>
                          <w:noProof/>
                        </w:rPr>
                        <w:delText>“Hacking-Lab,” [Online]. Available: https://www.hacking-lab.com/index.html. [Acedido em 12 Junho 2018].</w:delText>
                      </w:r>
                    </w:del>
                  </w:p>
                </w:tc>
              </w:tr>
              <w:tr w:rsidR="00444A82" w:rsidDel="006C699F" w14:paraId="65CF4DCC" w14:textId="77777777">
                <w:trPr>
                  <w:divId w:val="1176261471"/>
                  <w:tblCellSpacing w:w="15" w:type="dxa"/>
                  <w:del w:id="2827" w:author="Rui Paredes" w:date="2018-09-15T22:04:00Z"/>
                </w:trPr>
                <w:tc>
                  <w:tcPr>
                    <w:tcW w:w="50" w:type="pct"/>
                    <w:hideMark/>
                  </w:tcPr>
                  <w:p w14:paraId="7000E347" w14:textId="77777777" w:rsidR="00444A82" w:rsidDel="006C699F" w:rsidRDefault="00444A82">
                    <w:pPr>
                      <w:pStyle w:val="Bibliografia"/>
                      <w:rPr>
                        <w:del w:id="2828" w:author="Rui Paredes" w:date="2018-09-15T22:04:00Z"/>
                        <w:noProof/>
                      </w:rPr>
                    </w:pPr>
                    <w:del w:id="2829" w:author="Rui Paredes" w:date="2018-09-15T22:04:00Z">
                      <w:r w:rsidDel="006C699F">
                        <w:rPr>
                          <w:noProof/>
                        </w:rPr>
                        <w:delText xml:space="preserve">[2] </w:delText>
                      </w:r>
                    </w:del>
                  </w:p>
                </w:tc>
                <w:tc>
                  <w:tcPr>
                    <w:tcW w:w="0" w:type="auto"/>
                    <w:hideMark/>
                  </w:tcPr>
                  <w:p w14:paraId="6D1BFD3F" w14:textId="77777777" w:rsidR="00444A82" w:rsidDel="006C699F" w:rsidRDefault="00444A82">
                    <w:pPr>
                      <w:pStyle w:val="Bibliografia"/>
                      <w:rPr>
                        <w:del w:id="2830" w:author="Rui Paredes" w:date="2018-09-15T22:04:00Z"/>
                        <w:noProof/>
                      </w:rPr>
                    </w:pPr>
                    <w:del w:id="2831" w:author="Rui Paredes" w:date="2018-09-15T22:04:00Z">
                      <w:r w:rsidDel="006C699F">
                        <w:rPr>
                          <w:noProof/>
                        </w:rPr>
                        <w:delText>“CTF365,” [Online]. Available: https://ctf365.com. [Acedido em 12 Junho 2018].</w:delText>
                      </w:r>
                    </w:del>
                  </w:p>
                </w:tc>
              </w:tr>
              <w:tr w:rsidR="00444A82" w:rsidDel="006C699F" w14:paraId="77F3FEAF" w14:textId="77777777">
                <w:trPr>
                  <w:divId w:val="1176261471"/>
                  <w:tblCellSpacing w:w="15" w:type="dxa"/>
                  <w:del w:id="2832" w:author="Rui Paredes" w:date="2018-09-15T22:04:00Z"/>
                </w:trPr>
                <w:tc>
                  <w:tcPr>
                    <w:tcW w:w="50" w:type="pct"/>
                    <w:hideMark/>
                  </w:tcPr>
                  <w:p w14:paraId="5CE88B4F" w14:textId="77777777" w:rsidR="00444A82" w:rsidDel="006C699F" w:rsidRDefault="00444A82">
                    <w:pPr>
                      <w:pStyle w:val="Bibliografia"/>
                      <w:rPr>
                        <w:del w:id="2833" w:author="Rui Paredes" w:date="2018-09-15T22:04:00Z"/>
                        <w:noProof/>
                      </w:rPr>
                    </w:pPr>
                    <w:del w:id="2834" w:author="Rui Paredes" w:date="2018-09-15T22:04:00Z">
                      <w:r w:rsidDel="006C699F">
                        <w:rPr>
                          <w:noProof/>
                        </w:rPr>
                        <w:delText xml:space="preserve">[3] </w:delText>
                      </w:r>
                    </w:del>
                  </w:p>
                </w:tc>
                <w:tc>
                  <w:tcPr>
                    <w:tcW w:w="0" w:type="auto"/>
                    <w:hideMark/>
                  </w:tcPr>
                  <w:p w14:paraId="60354DBC" w14:textId="77777777" w:rsidR="00444A82" w:rsidDel="006C699F" w:rsidRDefault="00444A82">
                    <w:pPr>
                      <w:pStyle w:val="Bibliografia"/>
                      <w:rPr>
                        <w:del w:id="2835" w:author="Rui Paredes" w:date="2018-09-15T22:04:00Z"/>
                        <w:noProof/>
                      </w:rPr>
                    </w:pPr>
                    <w:del w:id="2836" w:author="Rui Paredes" w:date="2018-09-15T22:04:00Z">
                      <w:r w:rsidRPr="00444A82" w:rsidDel="006C699F">
                        <w:rPr>
                          <w:noProof/>
                          <w:lang w:val="en-US"/>
                          <w:rPrChange w:id="2837" w:author="Rui Paredes" w:date="2018-09-15T21:40:00Z">
                            <w:rPr>
                              <w:noProof/>
                            </w:rPr>
                          </w:rPrChange>
                        </w:rPr>
                        <w:delText xml:space="preserve">“Reversing.kr,” [Online]. Available: http://reversing.kr/. </w:delText>
                      </w:r>
                      <w:r w:rsidDel="006C699F">
                        <w:rPr>
                          <w:noProof/>
                        </w:rPr>
                        <w:delText>[Acedido em 13 Junho 2018].</w:delText>
                      </w:r>
                    </w:del>
                  </w:p>
                </w:tc>
              </w:tr>
              <w:tr w:rsidR="00444A82" w:rsidDel="006C699F" w14:paraId="2753AE12" w14:textId="77777777">
                <w:trPr>
                  <w:divId w:val="1176261471"/>
                  <w:tblCellSpacing w:w="15" w:type="dxa"/>
                  <w:del w:id="2838" w:author="Rui Paredes" w:date="2018-09-15T22:04:00Z"/>
                </w:trPr>
                <w:tc>
                  <w:tcPr>
                    <w:tcW w:w="50" w:type="pct"/>
                    <w:hideMark/>
                  </w:tcPr>
                  <w:p w14:paraId="667E7429" w14:textId="77777777" w:rsidR="00444A82" w:rsidDel="006C699F" w:rsidRDefault="00444A82">
                    <w:pPr>
                      <w:pStyle w:val="Bibliografia"/>
                      <w:rPr>
                        <w:del w:id="2839" w:author="Rui Paredes" w:date="2018-09-15T22:04:00Z"/>
                        <w:noProof/>
                      </w:rPr>
                    </w:pPr>
                    <w:del w:id="2840" w:author="Rui Paredes" w:date="2018-09-15T22:04:00Z">
                      <w:r w:rsidDel="006C699F">
                        <w:rPr>
                          <w:noProof/>
                        </w:rPr>
                        <w:delText xml:space="preserve">[4] </w:delText>
                      </w:r>
                    </w:del>
                  </w:p>
                </w:tc>
                <w:tc>
                  <w:tcPr>
                    <w:tcW w:w="0" w:type="auto"/>
                    <w:hideMark/>
                  </w:tcPr>
                  <w:p w14:paraId="1C3B3B03" w14:textId="77777777" w:rsidR="00444A82" w:rsidDel="006C699F" w:rsidRDefault="00444A82">
                    <w:pPr>
                      <w:pStyle w:val="Bibliografia"/>
                      <w:rPr>
                        <w:del w:id="2841" w:author="Rui Paredes" w:date="2018-09-15T22:04:00Z"/>
                        <w:noProof/>
                      </w:rPr>
                    </w:pPr>
                    <w:del w:id="2842" w:author="Rui Paredes" w:date="2018-09-15T22:04:00Z">
                      <w:r w:rsidRPr="00444A82" w:rsidDel="006C699F">
                        <w:rPr>
                          <w:noProof/>
                          <w:lang w:val="en-US"/>
                          <w:rPrChange w:id="2843" w:author="Rui Paredes" w:date="2018-09-15T21:40:00Z">
                            <w:rPr>
                              <w:noProof/>
                            </w:rPr>
                          </w:rPrChange>
                        </w:rPr>
                        <w:delText xml:space="preserve">“RingZer0 Team Online CTF,” [Online]. </w:delText>
                      </w:r>
                      <w:r w:rsidDel="006C699F">
                        <w:rPr>
                          <w:noProof/>
                        </w:rPr>
                        <w:delText>Available: https://ringzer0team.com. [Acedido em 13 Junho 2018].</w:delText>
                      </w:r>
                    </w:del>
                  </w:p>
                </w:tc>
              </w:tr>
              <w:tr w:rsidR="00444A82" w:rsidDel="006C699F" w14:paraId="30A5E1BD" w14:textId="77777777">
                <w:trPr>
                  <w:divId w:val="1176261471"/>
                  <w:tblCellSpacing w:w="15" w:type="dxa"/>
                  <w:del w:id="2844" w:author="Rui Paredes" w:date="2018-09-15T22:04:00Z"/>
                </w:trPr>
                <w:tc>
                  <w:tcPr>
                    <w:tcW w:w="50" w:type="pct"/>
                    <w:hideMark/>
                  </w:tcPr>
                  <w:p w14:paraId="5049A30F" w14:textId="77777777" w:rsidR="00444A82" w:rsidDel="006C699F" w:rsidRDefault="00444A82">
                    <w:pPr>
                      <w:pStyle w:val="Bibliografia"/>
                      <w:rPr>
                        <w:del w:id="2845" w:author="Rui Paredes" w:date="2018-09-15T22:04:00Z"/>
                        <w:noProof/>
                      </w:rPr>
                    </w:pPr>
                    <w:del w:id="2846" w:author="Rui Paredes" w:date="2018-09-15T22:04:00Z">
                      <w:r w:rsidDel="006C699F">
                        <w:rPr>
                          <w:noProof/>
                        </w:rPr>
                        <w:delText xml:space="preserve">[5] </w:delText>
                      </w:r>
                    </w:del>
                  </w:p>
                </w:tc>
                <w:tc>
                  <w:tcPr>
                    <w:tcW w:w="0" w:type="auto"/>
                    <w:hideMark/>
                  </w:tcPr>
                  <w:p w14:paraId="34014AF8" w14:textId="77777777" w:rsidR="00444A82" w:rsidDel="006C699F" w:rsidRDefault="00444A82">
                    <w:pPr>
                      <w:pStyle w:val="Bibliografia"/>
                      <w:rPr>
                        <w:del w:id="2847" w:author="Rui Paredes" w:date="2018-09-15T22:04:00Z"/>
                        <w:noProof/>
                      </w:rPr>
                    </w:pPr>
                    <w:del w:id="2848" w:author="Rui Paredes" w:date="2018-09-15T22:04:00Z">
                      <w:r w:rsidRPr="00444A82" w:rsidDel="006C699F">
                        <w:rPr>
                          <w:noProof/>
                          <w:lang w:val="en-US"/>
                          <w:rPrChange w:id="2849" w:author="Rui Paredes" w:date="2018-09-15T21:40:00Z">
                            <w:rPr>
                              <w:noProof/>
                            </w:rPr>
                          </w:rPrChange>
                        </w:rPr>
                        <w:delText xml:space="preserve">“OWASP WebGoat Project,” [Online]. Available: https://www.owasp.org/index.php/Category:OWASP_WebGoat_Project. </w:delText>
                      </w:r>
                      <w:r w:rsidDel="006C699F">
                        <w:rPr>
                          <w:noProof/>
                        </w:rPr>
                        <w:delText>[Acedido em 13 Junho 2018].</w:delText>
                      </w:r>
                    </w:del>
                  </w:p>
                </w:tc>
              </w:tr>
              <w:tr w:rsidR="00444A82" w:rsidDel="006C699F" w14:paraId="6458E5E9" w14:textId="77777777">
                <w:trPr>
                  <w:divId w:val="1176261471"/>
                  <w:tblCellSpacing w:w="15" w:type="dxa"/>
                  <w:del w:id="2850" w:author="Rui Paredes" w:date="2018-09-15T22:04:00Z"/>
                </w:trPr>
                <w:tc>
                  <w:tcPr>
                    <w:tcW w:w="50" w:type="pct"/>
                    <w:hideMark/>
                  </w:tcPr>
                  <w:p w14:paraId="66D1DABC" w14:textId="77777777" w:rsidR="00444A82" w:rsidDel="006C699F" w:rsidRDefault="00444A82">
                    <w:pPr>
                      <w:pStyle w:val="Bibliografia"/>
                      <w:rPr>
                        <w:del w:id="2851" w:author="Rui Paredes" w:date="2018-09-15T22:04:00Z"/>
                        <w:noProof/>
                      </w:rPr>
                    </w:pPr>
                    <w:del w:id="2852" w:author="Rui Paredes" w:date="2018-09-15T22:04:00Z">
                      <w:r w:rsidDel="006C699F">
                        <w:rPr>
                          <w:noProof/>
                        </w:rPr>
                        <w:delText xml:space="preserve">[6] </w:delText>
                      </w:r>
                    </w:del>
                  </w:p>
                </w:tc>
                <w:tc>
                  <w:tcPr>
                    <w:tcW w:w="0" w:type="auto"/>
                    <w:hideMark/>
                  </w:tcPr>
                  <w:p w14:paraId="1BC15EA7" w14:textId="77777777" w:rsidR="00444A82" w:rsidDel="006C699F" w:rsidRDefault="00444A82">
                    <w:pPr>
                      <w:pStyle w:val="Bibliografia"/>
                      <w:rPr>
                        <w:del w:id="2853" w:author="Rui Paredes" w:date="2018-09-15T22:04:00Z"/>
                        <w:noProof/>
                      </w:rPr>
                    </w:pPr>
                    <w:del w:id="2854" w:author="Rui Paredes" w:date="2018-09-15T22:04:00Z">
                      <w:r w:rsidRPr="00444A82" w:rsidDel="006C699F">
                        <w:rPr>
                          <w:noProof/>
                          <w:lang w:val="en-US"/>
                          <w:rPrChange w:id="2855" w:author="Rui Paredes" w:date="2018-09-15T21:40:00Z">
                            <w:rPr>
                              <w:noProof/>
                            </w:rPr>
                          </w:rPrChange>
                        </w:rPr>
                        <w:delText xml:space="preserve">“SCRUM,” [Online]. Available: https://www.scrum.org/resources/what-is-scrum. </w:delText>
                      </w:r>
                      <w:r w:rsidDel="006C699F">
                        <w:rPr>
                          <w:noProof/>
                        </w:rPr>
                        <w:delText>[Acedido em 17 Junho 2018].</w:delText>
                      </w:r>
                    </w:del>
                  </w:p>
                </w:tc>
              </w:tr>
              <w:tr w:rsidR="00444A82" w:rsidRPr="00444A82" w:rsidDel="006C699F" w14:paraId="3379A3F0" w14:textId="77777777">
                <w:trPr>
                  <w:divId w:val="1176261471"/>
                  <w:tblCellSpacing w:w="15" w:type="dxa"/>
                  <w:del w:id="2856" w:author="Rui Paredes" w:date="2018-09-15T22:04:00Z"/>
                </w:trPr>
                <w:tc>
                  <w:tcPr>
                    <w:tcW w:w="50" w:type="pct"/>
                    <w:hideMark/>
                  </w:tcPr>
                  <w:p w14:paraId="41791328" w14:textId="77777777" w:rsidR="00444A82" w:rsidDel="006C699F" w:rsidRDefault="00444A82">
                    <w:pPr>
                      <w:pStyle w:val="Bibliografia"/>
                      <w:rPr>
                        <w:del w:id="2857" w:author="Rui Paredes" w:date="2018-09-15T22:04:00Z"/>
                        <w:noProof/>
                      </w:rPr>
                    </w:pPr>
                    <w:del w:id="2858" w:author="Rui Paredes" w:date="2018-09-15T22:04:00Z">
                      <w:r w:rsidDel="006C699F">
                        <w:rPr>
                          <w:noProof/>
                        </w:rPr>
                        <w:delText xml:space="preserve">[7] </w:delText>
                      </w:r>
                    </w:del>
                  </w:p>
                </w:tc>
                <w:tc>
                  <w:tcPr>
                    <w:tcW w:w="0" w:type="auto"/>
                    <w:hideMark/>
                  </w:tcPr>
                  <w:p w14:paraId="5CE0B481" w14:textId="77777777" w:rsidR="00444A82" w:rsidRPr="00444A82" w:rsidDel="006C699F" w:rsidRDefault="00444A82">
                    <w:pPr>
                      <w:pStyle w:val="Bibliografia"/>
                      <w:rPr>
                        <w:del w:id="2859" w:author="Rui Paredes" w:date="2018-09-15T22:04:00Z"/>
                        <w:noProof/>
                        <w:lang w:val="en-US"/>
                        <w:rPrChange w:id="2860" w:author="Rui Paredes" w:date="2018-09-15T21:40:00Z">
                          <w:rPr>
                            <w:del w:id="2861" w:author="Rui Paredes" w:date="2018-09-15T22:04:00Z"/>
                            <w:noProof/>
                          </w:rPr>
                        </w:rPrChange>
                      </w:rPr>
                    </w:pPr>
                    <w:del w:id="2862" w:author="Rui Paredes" w:date="2018-09-15T22:04:00Z">
                      <w:r w:rsidRPr="00444A82" w:rsidDel="006C699F">
                        <w:rPr>
                          <w:noProof/>
                          <w:lang w:val="en-US"/>
                          <w:rPrChange w:id="2863" w:author="Rui Paredes" w:date="2018-09-15T21:40:00Z">
                            <w:rPr>
                              <w:noProof/>
                            </w:rPr>
                          </w:rPrChange>
                        </w:rPr>
                        <w:delText xml:space="preserve">D.Flanagan, “Introduction to JavaScript,” em </w:delText>
                      </w:r>
                      <w:r w:rsidRPr="00444A82" w:rsidDel="006C699F">
                        <w:rPr>
                          <w:i/>
                          <w:iCs/>
                          <w:noProof/>
                          <w:lang w:val="en-US"/>
                          <w:rPrChange w:id="2864" w:author="Rui Paredes" w:date="2018-09-15T21:40:00Z">
                            <w:rPr>
                              <w:i/>
                              <w:iCs/>
                              <w:noProof/>
                            </w:rPr>
                          </w:rPrChange>
                        </w:rPr>
                        <w:delText>JavaScript : The Definitive Guide</w:delText>
                      </w:r>
                      <w:r w:rsidRPr="00444A82" w:rsidDel="006C699F">
                        <w:rPr>
                          <w:noProof/>
                          <w:lang w:val="en-US"/>
                          <w:rPrChange w:id="2865" w:author="Rui Paredes" w:date="2018-09-15T21:40:00Z">
                            <w:rPr>
                              <w:noProof/>
                            </w:rPr>
                          </w:rPrChange>
                        </w:rPr>
                        <w:delText>, Agosto 1996, p. 1.</w:delText>
                      </w:r>
                    </w:del>
                  </w:p>
                </w:tc>
              </w:tr>
              <w:tr w:rsidR="00444A82" w:rsidRPr="00444A82" w:rsidDel="006C699F" w14:paraId="2315C7C1" w14:textId="77777777">
                <w:trPr>
                  <w:divId w:val="1176261471"/>
                  <w:tblCellSpacing w:w="15" w:type="dxa"/>
                  <w:del w:id="2866" w:author="Rui Paredes" w:date="2018-09-15T22:04:00Z"/>
                </w:trPr>
                <w:tc>
                  <w:tcPr>
                    <w:tcW w:w="50" w:type="pct"/>
                    <w:hideMark/>
                  </w:tcPr>
                  <w:p w14:paraId="5C92F751" w14:textId="77777777" w:rsidR="00444A82" w:rsidDel="006C699F" w:rsidRDefault="00444A82">
                    <w:pPr>
                      <w:pStyle w:val="Bibliografia"/>
                      <w:rPr>
                        <w:del w:id="2867" w:author="Rui Paredes" w:date="2018-09-15T22:04:00Z"/>
                        <w:noProof/>
                      </w:rPr>
                    </w:pPr>
                    <w:del w:id="2868" w:author="Rui Paredes" w:date="2018-09-15T22:04:00Z">
                      <w:r w:rsidDel="006C699F">
                        <w:rPr>
                          <w:noProof/>
                        </w:rPr>
                        <w:delText xml:space="preserve">[8] </w:delText>
                      </w:r>
                    </w:del>
                  </w:p>
                </w:tc>
                <w:tc>
                  <w:tcPr>
                    <w:tcW w:w="0" w:type="auto"/>
                    <w:hideMark/>
                  </w:tcPr>
                  <w:p w14:paraId="0D26C30F" w14:textId="77777777" w:rsidR="00444A82" w:rsidRPr="00444A82" w:rsidDel="006C699F" w:rsidRDefault="00444A82">
                    <w:pPr>
                      <w:pStyle w:val="Bibliografia"/>
                      <w:rPr>
                        <w:del w:id="2869" w:author="Rui Paredes" w:date="2018-09-15T22:04:00Z"/>
                        <w:noProof/>
                        <w:lang w:val="en-US"/>
                        <w:rPrChange w:id="2870" w:author="Rui Paredes" w:date="2018-09-15T21:40:00Z">
                          <w:rPr>
                            <w:del w:id="2871" w:author="Rui Paredes" w:date="2018-09-15T22:04:00Z"/>
                            <w:noProof/>
                          </w:rPr>
                        </w:rPrChange>
                      </w:rPr>
                    </w:pPr>
                    <w:del w:id="2872" w:author="Rui Paredes" w:date="2018-09-15T22:04:00Z">
                      <w:r w:rsidRPr="00444A82" w:rsidDel="006C699F">
                        <w:rPr>
                          <w:noProof/>
                          <w:lang w:val="en-US"/>
                          <w:rPrChange w:id="2873" w:author="Rui Paredes" w:date="2018-09-15T21:40:00Z">
                            <w:rPr>
                              <w:noProof/>
                            </w:rPr>
                          </w:rPrChange>
                        </w:rPr>
                        <w:delText xml:space="preserve">A. Nandaa, “Introduction to Node.js,” em </w:delText>
                      </w:r>
                      <w:r w:rsidRPr="00444A82" w:rsidDel="006C699F">
                        <w:rPr>
                          <w:i/>
                          <w:iCs/>
                          <w:noProof/>
                          <w:lang w:val="en-US"/>
                          <w:rPrChange w:id="2874" w:author="Rui Paredes" w:date="2018-09-15T21:40:00Z">
                            <w:rPr>
                              <w:i/>
                              <w:iCs/>
                              <w:noProof/>
                            </w:rPr>
                          </w:rPrChange>
                        </w:rPr>
                        <w:delText>Beginning API Development with NodeJS</w:delText>
                      </w:r>
                      <w:r w:rsidRPr="00444A82" w:rsidDel="006C699F">
                        <w:rPr>
                          <w:noProof/>
                          <w:lang w:val="en-US"/>
                          <w:rPrChange w:id="2875" w:author="Rui Paredes" w:date="2018-09-15T21:40:00Z">
                            <w:rPr>
                              <w:noProof/>
                            </w:rPr>
                          </w:rPrChange>
                        </w:rPr>
                        <w:delText>, Julho 2018, p. 1.</w:delText>
                      </w:r>
                    </w:del>
                  </w:p>
                </w:tc>
              </w:tr>
              <w:tr w:rsidR="00444A82" w:rsidRPr="00444A82" w:rsidDel="006C699F" w14:paraId="360D3F5A" w14:textId="77777777">
                <w:trPr>
                  <w:divId w:val="1176261471"/>
                  <w:tblCellSpacing w:w="15" w:type="dxa"/>
                  <w:del w:id="2876" w:author="Rui Paredes" w:date="2018-09-15T22:04:00Z"/>
                </w:trPr>
                <w:tc>
                  <w:tcPr>
                    <w:tcW w:w="50" w:type="pct"/>
                    <w:hideMark/>
                  </w:tcPr>
                  <w:p w14:paraId="159CFE86" w14:textId="77777777" w:rsidR="00444A82" w:rsidDel="006C699F" w:rsidRDefault="00444A82">
                    <w:pPr>
                      <w:pStyle w:val="Bibliografia"/>
                      <w:rPr>
                        <w:del w:id="2877" w:author="Rui Paredes" w:date="2018-09-15T22:04:00Z"/>
                        <w:noProof/>
                      </w:rPr>
                    </w:pPr>
                    <w:del w:id="2878" w:author="Rui Paredes" w:date="2018-09-15T22:04:00Z">
                      <w:r w:rsidDel="006C699F">
                        <w:rPr>
                          <w:noProof/>
                        </w:rPr>
                        <w:delText xml:space="preserve">[9] </w:delText>
                      </w:r>
                    </w:del>
                  </w:p>
                </w:tc>
                <w:tc>
                  <w:tcPr>
                    <w:tcW w:w="0" w:type="auto"/>
                    <w:hideMark/>
                  </w:tcPr>
                  <w:p w14:paraId="42DD1220" w14:textId="77777777" w:rsidR="00444A82" w:rsidRPr="00444A82" w:rsidDel="006C699F" w:rsidRDefault="00444A82">
                    <w:pPr>
                      <w:pStyle w:val="Bibliografia"/>
                      <w:rPr>
                        <w:del w:id="2879" w:author="Rui Paredes" w:date="2018-09-15T22:04:00Z"/>
                        <w:noProof/>
                        <w:lang w:val="en-US"/>
                        <w:rPrChange w:id="2880" w:author="Rui Paredes" w:date="2018-09-15T21:40:00Z">
                          <w:rPr>
                            <w:del w:id="2881" w:author="Rui Paredes" w:date="2018-09-15T22:04:00Z"/>
                            <w:noProof/>
                          </w:rPr>
                        </w:rPrChange>
                      </w:rPr>
                    </w:pPr>
                    <w:del w:id="2882" w:author="Rui Paredes" w:date="2018-09-15T22:04:00Z">
                      <w:r w:rsidRPr="00444A82" w:rsidDel="006C699F">
                        <w:rPr>
                          <w:noProof/>
                          <w:lang w:val="en-US"/>
                          <w:rPrChange w:id="2883" w:author="Rui Paredes" w:date="2018-09-15T21:40:00Z">
                            <w:rPr>
                              <w:noProof/>
                            </w:rPr>
                          </w:rPrChange>
                        </w:rPr>
                        <w:delText xml:space="preserve">A. Nandaa, “Module Categories,” em </w:delText>
                      </w:r>
                      <w:r w:rsidRPr="00444A82" w:rsidDel="006C699F">
                        <w:rPr>
                          <w:i/>
                          <w:iCs/>
                          <w:noProof/>
                          <w:lang w:val="en-US"/>
                          <w:rPrChange w:id="2884" w:author="Rui Paredes" w:date="2018-09-15T21:40:00Z">
                            <w:rPr>
                              <w:i/>
                              <w:iCs/>
                              <w:noProof/>
                            </w:rPr>
                          </w:rPrChange>
                        </w:rPr>
                        <w:delText>Beginning API Development with Node.js</w:delText>
                      </w:r>
                      <w:r w:rsidRPr="00444A82" w:rsidDel="006C699F">
                        <w:rPr>
                          <w:noProof/>
                          <w:lang w:val="en-US"/>
                          <w:rPrChange w:id="2885" w:author="Rui Paredes" w:date="2018-09-15T21:40:00Z">
                            <w:rPr>
                              <w:noProof/>
                            </w:rPr>
                          </w:rPrChange>
                        </w:rPr>
                        <w:delText>, Julho 2018, p. 1.</w:delText>
                      </w:r>
                    </w:del>
                  </w:p>
                </w:tc>
              </w:tr>
              <w:tr w:rsidR="00444A82" w:rsidRPr="00444A82" w:rsidDel="006C699F" w14:paraId="1FCB8BEA" w14:textId="77777777">
                <w:trPr>
                  <w:divId w:val="1176261471"/>
                  <w:tblCellSpacing w:w="15" w:type="dxa"/>
                  <w:del w:id="2886" w:author="Rui Paredes" w:date="2018-09-15T22:04:00Z"/>
                </w:trPr>
                <w:tc>
                  <w:tcPr>
                    <w:tcW w:w="50" w:type="pct"/>
                    <w:hideMark/>
                  </w:tcPr>
                  <w:p w14:paraId="35441E7C" w14:textId="77777777" w:rsidR="00444A82" w:rsidDel="006C699F" w:rsidRDefault="00444A82">
                    <w:pPr>
                      <w:pStyle w:val="Bibliografia"/>
                      <w:rPr>
                        <w:del w:id="2887" w:author="Rui Paredes" w:date="2018-09-15T22:04:00Z"/>
                        <w:noProof/>
                      </w:rPr>
                    </w:pPr>
                    <w:del w:id="2888" w:author="Rui Paredes" w:date="2018-09-15T22:04:00Z">
                      <w:r w:rsidDel="006C699F">
                        <w:rPr>
                          <w:noProof/>
                        </w:rPr>
                        <w:delText xml:space="preserve">[10] </w:delText>
                      </w:r>
                    </w:del>
                  </w:p>
                </w:tc>
                <w:tc>
                  <w:tcPr>
                    <w:tcW w:w="0" w:type="auto"/>
                    <w:hideMark/>
                  </w:tcPr>
                  <w:p w14:paraId="11525D22" w14:textId="77777777" w:rsidR="00444A82" w:rsidRPr="00444A82" w:rsidDel="006C699F" w:rsidRDefault="00444A82">
                    <w:pPr>
                      <w:pStyle w:val="Bibliografia"/>
                      <w:rPr>
                        <w:del w:id="2889" w:author="Rui Paredes" w:date="2018-09-15T22:04:00Z"/>
                        <w:noProof/>
                        <w:lang w:val="en-US"/>
                        <w:rPrChange w:id="2890" w:author="Rui Paredes" w:date="2018-09-15T21:40:00Z">
                          <w:rPr>
                            <w:del w:id="2891" w:author="Rui Paredes" w:date="2018-09-15T22:04:00Z"/>
                            <w:noProof/>
                          </w:rPr>
                        </w:rPrChange>
                      </w:rPr>
                    </w:pPr>
                    <w:del w:id="2892" w:author="Rui Paredes" w:date="2018-09-15T22:04:00Z">
                      <w:r w:rsidRPr="00444A82" w:rsidDel="006C699F">
                        <w:rPr>
                          <w:noProof/>
                          <w:lang w:val="en-US"/>
                          <w:rPrChange w:id="2893" w:author="Rui Paredes" w:date="2018-09-15T21:40:00Z">
                            <w:rPr>
                              <w:noProof/>
                            </w:rPr>
                          </w:rPrChange>
                        </w:rPr>
                        <w:delText xml:space="preserve">P. S. Vipul A M, “What is React?,” em </w:delText>
                      </w:r>
                      <w:r w:rsidRPr="00444A82" w:rsidDel="006C699F">
                        <w:rPr>
                          <w:i/>
                          <w:iCs/>
                          <w:noProof/>
                          <w:lang w:val="en-US"/>
                          <w:rPrChange w:id="2894" w:author="Rui Paredes" w:date="2018-09-15T21:40:00Z">
                            <w:rPr>
                              <w:i/>
                              <w:iCs/>
                              <w:noProof/>
                            </w:rPr>
                          </w:rPrChange>
                        </w:rPr>
                        <w:delText>ReactJS by Example - Building Modern Web Applications with React</w:delText>
                      </w:r>
                      <w:r w:rsidRPr="00444A82" w:rsidDel="006C699F">
                        <w:rPr>
                          <w:noProof/>
                          <w:lang w:val="en-US"/>
                          <w:rPrChange w:id="2895" w:author="Rui Paredes" w:date="2018-09-15T21:40:00Z">
                            <w:rPr>
                              <w:noProof/>
                            </w:rPr>
                          </w:rPrChange>
                        </w:rPr>
                        <w:delText>, 2016, p. 1.</w:delText>
                      </w:r>
                    </w:del>
                  </w:p>
                </w:tc>
              </w:tr>
              <w:tr w:rsidR="00444A82" w:rsidRPr="00444A82" w:rsidDel="006C699F" w14:paraId="13AF7B9D" w14:textId="77777777">
                <w:trPr>
                  <w:divId w:val="1176261471"/>
                  <w:tblCellSpacing w:w="15" w:type="dxa"/>
                  <w:del w:id="2896" w:author="Rui Paredes" w:date="2018-09-15T22:04:00Z"/>
                </w:trPr>
                <w:tc>
                  <w:tcPr>
                    <w:tcW w:w="50" w:type="pct"/>
                    <w:hideMark/>
                  </w:tcPr>
                  <w:p w14:paraId="5EC34A13" w14:textId="77777777" w:rsidR="00444A82" w:rsidDel="006C699F" w:rsidRDefault="00444A82">
                    <w:pPr>
                      <w:pStyle w:val="Bibliografia"/>
                      <w:rPr>
                        <w:del w:id="2897" w:author="Rui Paredes" w:date="2018-09-15T22:04:00Z"/>
                        <w:noProof/>
                      </w:rPr>
                    </w:pPr>
                    <w:del w:id="2898" w:author="Rui Paredes" w:date="2018-09-15T22:04:00Z">
                      <w:r w:rsidDel="006C699F">
                        <w:rPr>
                          <w:noProof/>
                        </w:rPr>
                        <w:delText xml:space="preserve">[11] </w:delText>
                      </w:r>
                    </w:del>
                  </w:p>
                </w:tc>
                <w:tc>
                  <w:tcPr>
                    <w:tcW w:w="0" w:type="auto"/>
                    <w:hideMark/>
                  </w:tcPr>
                  <w:p w14:paraId="04FDB258" w14:textId="77777777" w:rsidR="00444A82" w:rsidRPr="00444A82" w:rsidDel="006C699F" w:rsidRDefault="00444A82">
                    <w:pPr>
                      <w:pStyle w:val="Bibliografia"/>
                      <w:rPr>
                        <w:del w:id="2899" w:author="Rui Paredes" w:date="2018-09-15T22:04:00Z"/>
                        <w:noProof/>
                        <w:lang w:val="en-US"/>
                        <w:rPrChange w:id="2900" w:author="Rui Paredes" w:date="2018-09-15T21:40:00Z">
                          <w:rPr>
                            <w:del w:id="2901" w:author="Rui Paredes" w:date="2018-09-15T22:04:00Z"/>
                            <w:noProof/>
                          </w:rPr>
                        </w:rPrChange>
                      </w:rPr>
                    </w:pPr>
                    <w:del w:id="2902" w:author="Rui Paredes" w:date="2018-09-15T22:04:00Z">
                      <w:r w:rsidRPr="00444A82" w:rsidDel="006C699F">
                        <w:rPr>
                          <w:noProof/>
                          <w:lang w:val="en-US"/>
                          <w:rPrChange w:id="2903" w:author="Rui Paredes" w:date="2018-09-15T21:40:00Z">
                            <w:rPr>
                              <w:noProof/>
                            </w:rPr>
                          </w:rPrChange>
                        </w:rPr>
                        <w:delText xml:space="preserve">J. Duckett, “Introducing HTML,” em </w:delText>
                      </w:r>
                      <w:r w:rsidRPr="00444A82" w:rsidDel="006C699F">
                        <w:rPr>
                          <w:i/>
                          <w:iCs/>
                          <w:noProof/>
                          <w:lang w:val="en-US"/>
                          <w:rPrChange w:id="2904" w:author="Rui Paredes" w:date="2018-09-15T21:40:00Z">
                            <w:rPr>
                              <w:i/>
                              <w:iCs/>
                              <w:noProof/>
                            </w:rPr>
                          </w:rPrChange>
                        </w:rPr>
                        <w:delText>Beginning Web Programming with HTML, XHTML, and CSS</w:delText>
                      </w:r>
                      <w:r w:rsidRPr="00444A82" w:rsidDel="006C699F">
                        <w:rPr>
                          <w:noProof/>
                          <w:lang w:val="en-US"/>
                          <w:rPrChange w:id="2905" w:author="Rui Paredes" w:date="2018-09-15T21:40:00Z">
                            <w:rPr>
                              <w:noProof/>
                            </w:rPr>
                          </w:rPrChange>
                        </w:rPr>
                        <w:delText>, 2004, p. 4.</w:delText>
                      </w:r>
                    </w:del>
                  </w:p>
                </w:tc>
              </w:tr>
              <w:tr w:rsidR="00444A82" w:rsidRPr="00444A82" w:rsidDel="006C699F" w14:paraId="3B1F7E92" w14:textId="77777777">
                <w:trPr>
                  <w:divId w:val="1176261471"/>
                  <w:tblCellSpacing w:w="15" w:type="dxa"/>
                  <w:del w:id="2906" w:author="Rui Paredes" w:date="2018-09-15T22:04:00Z"/>
                </w:trPr>
                <w:tc>
                  <w:tcPr>
                    <w:tcW w:w="50" w:type="pct"/>
                    <w:hideMark/>
                  </w:tcPr>
                  <w:p w14:paraId="4E25FEDD" w14:textId="77777777" w:rsidR="00444A82" w:rsidDel="006C699F" w:rsidRDefault="00444A82">
                    <w:pPr>
                      <w:pStyle w:val="Bibliografia"/>
                      <w:rPr>
                        <w:del w:id="2907" w:author="Rui Paredes" w:date="2018-09-15T22:04:00Z"/>
                        <w:noProof/>
                      </w:rPr>
                    </w:pPr>
                    <w:del w:id="2908" w:author="Rui Paredes" w:date="2018-09-15T22:04:00Z">
                      <w:r w:rsidDel="006C699F">
                        <w:rPr>
                          <w:noProof/>
                        </w:rPr>
                        <w:delText xml:space="preserve">[12] </w:delText>
                      </w:r>
                    </w:del>
                  </w:p>
                </w:tc>
                <w:tc>
                  <w:tcPr>
                    <w:tcW w:w="0" w:type="auto"/>
                    <w:hideMark/>
                  </w:tcPr>
                  <w:p w14:paraId="22AF5368" w14:textId="77777777" w:rsidR="00444A82" w:rsidRPr="00444A82" w:rsidDel="006C699F" w:rsidRDefault="00444A82">
                    <w:pPr>
                      <w:pStyle w:val="Bibliografia"/>
                      <w:rPr>
                        <w:del w:id="2909" w:author="Rui Paredes" w:date="2018-09-15T22:04:00Z"/>
                        <w:noProof/>
                        <w:lang w:val="en-US"/>
                        <w:rPrChange w:id="2910" w:author="Rui Paredes" w:date="2018-09-15T21:40:00Z">
                          <w:rPr>
                            <w:del w:id="2911" w:author="Rui Paredes" w:date="2018-09-15T22:04:00Z"/>
                            <w:noProof/>
                          </w:rPr>
                        </w:rPrChange>
                      </w:rPr>
                    </w:pPr>
                    <w:del w:id="2912" w:author="Rui Paredes" w:date="2018-09-15T22:04:00Z">
                      <w:r w:rsidRPr="00444A82" w:rsidDel="006C699F">
                        <w:rPr>
                          <w:noProof/>
                          <w:lang w:val="en-US"/>
                          <w:rPrChange w:id="2913" w:author="Rui Paredes" w:date="2018-09-15T21:40:00Z">
                            <w:rPr>
                              <w:noProof/>
                            </w:rPr>
                          </w:rPrChange>
                        </w:rPr>
                        <w:delText xml:space="preserve">J. Duckett, “Introducing CSS,” em </w:delText>
                      </w:r>
                      <w:r w:rsidRPr="00444A82" w:rsidDel="006C699F">
                        <w:rPr>
                          <w:i/>
                          <w:iCs/>
                          <w:noProof/>
                          <w:lang w:val="en-US"/>
                          <w:rPrChange w:id="2914" w:author="Rui Paredes" w:date="2018-09-15T21:40:00Z">
                            <w:rPr>
                              <w:i/>
                              <w:iCs/>
                              <w:noProof/>
                            </w:rPr>
                          </w:rPrChange>
                        </w:rPr>
                        <w:delText>Beginning Web Programming with HTML, XHTML, and CSS</w:delText>
                      </w:r>
                      <w:r w:rsidRPr="00444A82" w:rsidDel="006C699F">
                        <w:rPr>
                          <w:noProof/>
                          <w:lang w:val="en-US"/>
                          <w:rPrChange w:id="2915" w:author="Rui Paredes" w:date="2018-09-15T21:40:00Z">
                            <w:rPr>
                              <w:noProof/>
                            </w:rPr>
                          </w:rPrChange>
                        </w:rPr>
                        <w:delText>, 2014, p. 10.</w:delText>
                      </w:r>
                    </w:del>
                  </w:p>
                </w:tc>
              </w:tr>
              <w:tr w:rsidR="00444A82" w:rsidRPr="00444A82" w:rsidDel="006C699F" w14:paraId="21D3D39F" w14:textId="77777777">
                <w:trPr>
                  <w:divId w:val="1176261471"/>
                  <w:tblCellSpacing w:w="15" w:type="dxa"/>
                  <w:del w:id="2916" w:author="Rui Paredes" w:date="2018-09-15T22:04:00Z"/>
                </w:trPr>
                <w:tc>
                  <w:tcPr>
                    <w:tcW w:w="50" w:type="pct"/>
                    <w:hideMark/>
                  </w:tcPr>
                  <w:p w14:paraId="42476CF3" w14:textId="77777777" w:rsidR="00444A82" w:rsidDel="006C699F" w:rsidRDefault="00444A82">
                    <w:pPr>
                      <w:pStyle w:val="Bibliografia"/>
                      <w:rPr>
                        <w:del w:id="2917" w:author="Rui Paredes" w:date="2018-09-15T22:04:00Z"/>
                        <w:noProof/>
                      </w:rPr>
                    </w:pPr>
                    <w:del w:id="2918" w:author="Rui Paredes" w:date="2018-09-15T22:04:00Z">
                      <w:r w:rsidDel="006C699F">
                        <w:rPr>
                          <w:noProof/>
                        </w:rPr>
                        <w:delText xml:space="preserve">[13] </w:delText>
                      </w:r>
                    </w:del>
                  </w:p>
                </w:tc>
                <w:tc>
                  <w:tcPr>
                    <w:tcW w:w="0" w:type="auto"/>
                    <w:hideMark/>
                  </w:tcPr>
                  <w:p w14:paraId="492B6BD0" w14:textId="77777777" w:rsidR="00444A82" w:rsidRPr="00444A82" w:rsidDel="006C699F" w:rsidRDefault="00444A82">
                    <w:pPr>
                      <w:pStyle w:val="Bibliografia"/>
                      <w:rPr>
                        <w:del w:id="2919" w:author="Rui Paredes" w:date="2018-09-15T22:04:00Z"/>
                        <w:noProof/>
                        <w:lang w:val="en-US"/>
                        <w:rPrChange w:id="2920" w:author="Rui Paredes" w:date="2018-09-15T21:40:00Z">
                          <w:rPr>
                            <w:del w:id="2921" w:author="Rui Paredes" w:date="2018-09-15T22:04:00Z"/>
                            <w:noProof/>
                          </w:rPr>
                        </w:rPrChange>
                      </w:rPr>
                    </w:pPr>
                    <w:del w:id="2922" w:author="Rui Paredes" w:date="2018-09-15T22:04:00Z">
                      <w:r w:rsidRPr="00444A82" w:rsidDel="006C699F">
                        <w:rPr>
                          <w:noProof/>
                          <w:lang w:val="en-US"/>
                          <w:rPrChange w:id="2923" w:author="Rui Paredes" w:date="2018-09-15T21:40:00Z">
                            <w:rPr>
                              <w:noProof/>
                            </w:rPr>
                          </w:rPrChange>
                        </w:rPr>
                        <w:delText xml:space="preserve">P. DuBois, “Why Choose MySQL?,” em </w:delText>
                      </w:r>
                      <w:r w:rsidRPr="00444A82" w:rsidDel="006C699F">
                        <w:rPr>
                          <w:i/>
                          <w:iCs/>
                          <w:noProof/>
                          <w:lang w:val="en-US"/>
                          <w:rPrChange w:id="2924" w:author="Rui Paredes" w:date="2018-09-15T21:40:00Z">
                            <w:rPr>
                              <w:i/>
                              <w:iCs/>
                              <w:noProof/>
                            </w:rPr>
                          </w:rPrChange>
                        </w:rPr>
                        <w:delText>MySQL</w:delText>
                      </w:r>
                      <w:r w:rsidRPr="00444A82" w:rsidDel="006C699F">
                        <w:rPr>
                          <w:noProof/>
                          <w:lang w:val="en-US"/>
                          <w:rPrChange w:id="2925" w:author="Rui Paredes" w:date="2018-09-15T21:40:00Z">
                            <w:rPr>
                              <w:noProof/>
                            </w:rPr>
                          </w:rPrChange>
                        </w:rPr>
                        <w:delText>, 2008, pp. 4-6.</w:delText>
                      </w:r>
                    </w:del>
                  </w:p>
                </w:tc>
              </w:tr>
              <w:tr w:rsidR="00444A82" w:rsidRPr="00444A82" w:rsidDel="006C699F" w14:paraId="3BDFFC31" w14:textId="77777777">
                <w:trPr>
                  <w:divId w:val="1176261471"/>
                  <w:tblCellSpacing w:w="15" w:type="dxa"/>
                  <w:del w:id="2926" w:author="Rui Paredes" w:date="2018-09-15T22:04:00Z"/>
                </w:trPr>
                <w:tc>
                  <w:tcPr>
                    <w:tcW w:w="50" w:type="pct"/>
                    <w:hideMark/>
                  </w:tcPr>
                  <w:p w14:paraId="566A320F" w14:textId="77777777" w:rsidR="00444A82" w:rsidDel="006C699F" w:rsidRDefault="00444A82">
                    <w:pPr>
                      <w:pStyle w:val="Bibliografia"/>
                      <w:rPr>
                        <w:del w:id="2927" w:author="Rui Paredes" w:date="2018-09-15T22:04:00Z"/>
                        <w:noProof/>
                      </w:rPr>
                    </w:pPr>
                    <w:del w:id="2928" w:author="Rui Paredes" w:date="2018-09-15T22:04:00Z">
                      <w:r w:rsidDel="006C699F">
                        <w:rPr>
                          <w:noProof/>
                        </w:rPr>
                        <w:delText xml:space="preserve">[14] </w:delText>
                      </w:r>
                    </w:del>
                  </w:p>
                </w:tc>
                <w:tc>
                  <w:tcPr>
                    <w:tcW w:w="0" w:type="auto"/>
                    <w:hideMark/>
                  </w:tcPr>
                  <w:p w14:paraId="430F453D" w14:textId="77777777" w:rsidR="00444A82" w:rsidRPr="00444A82" w:rsidDel="006C699F" w:rsidRDefault="00444A82">
                    <w:pPr>
                      <w:pStyle w:val="Bibliografia"/>
                      <w:rPr>
                        <w:del w:id="2929" w:author="Rui Paredes" w:date="2018-09-15T22:04:00Z"/>
                        <w:noProof/>
                        <w:lang w:val="en-US"/>
                        <w:rPrChange w:id="2930" w:author="Rui Paredes" w:date="2018-09-15T21:40:00Z">
                          <w:rPr>
                            <w:del w:id="2931" w:author="Rui Paredes" w:date="2018-09-15T22:04:00Z"/>
                            <w:noProof/>
                          </w:rPr>
                        </w:rPrChange>
                      </w:rPr>
                    </w:pPr>
                    <w:del w:id="2932" w:author="Rui Paredes" w:date="2018-09-15T22:04:00Z">
                      <w:r w:rsidRPr="00444A82" w:rsidDel="006C699F">
                        <w:rPr>
                          <w:noProof/>
                          <w:lang w:val="en-US"/>
                          <w:rPrChange w:id="2933" w:author="Rui Paredes" w:date="2018-09-15T21:40:00Z">
                            <w:rPr>
                              <w:noProof/>
                            </w:rPr>
                          </w:rPrChange>
                        </w:rPr>
                        <w:delText xml:space="preserve">B. S. Scott Chacon, “A Short History of Git,” em </w:delText>
                      </w:r>
                      <w:r w:rsidRPr="00444A82" w:rsidDel="006C699F">
                        <w:rPr>
                          <w:i/>
                          <w:iCs/>
                          <w:noProof/>
                          <w:lang w:val="en-US"/>
                          <w:rPrChange w:id="2934" w:author="Rui Paredes" w:date="2018-09-15T21:40:00Z">
                            <w:rPr>
                              <w:i/>
                              <w:iCs/>
                              <w:noProof/>
                            </w:rPr>
                          </w:rPrChange>
                        </w:rPr>
                        <w:delText>Pro GIT</w:delText>
                      </w:r>
                      <w:r w:rsidRPr="00444A82" w:rsidDel="006C699F">
                        <w:rPr>
                          <w:noProof/>
                          <w:lang w:val="en-US"/>
                          <w:rPrChange w:id="2935" w:author="Rui Paredes" w:date="2018-09-15T21:40:00Z">
                            <w:rPr>
                              <w:noProof/>
                            </w:rPr>
                          </w:rPrChange>
                        </w:rPr>
                        <w:delText>, 2005, pp. 5-6.</w:delText>
                      </w:r>
                    </w:del>
                  </w:p>
                </w:tc>
              </w:tr>
              <w:tr w:rsidR="00444A82" w:rsidDel="006C699F" w14:paraId="2E72E3B5" w14:textId="77777777">
                <w:trPr>
                  <w:divId w:val="1176261471"/>
                  <w:tblCellSpacing w:w="15" w:type="dxa"/>
                  <w:del w:id="2936" w:author="Rui Paredes" w:date="2018-09-15T22:04:00Z"/>
                </w:trPr>
                <w:tc>
                  <w:tcPr>
                    <w:tcW w:w="50" w:type="pct"/>
                    <w:hideMark/>
                  </w:tcPr>
                  <w:p w14:paraId="1ADAC523" w14:textId="77777777" w:rsidR="00444A82" w:rsidDel="006C699F" w:rsidRDefault="00444A82">
                    <w:pPr>
                      <w:pStyle w:val="Bibliografia"/>
                      <w:rPr>
                        <w:del w:id="2937" w:author="Rui Paredes" w:date="2018-09-15T22:04:00Z"/>
                        <w:noProof/>
                      </w:rPr>
                    </w:pPr>
                    <w:del w:id="2938" w:author="Rui Paredes" w:date="2018-09-15T22:04:00Z">
                      <w:r w:rsidDel="006C699F">
                        <w:rPr>
                          <w:noProof/>
                        </w:rPr>
                        <w:delText xml:space="preserve">[15] </w:delText>
                      </w:r>
                    </w:del>
                  </w:p>
                </w:tc>
                <w:tc>
                  <w:tcPr>
                    <w:tcW w:w="0" w:type="auto"/>
                    <w:hideMark/>
                  </w:tcPr>
                  <w:p w14:paraId="55C98151" w14:textId="77777777" w:rsidR="00444A82" w:rsidDel="006C699F" w:rsidRDefault="00444A82">
                    <w:pPr>
                      <w:pStyle w:val="Bibliografia"/>
                      <w:rPr>
                        <w:del w:id="2939" w:author="Rui Paredes" w:date="2018-09-15T22:04:00Z"/>
                        <w:noProof/>
                      </w:rPr>
                    </w:pPr>
                    <w:del w:id="2940" w:author="Rui Paredes" w:date="2018-09-15T22:04:00Z">
                      <w:r w:rsidRPr="00444A82" w:rsidDel="006C699F">
                        <w:rPr>
                          <w:noProof/>
                          <w:lang w:val="en-US"/>
                          <w:rPrChange w:id="2941" w:author="Rui Paredes" w:date="2018-09-15T21:40:00Z">
                            <w:rPr>
                              <w:noProof/>
                            </w:rPr>
                          </w:rPrChange>
                        </w:rPr>
                        <w:delText xml:space="preserve">“Postman,” [Online]. Available: https://www.getpostman.com/. </w:delText>
                      </w:r>
                      <w:r w:rsidDel="006C699F">
                        <w:rPr>
                          <w:noProof/>
                        </w:rPr>
                        <w:delText>[Acedido em 14 Setembro 2018].</w:delText>
                      </w:r>
                    </w:del>
                  </w:p>
                </w:tc>
              </w:tr>
            </w:tbl>
            <w:p w14:paraId="08966415" w14:textId="77777777" w:rsidR="00444A82" w:rsidDel="006C699F" w:rsidRDefault="00444A82">
              <w:pPr>
                <w:divId w:val="1176261471"/>
                <w:rPr>
                  <w:del w:id="2942" w:author="Rui Paredes" w:date="2018-09-15T22:04:00Z"/>
                  <w:noProof/>
                </w:rPr>
              </w:pPr>
            </w:p>
            <w:p w14:paraId="4192B014" w14:textId="77777777" w:rsidR="005A4E2A" w:rsidRPr="007B3A76" w:rsidRDefault="005A4E2A">
              <w:r w:rsidRPr="003D741E">
                <w:rPr>
                  <w:b/>
                  <w:bCs/>
                </w:rPr>
                <w:fldChar w:fldCharType="end"/>
              </w:r>
            </w:p>
          </w:sdtContent>
        </w:sdt>
      </w:sdtContent>
    </w:sdt>
    <w:p w14:paraId="3379D625" w14:textId="77777777" w:rsidR="00B8264F" w:rsidRPr="00373568" w:rsidRDefault="00B8264F" w:rsidP="008E15F8"/>
    <w:p w14:paraId="64190BFA" w14:textId="24DC96C9" w:rsidR="00444A82" w:rsidRDefault="00444A82">
      <w:pPr>
        <w:spacing w:line="240" w:lineRule="auto"/>
        <w:jc w:val="left"/>
        <w:rPr>
          <w:ins w:id="2943" w:author="Rui Paredes" w:date="2018-09-15T21:40:00Z"/>
        </w:rPr>
      </w:pPr>
      <w:ins w:id="2944" w:author="Rui Paredes" w:date="2018-09-15T21:40:00Z">
        <w:r>
          <w:br w:type="page"/>
        </w:r>
      </w:ins>
    </w:p>
    <w:p w14:paraId="3D916D1E" w14:textId="2635E269" w:rsidR="00DC706C" w:rsidRDefault="00444A82">
      <w:pPr>
        <w:pStyle w:val="Ttulo1"/>
        <w:rPr>
          <w:ins w:id="2945" w:author="Rui Paredes" w:date="2018-09-15T21:41:00Z"/>
        </w:rPr>
        <w:pPrChange w:id="2946" w:author="Rui Paredes" w:date="2018-09-15T21:41:00Z">
          <w:pPr/>
        </w:pPrChange>
      </w:pPr>
      <w:bookmarkStart w:id="2947" w:name="_Toc524814436"/>
      <w:ins w:id="2948" w:author="Rui Paredes" w:date="2018-09-15T21:41:00Z">
        <w:r>
          <w:lastRenderedPageBreak/>
          <w:t>Anexos</w:t>
        </w:r>
        <w:bookmarkEnd w:id="2947"/>
      </w:ins>
    </w:p>
    <w:p w14:paraId="637414F7" w14:textId="601AB44A" w:rsidR="00444A82" w:rsidRPr="00444A82" w:rsidRDefault="00444A82">
      <w:pPr>
        <w:pStyle w:val="Cabealho2"/>
        <w:rPr>
          <w:ins w:id="2949" w:author="Rui Paredes" w:date="2018-09-15T21:41:00Z"/>
          <w:rPrChange w:id="2950" w:author="Rui Paredes" w:date="2018-09-15T21:41:00Z">
            <w:rPr>
              <w:ins w:id="2951" w:author="Rui Paredes" w:date="2018-09-15T21:41:00Z"/>
            </w:rPr>
          </w:rPrChange>
        </w:rPr>
        <w:pPrChange w:id="2952" w:author="Rui Paredes" w:date="2018-09-15T21:41:00Z">
          <w:pPr/>
        </w:pPrChange>
      </w:pPr>
      <w:bookmarkStart w:id="2953" w:name="_Toc524814437"/>
      <w:ins w:id="2954" w:author="Rui Paredes" w:date="2018-09-15T21:41:00Z">
        <w:r>
          <w:t>Código</w:t>
        </w:r>
        <w:bookmarkEnd w:id="2953"/>
      </w:ins>
    </w:p>
    <w:p w14:paraId="7B1498D3" w14:textId="179F04FB" w:rsidR="00444A82" w:rsidRDefault="00444A82">
      <w:pPr>
        <w:pStyle w:val="Cabealho3"/>
        <w:rPr>
          <w:ins w:id="2955" w:author="Rui Paredes" w:date="2018-09-15T21:48:00Z"/>
        </w:rPr>
        <w:pPrChange w:id="2956" w:author="Rui Paredes" w:date="2018-09-15T21:41:00Z">
          <w:pPr/>
        </w:pPrChange>
      </w:pPr>
      <w:bookmarkStart w:id="2957" w:name="_Toc524814438"/>
      <w:ins w:id="2958" w:author="Rui Paredes" w:date="2018-09-15T21:48:00Z">
        <w:r>
          <w:t>Conjunto de funções para o processo de encerrar uma competição e gerar a tabela de classificação da mesma</w:t>
        </w:r>
        <w:bookmarkEnd w:id="2957"/>
      </w:ins>
    </w:p>
    <w:p w14:paraId="48448BF3" w14:textId="77777777" w:rsidR="00444A82" w:rsidRPr="00183856" w:rsidRDefault="00444A82" w:rsidP="00444A82">
      <w:pPr>
        <w:shd w:val="clear" w:color="auto" w:fill="FFFFFF"/>
        <w:spacing w:line="285" w:lineRule="atLeast"/>
        <w:jc w:val="left"/>
        <w:rPr>
          <w:ins w:id="2959" w:author="Rui Paredes" w:date="2018-09-15T21:48:00Z"/>
          <w:rFonts w:ascii="Consolas" w:hAnsi="Consolas"/>
          <w:color w:val="000000"/>
          <w:sz w:val="18"/>
          <w:szCs w:val="18"/>
          <w:lang w:val="en-US" w:eastAsia="pt-PT"/>
          <w:rPrChange w:id="2960" w:author="Rui Paredes" w:date="2018-09-15T21:50:00Z">
            <w:rPr>
              <w:ins w:id="2961" w:author="Rui Paredes" w:date="2018-09-15T21:48:00Z"/>
              <w:rFonts w:ascii="Consolas" w:hAnsi="Consolas"/>
              <w:color w:val="000000"/>
              <w:sz w:val="21"/>
              <w:szCs w:val="21"/>
              <w:lang w:eastAsia="pt-PT"/>
            </w:rPr>
          </w:rPrChange>
        </w:rPr>
      </w:pPr>
      <w:ins w:id="2962" w:author="Rui Paredes" w:date="2018-09-15T21:48:00Z">
        <w:r w:rsidRPr="00183856">
          <w:rPr>
            <w:rFonts w:ascii="Consolas" w:hAnsi="Consolas"/>
            <w:color w:val="0000FF"/>
            <w:sz w:val="18"/>
            <w:szCs w:val="18"/>
            <w:lang w:val="en-US" w:eastAsia="pt-PT"/>
            <w:rPrChange w:id="2963"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2964" w:author="Rui Paredes" w:date="2018-09-15T21:50:00Z">
              <w:rPr>
                <w:rFonts w:ascii="Consolas" w:hAnsi="Consolas"/>
                <w:color w:val="000000"/>
                <w:sz w:val="21"/>
                <w:szCs w:val="21"/>
                <w:lang w:eastAsia="pt-PT"/>
              </w:rPr>
            </w:rPrChange>
          </w:rPr>
          <w:t xml:space="preserve"> inicialFunction() {</w:t>
        </w:r>
      </w:ins>
    </w:p>
    <w:p w14:paraId="08B9D434" w14:textId="77777777" w:rsidR="00444A82" w:rsidRPr="00183856" w:rsidRDefault="00444A82" w:rsidP="00444A82">
      <w:pPr>
        <w:shd w:val="clear" w:color="auto" w:fill="FFFFFF"/>
        <w:spacing w:line="285" w:lineRule="atLeast"/>
        <w:jc w:val="left"/>
        <w:rPr>
          <w:ins w:id="2965" w:author="Rui Paredes" w:date="2018-09-15T21:48:00Z"/>
          <w:rFonts w:ascii="Consolas" w:hAnsi="Consolas"/>
          <w:color w:val="000000"/>
          <w:sz w:val="18"/>
          <w:szCs w:val="18"/>
          <w:lang w:val="en-US" w:eastAsia="pt-PT"/>
          <w:rPrChange w:id="2966" w:author="Rui Paredes" w:date="2018-09-15T21:50:00Z">
            <w:rPr>
              <w:ins w:id="2967" w:author="Rui Paredes" w:date="2018-09-15T21:48:00Z"/>
              <w:rFonts w:ascii="Consolas" w:hAnsi="Consolas"/>
              <w:color w:val="000000"/>
              <w:sz w:val="21"/>
              <w:szCs w:val="21"/>
              <w:lang w:eastAsia="pt-PT"/>
            </w:rPr>
          </w:rPrChange>
        </w:rPr>
      </w:pPr>
      <w:ins w:id="2968" w:author="Rui Paredes" w:date="2018-09-15T21:48:00Z">
        <w:r w:rsidRPr="00183856">
          <w:rPr>
            <w:rFonts w:ascii="Consolas" w:hAnsi="Consolas"/>
            <w:color w:val="000000"/>
            <w:sz w:val="18"/>
            <w:szCs w:val="18"/>
            <w:lang w:val="en-US" w:eastAsia="pt-PT"/>
            <w:rPrChange w:id="2969"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2970"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2971" w:author="Rui Paredes" w:date="2018-09-15T21:50:00Z">
              <w:rPr>
                <w:rFonts w:ascii="Consolas" w:hAnsi="Consolas"/>
                <w:color w:val="000000"/>
                <w:sz w:val="21"/>
                <w:szCs w:val="21"/>
                <w:lang w:eastAsia="pt-PT"/>
              </w:rPr>
            </w:rPrChange>
          </w:rPr>
          <w:t xml:space="preserve"> goCheckCompetitionData = checkCompetitionDate();</w:t>
        </w:r>
      </w:ins>
    </w:p>
    <w:p w14:paraId="5C0E8A15" w14:textId="77777777" w:rsidR="00444A82" w:rsidRPr="00183856" w:rsidRDefault="00444A82" w:rsidP="00444A82">
      <w:pPr>
        <w:shd w:val="clear" w:color="auto" w:fill="FFFFFF"/>
        <w:spacing w:line="285" w:lineRule="atLeast"/>
        <w:jc w:val="left"/>
        <w:rPr>
          <w:ins w:id="2972" w:author="Rui Paredes" w:date="2018-09-15T21:48:00Z"/>
          <w:rFonts w:ascii="Consolas" w:hAnsi="Consolas"/>
          <w:color w:val="000000"/>
          <w:sz w:val="18"/>
          <w:szCs w:val="18"/>
          <w:lang w:val="en-US" w:eastAsia="pt-PT"/>
          <w:rPrChange w:id="2973" w:author="Rui Paredes" w:date="2018-09-15T21:50:00Z">
            <w:rPr>
              <w:ins w:id="2974" w:author="Rui Paredes" w:date="2018-09-15T21:48:00Z"/>
              <w:rFonts w:ascii="Consolas" w:hAnsi="Consolas"/>
              <w:color w:val="000000"/>
              <w:sz w:val="21"/>
              <w:szCs w:val="21"/>
              <w:lang w:eastAsia="pt-PT"/>
            </w:rPr>
          </w:rPrChange>
        </w:rPr>
      </w:pPr>
      <w:ins w:id="2975" w:author="Rui Paredes" w:date="2018-09-15T21:48:00Z">
        <w:r w:rsidRPr="00183856">
          <w:rPr>
            <w:rFonts w:ascii="Consolas" w:hAnsi="Consolas"/>
            <w:color w:val="000000"/>
            <w:sz w:val="18"/>
            <w:szCs w:val="18"/>
            <w:lang w:val="en-US" w:eastAsia="pt-PT"/>
            <w:rPrChange w:id="2976" w:author="Rui Paredes" w:date="2018-09-15T21:50:00Z">
              <w:rPr>
                <w:rFonts w:ascii="Consolas" w:hAnsi="Consolas"/>
                <w:color w:val="000000"/>
                <w:sz w:val="21"/>
                <w:szCs w:val="21"/>
                <w:lang w:eastAsia="pt-PT"/>
              </w:rPr>
            </w:rPrChange>
          </w:rPr>
          <w:t xml:space="preserve">    goCheckCompetitionData.then(</w:t>
        </w:r>
        <w:r w:rsidRPr="00183856">
          <w:rPr>
            <w:rFonts w:ascii="Consolas" w:hAnsi="Consolas"/>
            <w:color w:val="0000FF"/>
            <w:sz w:val="18"/>
            <w:szCs w:val="18"/>
            <w:lang w:val="en-US" w:eastAsia="pt-PT"/>
            <w:rPrChange w:id="2977"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2978" w:author="Rui Paredes" w:date="2018-09-15T21:50:00Z">
              <w:rPr>
                <w:rFonts w:ascii="Consolas" w:hAnsi="Consolas"/>
                <w:color w:val="000000"/>
                <w:sz w:val="21"/>
                <w:szCs w:val="21"/>
                <w:lang w:eastAsia="pt-PT"/>
              </w:rPr>
            </w:rPrChange>
          </w:rPr>
          <w:t xml:space="preserve"> (result) {</w:t>
        </w:r>
      </w:ins>
    </w:p>
    <w:p w14:paraId="34D43480" w14:textId="77777777" w:rsidR="00444A82" w:rsidRPr="00183856" w:rsidRDefault="00444A82" w:rsidP="00444A82">
      <w:pPr>
        <w:shd w:val="clear" w:color="auto" w:fill="FFFFFF"/>
        <w:spacing w:line="285" w:lineRule="atLeast"/>
        <w:jc w:val="left"/>
        <w:rPr>
          <w:ins w:id="2979" w:author="Rui Paredes" w:date="2018-09-15T21:48:00Z"/>
          <w:rFonts w:ascii="Consolas" w:hAnsi="Consolas"/>
          <w:color w:val="000000"/>
          <w:sz w:val="18"/>
          <w:szCs w:val="18"/>
          <w:lang w:val="en-US" w:eastAsia="pt-PT"/>
          <w:rPrChange w:id="2980" w:author="Rui Paredes" w:date="2018-09-15T21:50:00Z">
            <w:rPr>
              <w:ins w:id="2981" w:author="Rui Paredes" w:date="2018-09-15T21:48:00Z"/>
              <w:rFonts w:ascii="Consolas" w:hAnsi="Consolas"/>
              <w:color w:val="000000"/>
              <w:sz w:val="21"/>
              <w:szCs w:val="21"/>
              <w:lang w:eastAsia="pt-PT"/>
            </w:rPr>
          </w:rPrChange>
        </w:rPr>
      </w:pPr>
      <w:ins w:id="2982" w:author="Rui Paredes" w:date="2018-09-15T21:48:00Z">
        <w:r w:rsidRPr="00183856">
          <w:rPr>
            <w:rFonts w:ascii="Consolas" w:hAnsi="Consolas"/>
            <w:color w:val="000000"/>
            <w:sz w:val="18"/>
            <w:szCs w:val="18"/>
            <w:lang w:val="en-US" w:eastAsia="pt-PT"/>
            <w:rPrChange w:id="2983"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2984"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2985" w:author="Rui Paredes" w:date="2018-09-15T21:50:00Z">
              <w:rPr>
                <w:rFonts w:ascii="Consolas" w:hAnsi="Consolas"/>
                <w:color w:val="000000"/>
                <w:sz w:val="21"/>
                <w:szCs w:val="21"/>
                <w:lang w:eastAsia="pt-PT"/>
              </w:rPr>
            </w:rPrChange>
          </w:rPr>
          <w:t xml:space="preserve"> competitions = result;</w:t>
        </w:r>
      </w:ins>
    </w:p>
    <w:p w14:paraId="277D7C53" w14:textId="32161D5E" w:rsidR="00444A82" w:rsidRPr="00183856" w:rsidRDefault="00444A82" w:rsidP="00444A82">
      <w:pPr>
        <w:shd w:val="clear" w:color="auto" w:fill="FFFFFF"/>
        <w:spacing w:line="285" w:lineRule="atLeast"/>
        <w:jc w:val="left"/>
        <w:rPr>
          <w:ins w:id="2986" w:author="Rui Paredes" w:date="2018-09-15T21:48:00Z"/>
          <w:rFonts w:ascii="Consolas" w:hAnsi="Consolas"/>
          <w:color w:val="000000"/>
          <w:sz w:val="18"/>
          <w:szCs w:val="18"/>
          <w:lang w:val="en-US" w:eastAsia="pt-PT"/>
          <w:rPrChange w:id="2987" w:author="Rui Paredes" w:date="2018-09-15T21:50:00Z">
            <w:rPr>
              <w:ins w:id="2988" w:author="Rui Paredes" w:date="2018-09-15T21:48:00Z"/>
              <w:rFonts w:ascii="Consolas" w:hAnsi="Consolas"/>
              <w:color w:val="000000"/>
              <w:sz w:val="21"/>
              <w:szCs w:val="21"/>
              <w:lang w:eastAsia="pt-PT"/>
            </w:rPr>
          </w:rPrChange>
        </w:rPr>
      </w:pPr>
      <w:ins w:id="2989" w:author="Rui Paredes" w:date="2018-09-15T21:48:00Z">
        <w:r w:rsidRPr="00183856">
          <w:rPr>
            <w:rFonts w:ascii="Consolas" w:hAnsi="Consolas"/>
            <w:color w:val="000000"/>
            <w:sz w:val="18"/>
            <w:szCs w:val="18"/>
            <w:lang w:val="en-US" w:eastAsia="pt-PT"/>
            <w:rPrChange w:id="2990" w:author="Rui Paredes" w:date="2018-09-15T21:50:00Z">
              <w:rPr>
                <w:rFonts w:ascii="Consolas" w:hAnsi="Consolas"/>
                <w:color w:val="000000"/>
                <w:sz w:val="21"/>
                <w:szCs w:val="21"/>
                <w:lang w:eastAsia="pt-PT"/>
              </w:rPr>
            </w:rPrChange>
          </w:rPr>
          <w:t xml:space="preserve">        doLoopThroughCompetitions</w:t>
        </w:r>
        <w:r w:rsidR="00183856">
          <w:rPr>
            <w:rFonts w:ascii="Consolas" w:hAnsi="Consolas"/>
            <w:color w:val="000000"/>
            <w:sz w:val="18"/>
            <w:szCs w:val="18"/>
            <w:lang w:val="en-US" w:eastAsia="pt-PT"/>
          </w:rPr>
          <w:t>(competitions);</w:t>
        </w:r>
      </w:ins>
    </w:p>
    <w:p w14:paraId="14173673" w14:textId="77777777" w:rsidR="00444A82" w:rsidRPr="00183856" w:rsidRDefault="00444A82" w:rsidP="00444A82">
      <w:pPr>
        <w:shd w:val="clear" w:color="auto" w:fill="FFFFFF"/>
        <w:spacing w:line="285" w:lineRule="atLeast"/>
        <w:jc w:val="left"/>
        <w:rPr>
          <w:ins w:id="2991" w:author="Rui Paredes" w:date="2018-09-15T21:48:00Z"/>
          <w:rFonts w:ascii="Consolas" w:hAnsi="Consolas"/>
          <w:color w:val="000000"/>
          <w:sz w:val="18"/>
          <w:szCs w:val="18"/>
          <w:lang w:val="en-US" w:eastAsia="pt-PT"/>
          <w:rPrChange w:id="2992" w:author="Rui Paredes" w:date="2018-09-15T21:50:00Z">
            <w:rPr>
              <w:ins w:id="2993" w:author="Rui Paredes" w:date="2018-09-15T21:48:00Z"/>
              <w:rFonts w:ascii="Consolas" w:hAnsi="Consolas"/>
              <w:color w:val="000000"/>
              <w:sz w:val="21"/>
              <w:szCs w:val="21"/>
              <w:lang w:eastAsia="pt-PT"/>
            </w:rPr>
          </w:rPrChange>
        </w:rPr>
      </w:pPr>
      <w:ins w:id="2994" w:author="Rui Paredes" w:date="2018-09-15T21:48:00Z">
        <w:r w:rsidRPr="00183856">
          <w:rPr>
            <w:rFonts w:ascii="Consolas" w:hAnsi="Consolas"/>
            <w:color w:val="000000"/>
            <w:sz w:val="18"/>
            <w:szCs w:val="18"/>
            <w:lang w:val="en-US" w:eastAsia="pt-PT"/>
            <w:rPrChange w:id="2995" w:author="Rui Paredes" w:date="2018-09-15T21:50:00Z">
              <w:rPr>
                <w:rFonts w:ascii="Consolas" w:hAnsi="Consolas"/>
                <w:color w:val="000000"/>
                <w:sz w:val="21"/>
                <w:szCs w:val="21"/>
                <w:lang w:eastAsia="pt-PT"/>
              </w:rPr>
            </w:rPrChange>
          </w:rPr>
          <w:t xml:space="preserve">    })</w:t>
        </w:r>
      </w:ins>
    </w:p>
    <w:p w14:paraId="59909964" w14:textId="77777777" w:rsidR="00444A82" w:rsidRPr="00183856" w:rsidRDefault="00444A82" w:rsidP="00444A82">
      <w:pPr>
        <w:shd w:val="clear" w:color="auto" w:fill="FFFFFF"/>
        <w:spacing w:line="285" w:lineRule="atLeast"/>
        <w:jc w:val="left"/>
        <w:rPr>
          <w:ins w:id="2996" w:author="Rui Paredes" w:date="2018-09-15T21:48:00Z"/>
          <w:rFonts w:ascii="Consolas" w:hAnsi="Consolas"/>
          <w:color w:val="000000"/>
          <w:sz w:val="18"/>
          <w:szCs w:val="18"/>
          <w:lang w:val="en-US" w:eastAsia="pt-PT"/>
          <w:rPrChange w:id="2997" w:author="Rui Paredes" w:date="2018-09-15T21:50:00Z">
            <w:rPr>
              <w:ins w:id="2998" w:author="Rui Paredes" w:date="2018-09-15T21:48:00Z"/>
              <w:rFonts w:ascii="Consolas" w:hAnsi="Consolas"/>
              <w:color w:val="000000"/>
              <w:sz w:val="21"/>
              <w:szCs w:val="21"/>
              <w:lang w:eastAsia="pt-PT"/>
            </w:rPr>
          </w:rPrChange>
        </w:rPr>
      </w:pPr>
      <w:ins w:id="2999" w:author="Rui Paredes" w:date="2018-09-15T21:48:00Z">
        <w:r w:rsidRPr="00183856">
          <w:rPr>
            <w:rFonts w:ascii="Consolas" w:hAnsi="Consolas"/>
            <w:color w:val="000000"/>
            <w:sz w:val="18"/>
            <w:szCs w:val="18"/>
            <w:lang w:val="en-US" w:eastAsia="pt-PT"/>
            <w:rPrChange w:id="3000" w:author="Rui Paredes" w:date="2018-09-15T21:50:00Z">
              <w:rPr>
                <w:rFonts w:ascii="Consolas" w:hAnsi="Consolas"/>
                <w:color w:val="000000"/>
                <w:sz w:val="21"/>
                <w:szCs w:val="21"/>
                <w:lang w:eastAsia="pt-PT"/>
              </w:rPr>
            </w:rPrChange>
          </w:rPr>
          <w:t>}</w:t>
        </w:r>
      </w:ins>
    </w:p>
    <w:p w14:paraId="1B597356" w14:textId="77777777" w:rsidR="00444A82" w:rsidRPr="00183856" w:rsidRDefault="00444A82" w:rsidP="00444A82">
      <w:pPr>
        <w:shd w:val="clear" w:color="auto" w:fill="FFFFFF"/>
        <w:spacing w:line="285" w:lineRule="atLeast"/>
        <w:jc w:val="left"/>
        <w:rPr>
          <w:ins w:id="3001" w:author="Rui Paredes" w:date="2018-09-15T21:48:00Z"/>
          <w:rFonts w:ascii="Consolas" w:hAnsi="Consolas"/>
          <w:color w:val="000000"/>
          <w:sz w:val="18"/>
          <w:szCs w:val="18"/>
          <w:lang w:val="en-US" w:eastAsia="pt-PT"/>
          <w:rPrChange w:id="3002" w:author="Rui Paredes" w:date="2018-09-15T21:50:00Z">
            <w:rPr>
              <w:ins w:id="3003" w:author="Rui Paredes" w:date="2018-09-15T21:48:00Z"/>
              <w:rFonts w:ascii="Consolas" w:hAnsi="Consolas"/>
              <w:color w:val="000000"/>
              <w:sz w:val="21"/>
              <w:szCs w:val="21"/>
              <w:lang w:eastAsia="pt-PT"/>
            </w:rPr>
          </w:rPrChange>
        </w:rPr>
      </w:pPr>
    </w:p>
    <w:p w14:paraId="133886B9" w14:textId="77777777" w:rsidR="00444A82" w:rsidRPr="00183856" w:rsidRDefault="00444A82" w:rsidP="00444A82">
      <w:pPr>
        <w:shd w:val="clear" w:color="auto" w:fill="FFFFFF"/>
        <w:spacing w:line="285" w:lineRule="atLeast"/>
        <w:jc w:val="left"/>
        <w:rPr>
          <w:ins w:id="3004" w:author="Rui Paredes" w:date="2018-09-15T21:48:00Z"/>
          <w:rFonts w:ascii="Consolas" w:hAnsi="Consolas"/>
          <w:color w:val="000000"/>
          <w:sz w:val="18"/>
          <w:szCs w:val="18"/>
          <w:lang w:val="en-US" w:eastAsia="pt-PT"/>
          <w:rPrChange w:id="3005" w:author="Rui Paredes" w:date="2018-09-15T21:50:00Z">
            <w:rPr>
              <w:ins w:id="3006" w:author="Rui Paredes" w:date="2018-09-15T21:48:00Z"/>
              <w:rFonts w:ascii="Consolas" w:hAnsi="Consolas"/>
              <w:color w:val="000000"/>
              <w:sz w:val="21"/>
              <w:szCs w:val="21"/>
              <w:lang w:eastAsia="pt-PT"/>
            </w:rPr>
          </w:rPrChange>
        </w:rPr>
      </w:pPr>
      <w:ins w:id="3007" w:author="Rui Paredes" w:date="2018-09-15T21:48:00Z">
        <w:r w:rsidRPr="00183856">
          <w:rPr>
            <w:rFonts w:ascii="Consolas" w:hAnsi="Consolas"/>
            <w:color w:val="0000FF"/>
            <w:sz w:val="18"/>
            <w:szCs w:val="18"/>
            <w:lang w:val="en-US" w:eastAsia="pt-PT"/>
            <w:rPrChange w:id="3008"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009" w:author="Rui Paredes" w:date="2018-09-15T21:50:00Z">
              <w:rPr>
                <w:rFonts w:ascii="Consolas" w:hAnsi="Consolas"/>
                <w:color w:val="000000"/>
                <w:sz w:val="21"/>
                <w:szCs w:val="21"/>
                <w:lang w:eastAsia="pt-PT"/>
              </w:rPr>
            </w:rPrChange>
          </w:rPr>
          <w:t xml:space="preserve"> checkCompetitionDate() {</w:t>
        </w:r>
      </w:ins>
    </w:p>
    <w:p w14:paraId="7A95118A" w14:textId="77777777" w:rsidR="00444A82" w:rsidRPr="00183856" w:rsidRDefault="00444A82" w:rsidP="00444A82">
      <w:pPr>
        <w:shd w:val="clear" w:color="auto" w:fill="FFFFFF"/>
        <w:spacing w:line="285" w:lineRule="atLeast"/>
        <w:jc w:val="left"/>
        <w:rPr>
          <w:ins w:id="3010" w:author="Rui Paredes" w:date="2018-09-15T21:48:00Z"/>
          <w:rFonts w:ascii="Consolas" w:hAnsi="Consolas"/>
          <w:color w:val="000000"/>
          <w:sz w:val="18"/>
          <w:szCs w:val="18"/>
          <w:lang w:val="en-US" w:eastAsia="pt-PT"/>
          <w:rPrChange w:id="3011" w:author="Rui Paredes" w:date="2018-09-15T21:50:00Z">
            <w:rPr>
              <w:ins w:id="3012" w:author="Rui Paredes" w:date="2018-09-15T21:48:00Z"/>
              <w:rFonts w:ascii="Consolas" w:hAnsi="Consolas"/>
              <w:color w:val="000000"/>
              <w:sz w:val="21"/>
              <w:szCs w:val="21"/>
              <w:lang w:eastAsia="pt-PT"/>
            </w:rPr>
          </w:rPrChange>
        </w:rPr>
      </w:pPr>
      <w:ins w:id="3013" w:author="Rui Paredes" w:date="2018-09-15T21:48:00Z">
        <w:r w:rsidRPr="00183856">
          <w:rPr>
            <w:rFonts w:ascii="Consolas" w:hAnsi="Consolas"/>
            <w:color w:val="000000"/>
            <w:sz w:val="18"/>
            <w:szCs w:val="18"/>
            <w:lang w:val="en-US" w:eastAsia="pt-PT"/>
            <w:rPrChange w:id="301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015" w:author="Rui Paredes" w:date="2018-09-15T21:50:00Z">
              <w:rPr>
                <w:rFonts w:ascii="Consolas" w:hAnsi="Consolas"/>
                <w:color w:val="0000FF"/>
                <w:sz w:val="21"/>
                <w:szCs w:val="21"/>
                <w:lang w:eastAsia="pt-PT"/>
              </w:rPr>
            </w:rPrChange>
          </w:rPr>
          <w:t>return</w:t>
        </w:r>
        <w:r w:rsidRPr="00183856">
          <w:rPr>
            <w:rFonts w:ascii="Consolas" w:hAnsi="Consolas"/>
            <w:color w:val="000000"/>
            <w:sz w:val="18"/>
            <w:szCs w:val="18"/>
            <w:lang w:val="en-US" w:eastAsia="pt-PT"/>
            <w:rPrChange w:id="3016"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017" w:author="Rui Paredes" w:date="2018-09-15T21:50:00Z">
              <w:rPr>
                <w:rFonts w:ascii="Consolas" w:hAnsi="Consolas"/>
                <w:color w:val="0000FF"/>
                <w:sz w:val="21"/>
                <w:szCs w:val="21"/>
                <w:lang w:eastAsia="pt-PT"/>
              </w:rPr>
            </w:rPrChange>
          </w:rPr>
          <w:t>new</w:t>
        </w:r>
        <w:r w:rsidRPr="00183856">
          <w:rPr>
            <w:rFonts w:ascii="Consolas" w:hAnsi="Consolas"/>
            <w:color w:val="000000"/>
            <w:sz w:val="18"/>
            <w:szCs w:val="18"/>
            <w:lang w:val="en-US" w:eastAsia="pt-PT"/>
            <w:rPrChange w:id="3018" w:author="Rui Paredes" w:date="2018-09-15T21:50:00Z">
              <w:rPr>
                <w:rFonts w:ascii="Consolas" w:hAnsi="Consolas"/>
                <w:color w:val="000000"/>
                <w:sz w:val="21"/>
                <w:szCs w:val="21"/>
                <w:lang w:eastAsia="pt-PT"/>
              </w:rPr>
            </w:rPrChange>
          </w:rPr>
          <w:t xml:space="preserve"> Promise(</w:t>
        </w:r>
        <w:r w:rsidRPr="00183856">
          <w:rPr>
            <w:rFonts w:ascii="Consolas" w:hAnsi="Consolas"/>
            <w:color w:val="0000FF"/>
            <w:sz w:val="18"/>
            <w:szCs w:val="18"/>
            <w:lang w:val="en-US" w:eastAsia="pt-PT"/>
            <w:rPrChange w:id="3019"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020" w:author="Rui Paredes" w:date="2018-09-15T21:50:00Z">
              <w:rPr>
                <w:rFonts w:ascii="Consolas" w:hAnsi="Consolas"/>
                <w:color w:val="000000"/>
                <w:sz w:val="21"/>
                <w:szCs w:val="21"/>
                <w:lang w:eastAsia="pt-PT"/>
              </w:rPr>
            </w:rPrChange>
          </w:rPr>
          <w:t xml:space="preserve"> (resolve, reject) {</w:t>
        </w:r>
      </w:ins>
    </w:p>
    <w:p w14:paraId="43CECD06" w14:textId="77777777" w:rsidR="00444A82" w:rsidRPr="00183856" w:rsidRDefault="00444A82" w:rsidP="00444A82">
      <w:pPr>
        <w:shd w:val="clear" w:color="auto" w:fill="FFFFFF"/>
        <w:spacing w:line="285" w:lineRule="atLeast"/>
        <w:jc w:val="left"/>
        <w:rPr>
          <w:ins w:id="3021" w:author="Rui Paredes" w:date="2018-09-15T21:48:00Z"/>
          <w:rFonts w:ascii="Consolas" w:hAnsi="Consolas"/>
          <w:color w:val="000000"/>
          <w:sz w:val="18"/>
          <w:szCs w:val="18"/>
          <w:lang w:val="en-US" w:eastAsia="pt-PT"/>
          <w:rPrChange w:id="3022" w:author="Rui Paredes" w:date="2018-09-15T21:50:00Z">
            <w:rPr>
              <w:ins w:id="3023" w:author="Rui Paredes" w:date="2018-09-15T21:48:00Z"/>
              <w:rFonts w:ascii="Consolas" w:hAnsi="Consolas"/>
              <w:color w:val="000000"/>
              <w:sz w:val="21"/>
              <w:szCs w:val="21"/>
              <w:lang w:eastAsia="pt-PT"/>
            </w:rPr>
          </w:rPrChange>
        </w:rPr>
      </w:pPr>
      <w:ins w:id="3024" w:author="Rui Paredes" w:date="2018-09-15T21:48:00Z">
        <w:r w:rsidRPr="00183856">
          <w:rPr>
            <w:rFonts w:ascii="Consolas" w:hAnsi="Consolas"/>
            <w:color w:val="000000"/>
            <w:sz w:val="18"/>
            <w:szCs w:val="18"/>
            <w:lang w:val="en-US" w:eastAsia="pt-PT"/>
            <w:rPrChange w:id="302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026" w:author="Rui Paredes" w:date="2018-09-15T21:50:00Z">
              <w:rPr>
                <w:rFonts w:ascii="Consolas" w:hAnsi="Consolas"/>
                <w:color w:val="0000FF"/>
                <w:sz w:val="21"/>
                <w:szCs w:val="21"/>
                <w:lang w:eastAsia="pt-PT"/>
              </w:rPr>
            </w:rPrChange>
          </w:rPr>
          <w:t>const</w:t>
        </w:r>
        <w:r w:rsidRPr="00183856">
          <w:rPr>
            <w:rFonts w:ascii="Consolas" w:hAnsi="Consolas"/>
            <w:color w:val="000000"/>
            <w:sz w:val="18"/>
            <w:szCs w:val="18"/>
            <w:lang w:val="en-US" w:eastAsia="pt-PT"/>
            <w:rPrChange w:id="3027" w:author="Rui Paredes" w:date="2018-09-15T21:50:00Z">
              <w:rPr>
                <w:rFonts w:ascii="Consolas" w:hAnsi="Consolas"/>
                <w:color w:val="000000"/>
                <w:sz w:val="21"/>
                <w:szCs w:val="21"/>
                <w:lang w:eastAsia="pt-PT"/>
              </w:rPr>
            </w:rPrChange>
          </w:rPr>
          <w:t xml:space="preserve"> SELECT_ALL_COMPETITIONS_QUERY = </w:t>
        </w:r>
        <w:r w:rsidRPr="00183856">
          <w:rPr>
            <w:rFonts w:ascii="Consolas" w:hAnsi="Consolas"/>
            <w:color w:val="A31515"/>
            <w:sz w:val="18"/>
            <w:szCs w:val="18"/>
            <w:lang w:val="en-US" w:eastAsia="pt-PT"/>
            <w:rPrChange w:id="3028" w:author="Rui Paredes" w:date="2018-09-15T21:50:00Z">
              <w:rPr>
                <w:rFonts w:ascii="Consolas" w:hAnsi="Consolas"/>
                <w:color w:val="A31515"/>
                <w:sz w:val="21"/>
                <w:szCs w:val="21"/>
                <w:lang w:eastAsia="pt-PT"/>
              </w:rPr>
            </w:rPrChange>
          </w:rPr>
          <w:t>'SELECT * FROM competitions'</w:t>
        </w:r>
        <w:r w:rsidRPr="00183856">
          <w:rPr>
            <w:rFonts w:ascii="Consolas" w:hAnsi="Consolas"/>
            <w:color w:val="000000"/>
            <w:sz w:val="18"/>
            <w:szCs w:val="18"/>
            <w:lang w:val="en-US" w:eastAsia="pt-PT"/>
            <w:rPrChange w:id="3029" w:author="Rui Paredes" w:date="2018-09-15T21:50:00Z">
              <w:rPr>
                <w:rFonts w:ascii="Consolas" w:hAnsi="Consolas"/>
                <w:color w:val="000000"/>
                <w:sz w:val="21"/>
                <w:szCs w:val="21"/>
                <w:lang w:eastAsia="pt-PT"/>
              </w:rPr>
            </w:rPrChange>
          </w:rPr>
          <w:t>;</w:t>
        </w:r>
      </w:ins>
    </w:p>
    <w:p w14:paraId="6F9C3C9D" w14:textId="77777777" w:rsidR="00444A82" w:rsidRPr="00183856" w:rsidRDefault="00444A82" w:rsidP="00444A82">
      <w:pPr>
        <w:shd w:val="clear" w:color="auto" w:fill="FFFFFF"/>
        <w:spacing w:line="285" w:lineRule="atLeast"/>
        <w:jc w:val="left"/>
        <w:rPr>
          <w:ins w:id="3030" w:author="Rui Paredes" w:date="2018-09-15T21:48:00Z"/>
          <w:rFonts w:ascii="Consolas" w:hAnsi="Consolas"/>
          <w:color w:val="000000"/>
          <w:sz w:val="18"/>
          <w:szCs w:val="18"/>
          <w:lang w:val="en-US" w:eastAsia="pt-PT"/>
          <w:rPrChange w:id="3031" w:author="Rui Paredes" w:date="2018-09-15T21:50:00Z">
            <w:rPr>
              <w:ins w:id="3032" w:author="Rui Paredes" w:date="2018-09-15T21:48:00Z"/>
              <w:rFonts w:ascii="Consolas" w:hAnsi="Consolas"/>
              <w:color w:val="000000"/>
              <w:sz w:val="21"/>
              <w:szCs w:val="21"/>
              <w:lang w:eastAsia="pt-PT"/>
            </w:rPr>
          </w:rPrChange>
        </w:rPr>
      </w:pPr>
      <w:ins w:id="3033" w:author="Rui Paredes" w:date="2018-09-15T21:48:00Z">
        <w:r w:rsidRPr="00183856">
          <w:rPr>
            <w:rFonts w:ascii="Consolas" w:hAnsi="Consolas"/>
            <w:color w:val="000000"/>
            <w:sz w:val="18"/>
            <w:szCs w:val="18"/>
            <w:lang w:val="en-US" w:eastAsia="pt-PT"/>
            <w:rPrChange w:id="3034" w:author="Rui Paredes" w:date="2018-09-15T21:50:00Z">
              <w:rPr>
                <w:rFonts w:ascii="Consolas" w:hAnsi="Consolas"/>
                <w:color w:val="000000"/>
                <w:sz w:val="21"/>
                <w:szCs w:val="21"/>
                <w:lang w:eastAsia="pt-PT"/>
              </w:rPr>
            </w:rPrChange>
          </w:rPr>
          <w:t xml:space="preserve">        con.query(SELECT_ALL_COMPETITIONS_QUERY, (err, results) </w:t>
        </w:r>
        <w:r w:rsidRPr="00183856">
          <w:rPr>
            <w:rFonts w:ascii="Consolas" w:hAnsi="Consolas"/>
            <w:color w:val="0000FF"/>
            <w:sz w:val="18"/>
            <w:szCs w:val="18"/>
            <w:lang w:val="en-US" w:eastAsia="pt-PT"/>
            <w:rPrChange w:id="3035" w:author="Rui Paredes" w:date="2018-09-15T21:50:00Z">
              <w:rPr>
                <w:rFonts w:ascii="Consolas" w:hAnsi="Consolas"/>
                <w:color w:val="0000FF"/>
                <w:sz w:val="21"/>
                <w:szCs w:val="21"/>
                <w:lang w:eastAsia="pt-PT"/>
              </w:rPr>
            </w:rPrChange>
          </w:rPr>
          <w:t>=&gt;</w:t>
        </w:r>
        <w:r w:rsidRPr="00183856">
          <w:rPr>
            <w:rFonts w:ascii="Consolas" w:hAnsi="Consolas"/>
            <w:color w:val="000000"/>
            <w:sz w:val="18"/>
            <w:szCs w:val="18"/>
            <w:lang w:val="en-US" w:eastAsia="pt-PT"/>
            <w:rPrChange w:id="3036" w:author="Rui Paredes" w:date="2018-09-15T21:50:00Z">
              <w:rPr>
                <w:rFonts w:ascii="Consolas" w:hAnsi="Consolas"/>
                <w:color w:val="000000"/>
                <w:sz w:val="21"/>
                <w:szCs w:val="21"/>
                <w:lang w:eastAsia="pt-PT"/>
              </w:rPr>
            </w:rPrChange>
          </w:rPr>
          <w:t xml:space="preserve"> {</w:t>
        </w:r>
      </w:ins>
    </w:p>
    <w:p w14:paraId="57CE4048" w14:textId="77777777" w:rsidR="00444A82" w:rsidRPr="00183856" w:rsidRDefault="00444A82" w:rsidP="00444A82">
      <w:pPr>
        <w:shd w:val="clear" w:color="auto" w:fill="FFFFFF"/>
        <w:spacing w:line="285" w:lineRule="atLeast"/>
        <w:jc w:val="left"/>
        <w:rPr>
          <w:ins w:id="3037" w:author="Rui Paredes" w:date="2018-09-15T21:48:00Z"/>
          <w:rFonts w:ascii="Consolas" w:hAnsi="Consolas"/>
          <w:color w:val="000000"/>
          <w:sz w:val="18"/>
          <w:szCs w:val="18"/>
          <w:lang w:val="en-US" w:eastAsia="pt-PT"/>
          <w:rPrChange w:id="3038" w:author="Rui Paredes" w:date="2018-09-15T21:50:00Z">
            <w:rPr>
              <w:ins w:id="3039" w:author="Rui Paredes" w:date="2018-09-15T21:48:00Z"/>
              <w:rFonts w:ascii="Consolas" w:hAnsi="Consolas"/>
              <w:color w:val="000000"/>
              <w:sz w:val="21"/>
              <w:szCs w:val="21"/>
              <w:lang w:eastAsia="pt-PT"/>
            </w:rPr>
          </w:rPrChange>
        </w:rPr>
      </w:pPr>
      <w:ins w:id="3040" w:author="Rui Paredes" w:date="2018-09-15T21:48:00Z">
        <w:r w:rsidRPr="00183856">
          <w:rPr>
            <w:rFonts w:ascii="Consolas" w:hAnsi="Consolas"/>
            <w:color w:val="000000"/>
            <w:sz w:val="18"/>
            <w:szCs w:val="18"/>
            <w:lang w:val="en-US" w:eastAsia="pt-PT"/>
            <w:rPrChange w:id="3041"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042"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3043" w:author="Rui Paredes" w:date="2018-09-15T21:50:00Z">
              <w:rPr>
                <w:rFonts w:ascii="Consolas" w:hAnsi="Consolas"/>
                <w:color w:val="000000"/>
                <w:sz w:val="21"/>
                <w:szCs w:val="21"/>
                <w:lang w:eastAsia="pt-PT"/>
              </w:rPr>
            </w:rPrChange>
          </w:rPr>
          <w:t xml:space="preserve"> (err) {</w:t>
        </w:r>
      </w:ins>
    </w:p>
    <w:p w14:paraId="1E84DDB4" w14:textId="77777777" w:rsidR="00444A82" w:rsidRPr="00183856" w:rsidRDefault="00444A82" w:rsidP="00444A82">
      <w:pPr>
        <w:shd w:val="clear" w:color="auto" w:fill="FFFFFF"/>
        <w:spacing w:line="285" w:lineRule="atLeast"/>
        <w:jc w:val="left"/>
        <w:rPr>
          <w:ins w:id="3044" w:author="Rui Paredes" w:date="2018-09-15T21:48:00Z"/>
          <w:rFonts w:ascii="Consolas" w:hAnsi="Consolas"/>
          <w:color w:val="000000"/>
          <w:sz w:val="18"/>
          <w:szCs w:val="18"/>
          <w:lang w:val="en-US" w:eastAsia="pt-PT"/>
          <w:rPrChange w:id="3045" w:author="Rui Paredes" w:date="2018-09-15T21:50:00Z">
            <w:rPr>
              <w:ins w:id="3046" w:author="Rui Paredes" w:date="2018-09-15T21:48:00Z"/>
              <w:rFonts w:ascii="Consolas" w:hAnsi="Consolas"/>
              <w:color w:val="000000"/>
              <w:sz w:val="21"/>
              <w:szCs w:val="21"/>
              <w:lang w:eastAsia="pt-PT"/>
            </w:rPr>
          </w:rPrChange>
        </w:rPr>
      </w:pPr>
      <w:ins w:id="3047" w:author="Rui Paredes" w:date="2018-09-15T21:48:00Z">
        <w:r w:rsidRPr="00183856">
          <w:rPr>
            <w:rFonts w:ascii="Consolas" w:hAnsi="Consolas"/>
            <w:color w:val="000000"/>
            <w:sz w:val="18"/>
            <w:szCs w:val="18"/>
            <w:lang w:val="en-US" w:eastAsia="pt-PT"/>
            <w:rPrChange w:id="3048" w:author="Rui Paredes" w:date="2018-09-15T21:50:00Z">
              <w:rPr>
                <w:rFonts w:ascii="Consolas" w:hAnsi="Consolas"/>
                <w:color w:val="000000"/>
                <w:sz w:val="21"/>
                <w:szCs w:val="21"/>
                <w:lang w:eastAsia="pt-PT"/>
              </w:rPr>
            </w:rPrChange>
          </w:rPr>
          <w:t xml:space="preserve">                reject(err);</w:t>
        </w:r>
      </w:ins>
    </w:p>
    <w:p w14:paraId="6A3A0A2B" w14:textId="77777777" w:rsidR="00444A82" w:rsidRPr="00183856" w:rsidRDefault="00444A82" w:rsidP="00444A82">
      <w:pPr>
        <w:shd w:val="clear" w:color="auto" w:fill="FFFFFF"/>
        <w:spacing w:line="285" w:lineRule="atLeast"/>
        <w:jc w:val="left"/>
        <w:rPr>
          <w:ins w:id="3049" w:author="Rui Paredes" w:date="2018-09-15T21:48:00Z"/>
          <w:rFonts w:ascii="Consolas" w:hAnsi="Consolas"/>
          <w:color w:val="000000"/>
          <w:sz w:val="18"/>
          <w:szCs w:val="18"/>
          <w:lang w:val="en-US" w:eastAsia="pt-PT"/>
          <w:rPrChange w:id="3050" w:author="Rui Paredes" w:date="2018-09-15T21:50:00Z">
            <w:rPr>
              <w:ins w:id="3051" w:author="Rui Paredes" w:date="2018-09-15T21:48:00Z"/>
              <w:rFonts w:ascii="Consolas" w:hAnsi="Consolas"/>
              <w:color w:val="000000"/>
              <w:sz w:val="21"/>
              <w:szCs w:val="21"/>
              <w:lang w:eastAsia="pt-PT"/>
            </w:rPr>
          </w:rPrChange>
        </w:rPr>
      </w:pPr>
      <w:ins w:id="3052" w:author="Rui Paredes" w:date="2018-09-15T21:48:00Z">
        <w:r w:rsidRPr="00183856">
          <w:rPr>
            <w:rFonts w:ascii="Consolas" w:hAnsi="Consolas"/>
            <w:color w:val="000000"/>
            <w:sz w:val="18"/>
            <w:szCs w:val="18"/>
            <w:lang w:val="en-US" w:eastAsia="pt-PT"/>
            <w:rPrChange w:id="3053" w:author="Rui Paredes" w:date="2018-09-15T21:50:00Z">
              <w:rPr>
                <w:rFonts w:ascii="Consolas" w:hAnsi="Consolas"/>
                <w:color w:val="000000"/>
                <w:sz w:val="21"/>
                <w:szCs w:val="21"/>
                <w:lang w:eastAsia="pt-PT"/>
              </w:rPr>
            </w:rPrChange>
          </w:rPr>
          <w:t xml:space="preserve">            }</w:t>
        </w:r>
      </w:ins>
    </w:p>
    <w:p w14:paraId="4FA51446" w14:textId="77777777" w:rsidR="00444A82" w:rsidRPr="00183856" w:rsidRDefault="00444A82" w:rsidP="00444A82">
      <w:pPr>
        <w:shd w:val="clear" w:color="auto" w:fill="FFFFFF"/>
        <w:spacing w:line="285" w:lineRule="atLeast"/>
        <w:jc w:val="left"/>
        <w:rPr>
          <w:ins w:id="3054" w:author="Rui Paredes" w:date="2018-09-15T21:48:00Z"/>
          <w:rFonts w:ascii="Consolas" w:hAnsi="Consolas"/>
          <w:color w:val="000000"/>
          <w:sz w:val="18"/>
          <w:szCs w:val="18"/>
          <w:lang w:val="en-US" w:eastAsia="pt-PT"/>
          <w:rPrChange w:id="3055" w:author="Rui Paredes" w:date="2018-09-15T21:50:00Z">
            <w:rPr>
              <w:ins w:id="3056" w:author="Rui Paredes" w:date="2018-09-15T21:48:00Z"/>
              <w:rFonts w:ascii="Consolas" w:hAnsi="Consolas"/>
              <w:color w:val="000000"/>
              <w:sz w:val="21"/>
              <w:szCs w:val="21"/>
              <w:lang w:eastAsia="pt-PT"/>
            </w:rPr>
          </w:rPrChange>
        </w:rPr>
      </w:pPr>
      <w:ins w:id="3057" w:author="Rui Paredes" w:date="2018-09-15T21:48:00Z">
        <w:r w:rsidRPr="00183856">
          <w:rPr>
            <w:rFonts w:ascii="Consolas" w:hAnsi="Consolas"/>
            <w:color w:val="000000"/>
            <w:sz w:val="18"/>
            <w:szCs w:val="18"/>
            <w:lang w:val="en-US" w:eastAsia="pt-PT"/>
            <w:rPrChange w:id="3058"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059" w:author="Rui Paredes" w:date="2018-09-15T21:50:00Z">
              <w:rPr>
                <w:rFonts w:ascii="Consolas" w:hAnsi="Consolas"/>
                <w:color w:val="0000FF"/>
                <w:sz w:val="21"/>
                <w:szCs w:val="21"/>
                <w:lang w:eastAsia="pt-PT"/>
              </w:rPr>
            </w:rPrChange>
          </w:rPr>
          <w:t>else</w:t>
        </w:r>
        <w:r w:rsidRPr="00183856">
          <w:rPr>
            <w:rFonts w:ascii="Consolas" w:hAnsi="Consolas"/>
            <w:color w:val="000000"/>
            <w:sz w:val="18"/>
            <w:szCs w:val="18"/>
            <w:lang w:val="en-US" w:eastAsia="pt-PT"/>
            <w:rPrChange w:id="3060" w:author="Rui Paredes" w:date="2018-09-15T21:50:00Z">
              <w:rPr>
                <w:rFonts w:ascii="Consolas" w:hAnsi="Consolas"/>
                <w:color w:val="000000"/>
                <w:sz w:val="21"/>
                <w:szCs w:val="21"/>
                <w:lang w:eastAsia="pt-PT"/>
              </w:rPr>
            </w:rPrChange>
          </w:rPr>
          <w:t xml:space="preserve"> {</w:t>
        </w:r>
      </w:ins>
    </w:p>
    <w:p w14:paraId="0B07968D" w14:textId="77777777" w:rsidR="00444A82" w:rsidRPr="00183856" w:rsidRDefault="00444A82" w:rsidP="00444A82">
      <w:pPr>
        <w:shd w:val="clear" w:color="auto" w:fill="FFFFFF"/>
        <w:spacing w:line="285" w:lineRule="atLeast"/>
        <w:jc w:val="left"/>
        <w:rPr>
          <w:ins w:id="3061" w:author="Rui Paredes" w:date="2018-09-15T21:48:00Z"/>
          <w:rFonts w:ascii="Consolas" w:hAnsi="Consolas"/>
          <w:color w:val="000000"/>
          <w:sz w:val="18"/>
          <w:szCs w:val="18"/>
          <w:lang w:val="en-US" w:eastAsia="pt-PT"/>
          <w:rPrChange w:id="3062" w:author="Rui Paredes" w:date="2018-09-15T21:50:00Z">
            <w:rPr>
              <w:ins w:id="3063" w:author="Rui Paredes" w:date="2018-09-15T21:48:00Z"/>
              <w:rFonts w:ascii="Consolas" w:hAnsi="Consolas"/>
              <w:color w:val="000000"/>
              <w:sz w:val="21"/>
              <w:szCs w:val="21"/>
              <w:lang w:eastAsia="pt-PT"/>
            </w:rPr>
          </w:rPrChange>
        </w:rPr>
      </w:pPr>
      <w:ins w:id="3064" w:author="Rui Paredes" w:date="2018-09-15T21:48:00Z">
        <w:r w:rsidRPr="00183856">
          <w:rPr>
            <w:rFonts w:ascii="Consolas" w:hAnsi="Consolas"/>
            <w:color w:val="000000"/>
            <w:sz w:val="18"/>
            <w:szCs w:val="18"/>
            <w:lang w:val="en-US" w:eastAsia="pt-PT"/>
            <w:rPrChange w:id="3065" w:author="Rui Paredes" w:date="2018-09-15T21:50:00Z">
              <w:rPr>
                <w:rFonts w:ascii="Consolas" w:hAnsi="Consolas"/>
                <w:color w:val="000000"/>
                <w:sz w:val="21"/>
                <w:szCs w:val="21"/>
                <w:lang w:eastAsia="pt-PT"/>
              </w:rPr>
            </w:rPrChange>
          </w:rPr>
          <w:t xml:space="preserve">                resolve(results);</w:t>
        </w:r>
      </w:ins>
    </w:p>
    <w:p w14:paraId="3D275FE3" w14:textId="77777777" w:rsidR="00444A82" w:rsidRPr="00183856" w:rsidRDefault="00444A82" w:rsidP="00444A82">
      <w:pPr>
        <w:shd w:val="clear" w:color="auto" w:fill="FFFFFF"/>
        <w:spacing w:line="285" w:lineRule="atLeast"/>
        <w:jc w:val="left"/>
        <w:rPr>
          <w:ins w:id="3066" w:author="Rui Paredes" w:date="2018-09-15T21:48:00Z"/>
          <w:rFonts w:ascii="Consolas" w:hAnsi="Consolas"/>
          <w:color w:val="000000"/>
          <w:sz w:val="18"/>
          <w:szCs w:val="18"/>
          <w:lang w:val="en-US" w:eastAsia="pt-PT"/>
          <w:rPrChange w:id="3067" w:author="Rui Paredes" w:date="2018-09-15T21:50:00Z">
            <w:rPr>
              <w:ins w:id="3068" w:author="Rui Paredes" w:date="2018-09-15T21:48:00Z"/>
              <w:rFonts w:ascii="Consolas" w:hAnsi="Consolas"/>
              <w:color w:val="000000"/>
              <w:sz w:val="21"/>
              <w:szCs w:val="21"/>
              <w:lang w:eastAsia="pt-PT"/>
            </w:rPr>
          </w:rPrChange>
        </w:rPr>
      </w:pPr>
      <w:ins w:id="3069" w:author="Rui Paredes" w:date="2018-09-15T21:48:00Z">
        <w:r w:rsidRPr="00183856">
          <w:rPr>
            <w:rFonts w:ascii="Consolas" w:hAnsi="Consolas"/>
            <w:color w:val="000000"/>
            <w:sz w:val="18"/>
            <w:szCs w:val="18"/>
            <w:lang w:val="en-US" w:eastAsia="pt-PT"/>
            <w:rPrChange w:id="3070" w:author="Rui Paredes" w:date="2018-09-15T21:50:00Z">
              <w:rPr>
                <w:rFonts w:ascii="Consolas" w:hAnsi="Consolas"/>
                <w:color w:val="000000"/>
                <w:sz w:val="21"/>
                <w:szCs w:val="21"/>
                <w:lang w:eastAsia="pt-PT"/>
              </w:rPr>
            </w:rPrChange>
          </w:rPr>
          <w:t xml:space="preserve">            }</w:t>
        </w:r>
      </w:ins>
    </w:p>
    <w:p w14:paraId="2A9657F1" w14:textId="77777777" w:rsidR="00444A82" w:rsidRPr="00183856" w:rsidRDefault="00444A82" w:rsidP="00444A82">
      <w:pPr>
        <w:shd w:val="clear" w:color="auto" w:fill="FFFFFF"/>
        <w:spacing w:line="285" w:lineRule="atLeast"/>
        <w:jc w:val="left"/>
        <w:rPr>
          <w:ins w:id="3071" w:author="Rui Paredes" w:date="2018-09-15T21:48:00Z"/>
          <w:rFonts w:ascii="Consolas" w:hAnsi="Consolas"/>
          <w:color w:val="000000"/>
          <w:sz w:val="18"/>
          <w:szCs w:val="18"/>
          <w:lang w:val="en-US" w:eastAsia="pt-PT"/>
          <w:rPrChange w:id="3072" w:author="Rui Paredes" w:date="2018-09-15T21:50:00Z">
            <w:rPr>
              <w:ins w:id="3073" w:author="Rui Paredes" w:date="2018-09-15T21:48:00Z"/>
              <w:rFonts w:ascii="Consolas" w:hAnsi="Consolas"/>
              <w:color w:val="000000"/>
              <w:sz w:val="21"/>
              <w:szCs w:val="21"/>
              <w:lang w:eastAsia="pt-PT"/>
            </w:rPr>
          </w:rPrChange>
        </w:rPr>
      </w:pPr>
      <w:ins w:id="3074" w:author="Rui Paredes" w:date="2018-09-15T21:48:00Z">
        <w:r w:rsidRPr="00183856">
          <w:rPr>
            <w:rFonts w:ascii="Consolas" w:hAnsi="Consolas"/>
            <w:color w:val="000000"/>
            <w:sz w:val="18"/>
            <w:szCs w:val="18"/>
            <w:lang w:val="en-US" w:eastAsia="pt-PT"/>
            <w:rPrChange w:id="3075" w:author="Rui Paredes" w:date="2018-09-15T21:50:00Z">
              <w:rPr>
                <w:rFonts w:ascii="Consolas" w:hAnsi="Consolas"/>
                <w:color w:val="000000"/>
                <w:sz w:val="21"/>
                <w:szCs w:val="21"/>
                <w:lang w:eastAsia="pt-PT"/>
              </w:rPr>
            </w:rPrChange>
          </w:rPr>
          <w:t xml:space="preserve">        });</w:t>
        </w:r>
      </w:ins>
    </w:p>
    <w:p w14:paraId="64B86F2C" w14:textId="77777777" w:rsidR="00444A82" w:rsidRPr="00183856" w:rsidRDefault="00444A82" w:rsidP="00444A82">
      <w:pPr>
        <w:shd w:val="clear" w:color="auto" w:fill="FFFFFF"/>
        <w:spacing w:line="285" w:lineRule="atLeast"/>
        <w:jc w:val="left"/>
        <w:rPr>
          <w:ins w:id="3076" w:author="Rui Paredes" w:date="2018-09-15T21:48:00Z"/>
          <w:rFonts w:ascii="Consolas" w:hAnsi="Consolas"/>
          <w:color w:val="000000"/>
          <w:sz w:val="18"/>
          <w:szCs w:val="18"/>
          <w:lang w:val="en-US" w:eastAsia="pt-PT"/>
          <w:rPrChange w:id="3077" w:author="Rui Paredes" w:date="2018-09-15T21:50:00Z">
            <w:rPr>
              <w:ins w:id="3078" w:author="Rui Paredes" w:date="2018-09-15T21:48:00Z"/>
              <w:rFonts w:ascii="Consolas" w:hAnsi="Consolas"/>
              <w:color w:val="000000"/>
              <w:sz w:val="21"/>
              <w:szCs w:val="21"/>
              <w:lang w:eastAsia="pt-PT"/>
            </w:rPr>
          </w:rPrChange>
        </w:rPr>
      </w:pPr>
      <w:ins w:id="3079" w:author="Rui Paredes" w:date="2018-09-15T21:48:00Z">
        <w:r w:rsidRPr="00183856">
          <w:rPr>
            <w:rFonts w:ascii="Consolas" w:hAnsi="Consolas"/>
            <w:color w:val="000000"/>
            <w:sz w:val="18"/>
            <w:szCs w:val="18"/>
            <w:lang w:val="en-US" w:eastAsia="pt-PT"/>
            <w:rPrChange w:id="3080" w:author="Rui Paredes" w:date="2018-09-15T21:50:00Z">
              <w:rPr>
                <w:rFonts w:ascii="Consolas" w:hAnsi="Consolas"/>
                <w:color w:val="000000"/>
                <w:sz w:val="21"/>
                <w:szCs w:val="21"/>
                <w:lang w:eastAsia="pt-PT"/>
              </w:rPr>
            </w:rPrChange>
          </w:rPr>
          <w:t xml:space="preserve">    })</w:t>
        </w:r>
      </w:ins>
    </w:p>
    <w:p w14:paraId="128DD4C9" w14:textId="77777777" w:rsidR="00444A82" w:rsidRPr="00183856" w:rsidRDefault="00444A82" w:rsidP="00444A82">
      <w:pPr>
        <w:shd w:val="clear" w:color="auto" w:fill="FFFFFF"/>
        <w:spacing w:line="285" w:lineRule="atLeast"/>
        <w:jc w:val="left"/>
        <w:rPr>
          <w:ins w:id="3081" w:author="Rui Paredes" w:date="2018-09-15T21:48:00Z"/>
          <w:rFonts w:ascii="Consolas" w:hAnsi="Consolas"/>
          <w:color w:val="000000"/>
          <w:sz w:val="18"/>
          <w:szCs w:val="18"/>
          <w:lang w:val="en-US" w:eastAsia="pt-PT"/>
          <w:rPrChange w:id="3082" w:author="Rui Paredes" w:date="2018-09-15T21:50:00Z">
            <w:rPr>
              <w:ins w:id="3083" w:author="Rui Paredes" w:date="2018-09-15T21:48:00Z"/>
              <w:rFonts w:ascii="Consolas" w:hAnsi="Consolas"/>
              <w:color w:val="000000"/>
              <w:sz w:val="21"/>
              <w:szCs w:val="21"/>
              <w:lang w:eastAsia="pt-PT"/>
            </w:rPr>
          </w:rPrChange>
        </w:rPr>
      </w:pPr>
      <w:ins w:id="3084" w:author="Rui Paredes" w:date="2018-09-15T21:48:00Z">
        <w:r w:rsidRPr="00183856">
          <w:rPr>
            <w:rFonts w:ascii="Consolas" w:hAnsi="Consolas"/>
            <w:color w:val="000000"/>
            <w:sz w:val="18"/>
            <w:szCs w:val="18"/>
            <w:lang w:val="en-US" w:eastAsia="pt-PT"/>
            <w:rPrChange w:id="3085" w:author="Rui Paredes" w:date="2018-09-15T21:50:00Z">
              <w:rPr>
                <w:rFonts w:ascii="Consolas" w:hAnsi="Consolas"/>
                <w:color w:val="000000"/>
                <w:sz w:val="21"/>
                <w:szCs w:val="21"/>
                <w:lang w:eastAsia="pt-PT"/>
              </w:rPr>
            </w:rPrChange>
          </w:rPr>
          <w:t>}</w:t>
        </w:r>
      </w:ins>
    </w:p>
    <w:p w14:paraId="6628E8C7" w14:textId="77777777" w:rsidR="00444A82" w:rsidRPr="00183856" w:rsidRDefault="00444A82" w:rsidP="00444A82">
      <w:pPr>
        <w:shd w:val="clear" w:color="auto" w:fill="FFFFFF"/>
        <w:spacing w:line="285" w:lineRule="atLeast"/>
        <w:jc w:val="left"/>
        <w:rPr>
          <w:ins w:id="3086" w:author="Rui Paredes" w:date="2018-09-15T21:48:00Z"/>
          <w:rFonts w:ascii="Consolas" w:hAnsi="Consolas"/>
          <w:color w:val="000000"/>
          <w:sz w:val="18"/>
          <w:szCs w:val="18"/>
          <w:lang w:val="en-US" w:eastAsia="pt-PT"/>
          <w:rPrChange w:id="3087" w:author="Rui Paredes" w:date="2018-09-15T21:50:00Z">
            <w:rPr>
              <w:ins w:id="3088" w:author="Rui Paredes" w:date="2018-09-15T21:48:00Z"/>
              <w:rFonts w:ascii="Consolas" w:hAnsi="Consolas"/>
              <w:color w:val="000000"/>
              <w:sz w:val="21"/>
              <w:szCs w:val="21"/>
              <w:lang w:eastAsia="pt-PT"/>
            </w:rPr>
          </w:rPrChange>
        </w:rPr>
      </w:pPr>
    </w:p>
    <w:p w14:paraId="511EA6E9" w14:textId="77777777" w:rsidR="00444A82" w:rsidRPr="00183856" w:rsidRDefault="00444A82" w:rsidP="00444A82">
      <w:pPr>
        <w:shd w:val="clear" w:color="auto" w:fill="FFFFFF"/>
        <w:spacing w:line="285" w:lineRule="atLeast"/>
        <w:jc w:val="left"/>
        <w:rPr>
          <w:ins w:id="3089" w:author="Rui Paredes" w:date="2018-09-15T21:48:00Z"/>
          <w:rFonts w:ascii="Consolas" w:hAnsi="Consolas"/>
          <w:color w:val="000000"/>
          <w:sz w:val="18"/>
          <w:szCs w:val="18"/>
          <w:lang w:val="en-US" w:eastAsia="pt-PT"/>
          <w:rPrChange w:id="3090" w:author="Rui Paredes" w:date="2018-09-15T21:50:00Z">
            <w:rPr>
              <w:ins w:id="3091" w:author="Rui Paredes" w:date="2018-09-15T21:48:00Z"/>
              <w:rFonts w:ascii="Consolas" w:hAnsi="Consolas"/>
              <w:color w:val="000000"/>
              <w:sz w:val="21"/>
              <w:szCs w:val="21"/>
              <w:lang w:eastAsia="pt-PT"/>
            </w:rPr>
          </w:rPrChange>
        </w:rPr>
      </w:pPr>
      <w:ins w:id="3092" w:author="Rui Paredes" w:date="2018-09-15T21:48:00Z">
        <w:r w:rsidRPr="00183856">
          <w:rPr>
            <w:rFonts w:ascii="Consolas" w:hAnsi="Consolas"/>
            <w:color w:val="0000FF"/>
            <w:sz w:val="18"/>
            <w:szCs w:val="18"/>
            <w:lang w:val="en-US" w:eastAsia="pt-PT"/>
            <w:rPrChange w:id="3093" w:author="Rui Paredes" w:date="2018-09-15T21:50:00Z">
              <w:rPr>
                <w:rFonts w:ascii="Consolas" w:hAnsi="Consolas"/>
                <w:color w:val="0000FF"/>
                <w:sz w:val="21"/>
                <w:szCs w:val="21"/>
                <w:lang w:eastAsia="pt-PT"/>
              </w:rPr>
            </w:rPrChange>
          </w:rPr>
          <w:t>async</w:t>
        </w:r>
        <w:r w:rsidRPr="00183856">
          <w:rPr>
            <w:rFonts w:ascii="Consolas" w:hAnsi="Consolas"/>
            <w:color w:val="000000"/>
            <w:sz w:val="18"/>
            <w:szCs w:val="18"/>
            <w:lang w:val="en-US" w:eastAsia="pt-PT"/>
            <w:rPrChange w:id="309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095"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096" w:author="Rui Paredes" w:date="2018-09-15T21:50:00Z">
              <w:rPr>
                <w:rFonts w:ascii="Consolas" w:hAnsi="Consolas"/>
                <w:color w:val="000000"/>
                <w:sz w:val="21"/>
                <w:szCs w:val="21"/>
                <w:lang w:eastAsia="pt-PT"/>
              </w:rPr>
            </w:rPrChange>
          </w:rPr>
          <w:t xml:space="preserve"> doLoopThroughCompetitions(competitions) {</w:t>
        </w:r>
      </w:ins>
    </w:p>
    <w:p w14:paraId="1FF6158F" w14:textId="77777777" w:rsidR="00444A82" w:rsidRPr="00183856" w:rsidRDefault="00444A82" w:rsidP="00444A82">
      <w:pPr>
        <w:shd w:val="clear" w:color="auto" w:fill="FFFFFF"/>
        <w:spacing w:line="285" w:lineRule="atLeast"/>
        <w:jc w:val="left"/>
        <w:rPr>
          <w:ins w:id="3097" w:author="Rui Paredes" w:date="2018-09-15T21:48:00Z"/>
          <w:rFonts w:ascii="Consolas" w:hAnsi="Consolas"/>
          <w:color w:val="000000"/>
          <w:sz w:val="18"/>
          <w:szCs w:val="18"/>
          <w:lang w:val="en-US" w:eastAsia="pt-PT"/>
          <w:rPrChange w:id="3098" w:author="Rui Paredes" w:date="2018-09-15T21:50:00Z">
            <w:rPr>
              <w:ins w:id="3099" w:author="Rui Paredes" w:date="2018-09-15T21:48:00Z"/>
              <w:rFonts w:ascii="Consolas" w:hAnsi="Consolas"/>
              <w:color w:val="000000"/>
              <w:sz w:val="21"/>
              <w:szCs w:val="21"/>
              <w:lang w:eastAsia="pt-PT"/>
            </w:rPr>
          </w:rPrChange>
        </w:rPr>
      </w:pPr>
      <w:ins w:id="3100" w:author="Rui Paredes" w:date="2018-09-15T21:48:00Z">
        <w:r w:rsidRPr="00183856">
          <w:rPr>
            <w:rFonts w:ascii="Consolas" w:hAnsi="Consolas"/>
            <w:color w:val="000000"/>
            <w:sz w:val="18"/>
            <w:szCs w:val="18"/>
            <w:lang w:val="en-US" w:eastAsia="pt-PT"/>
            <w:rPrChange w:id="3101"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102" w:author="Rui Paredes" w:date="2018-09-15T21:50:00Z">
              <w:rPr>
                <w:rFonts w:ascii="Consolas" w:hAnsi="Consolas"/>
                <w:color w:val="0000FF"/>
                <w:sz w:val="21"/>
                <w:szCs w:val="21"/>
                <w:lang w:eastAsia="pt-PT"/>
              </w:rPr>
            </w:rPrChange>
          </w:rPr>
          <w:t>for</w:t>
        </w:r>
        <w:r w:rsidRPr="00183856">
          <w:rPr>
            <w:rFonts w:ascii="Consolas" w:hAnsi="Consolas"/>
            <w:color w:val="000000"/>
            <w:sz w:val="18"/>
            <w:szCs w:val="18"/>
            <w:lang w:val="en-US" w:eastAsia="pt-PT"/>
            <w:rPrChange w:id="3103"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104"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105" w:author="Rui Paredes" w:date="2018-09-15T21:50:00Z">
              <w:rPr>
                <w:rFonts w:ascii="Consolas" w:hAnsi="Consolas"/>
                <w:color w:val="000000"/>
                <w:sz w:val="21"/>
                <w:szCs w:val="21"/>
                <w:lang w:eastAsia="pt-PT"/>
              </w:rPr>
            </w:rPrChange>
          </w:rPr>
          <w:t xml:space="preserve"> i </w:t>
        </w:r>
        <w:r w:rsidRPr="00183856">
          <w:rPr>
            <w:rFonts w:ascii="Consolas" w:hAnsi="Consolas"/>
            <w:color w:val="0000FF"/>
            <w:sz w:val="18"/>
            <w:szCs w:val="18"/>
            <w:lang w:val="en-US" w:eastAsia="pt-PT"/>
            <w:rPrChange w:id="3106" w:author="Rui Paredes" w:date="2018-09-15T21:50:00Z">
              <w:rPr>
                <w:rFonts w:ascii="Consolas" w:hAnsi="Consolas"/>
                <w:color w:val="0000FF"/>
                <w:sz w:val="21"/>
                <w:szCs w:val="21"/>
                <w:lang w:eastAsia="pt-PT"/>
              </w:rPr>
            </w:rPrChange>
          </w:rPr>
          <w:t>in</w:t>
        </w:r>
        <w:r w:rsidRPr="00183856">
          <w:rPr>
            <w:rFonts w:ascii="Consolas" w:hAnsi="Consolas"/>
            <w:color w:val="000000"/>
            <w:sz w:val="18"/>
            <w:szCs w:val="18"/>
            <w:lang w:val="en-US" w:eastAsia="pt-PT"/>
            <w:rPrChange w:id="3107" w:author="Rui Paredes" w:date="2018-09-15T21:50:00Z">
              <w:rPr>
                <w:rFonts w:ascii="Consolas" w:hAnsi="Consolas"/>
                <w:color w:val="000000"/>
                <w:sz w:val="21"/>
                <w:szCs w:val="21"/>
                <w:lang w:eastAsia="pt-PT"/>
              </w:rPr>
            </w:rPrChange>
          </w:rPr>
          <w:t xml:space="preserve"> competitions) {</w:t>
        </w:r>
      </w:ins>
    </w:p>
    <w:p w14:paraId="3EA5CB6B" w14:textId="77777777" w:rsidR="00444A82" w:rsidRPr="00183856" w:rsidRDefault="00444A82" w:rsidP="00444A82">
      <w:pPr>
        <w:shd w:val="clear" w:color="auto" w:fill="FFFFFF"/>
        <w:spacing w:line="285" w:lineRule="atLeast"/>
        <w:jc w:val="left"/>
        <w:rPr>
          <w:ins w:id="3108" w:author="Rui Paredes" w:date="2018-09-15T21:48:00Z"/>
          <w:rFonts w:ascii="Consolas" w:hAnsi="Consolas"/>
          <w:color w:val="000000"/>
          <w:sz w:val="18"/>
          <w:szCs w:val="18"/>
          <w:lang w:val="en-US" w:eastAsia="pt-PT"/>
          <w:rPrChange w:id="3109" w:author="Rui Paredes" w:date="2018-09-15T21:50:00Z">
            <w:rPr>
              <w:ins w:id="3110" w:author="Rui Paredes" w:date="2018-09-15T21:48:00Z"/>
              <w:rFonts w:ascii="Consolas" w:hAnsi="Consolas"/>
              <w:color w:val="000000"/>
              <w:sz w:val="21"/>
              <w:szCs w:val="21"/>
              <w:lang w:eastAsia="pt-PT"/>
            </w:rPr>
          </w:rPrChange>
        </w:rPr>
      </w:pPr>
      <w:ins w:id="3111" w:author="Rui Paredes" w:date="2018-09-15T21:48:00Z">
        <w:r w:rsidRPr="00183856">
          <w:rPr>
            <w:rFonts w:ascii="Consolas" w:hAnsi="Consolas"/>
            <w:color w:val="000000"/>
            <w:sz w:val="18"/>
            <w:szCs w:val="18"/>
            <w:lang w:val="en-US" w:eastAsia="pt-PT"/>
            <w:rPrChange w:id="3112"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113"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3114" w:author="Rui Paredes" w:date="2018-09-15T21:50:00Z">
              <w:rPr>
                <w:rFonts w:ascii="Consolas" w:hAnsi="Consolas"/>
                <w:color w:val="000000"/>
                <w:sz w:val="21"/>
                <w:szCs w:val="21"/>
                <w:lang w:eastAsia="pt-PT"/>
              </w:rPr>
            </w:rPrChange>
          </w:rPr>
          <w:t xml:space="preserve"> ((competitions[i].endDate &lt;= Date.now()) &amp;&amp; competitions[i].statusID == </w:t>
        </w:r>
        <w:r w:rsidRPr="00183856">
          <w:rPr>
            <w:rFonts w:ascii="Consolas" w:hAnsi="Consolas"/>
            <w:color w:val="09885A"/>
            <w:sz w:val="18"/>
            <w:szCs w:val="18"/>
            <w:lang w:val="en-US" w:eastAsia="pt-PT"/>
            <w:rPrChange w:id="3115" w:author="Rui Paredes" w:date="2018-09-15T21:50:00Z">
              <w:rPr>
                <w:rFonts w:ascii="Consolas" w:hAnsi="Consolas"/>
                <w:color w:val="09885A"/>
                <w:sz w:val="21"/>
                <w:szCs w:val="21"/>
                <w:lang w:eastAsia="pt-PT"/>
              </w:rPr>
            </w:rPrChange>
          </w:rPr>
          <w:t>2</w:t>
        </w:r>
        <w:r w:rsidRPr="00183856">
          <w:rPr>
            <w:rFonts w:ascii="Consolas" w:hAnsi="Consolas"/>
            <w:color w:val="000000"/>
            <w:sz w:val="18"/>
            <w:szCs w:val="18"/>
            <w:lang w:val="en-US" w:eastAsia="pt-PT"/>
            <w:rPrChange w:id="3116" w:author="Rui Paredes" w:date="2018-09-15T21:50:00Z">
              <w:rPr>
                <w:rFonts w:ascii="Consolas" w:hAnsi="Consolas"/>
                <w:color w:val="000000"/>
                <w:sz w:val="21"/>
                <w:szCs w:val="21"/>
                <w:lang w:eastAsia="pt-PT"/>
              </w:rPr>
            </w:rPrChange>
          </w:rPr>
          <w:t>) {</w:t>
        </w:r>
      </w:ins>
    </w:p>
    <w:p w14:paraId="797991BF" w14:textId="77777777" w:rsidR="00444A82" w:rsidRPr="00183856" w:rsidRDefault="00444A82" w:rsidP="00444A82">
      <w:pPr>
        <w:shd w:val="clear" w:color="auto" w:fill="FFFFFF"/>
        <w:spacing w:line="285" w:lineRule="atLeast"/>
        <w:jc w:val="left"/>
        <w:rPr>
          <w:ins w:id="3117" w:author="Rui Paredes" w:date="2018-09-15T21:48:00Z"/>
          <w:rFonts w:ascii="Consolas" w:hAnsi="Consolas"/>
          <w:color w:val="000000"/>
          <w:sz w:val="18"/>
          <w:szCs w:val="18"/>
          <w:lang w:val="en-US" w:eastAsia="pt-PT"/>
          <w:rPrChange w:id="3118" w:author="Rui Paredes" w:date="2018-09-15T21:50:00Z">
            <w:rPr>
              <w:ins w:id="3119" w:author="Rui Paredes" w:date="2018-09-15T21:48:00Z"/>
              <w:rFonts w:ascii="Consolas" w:hAnsi="Consolas"/>
              <w:color w:val="000000"/>
              <w:sz w:val="21"/>
              <w:szCs w:val="21"/>
              <w:lang w:eastAsia="pt-PT"/>
            </w:rPr>
          </w:rPrChange>
        </w:rPr>
      </w:pPr>
      <w:ins w:id="3120" w:author="Rui Paredes" w:date="2018-09-15T21:48:00Z">
        <w:r w:rsidRPr="00183856">
          <w:rPr>
            <w:rFonts w:ascii="Consolas" w:hAnsi="Consolas"/>
            <w:color w:val="000000"/>
            <w:sz w:val="18"/>
            <w:szCs w:val="18"/>
            <w:lang w:val="en-US" w:eastAsia="pt-PT"/>
            <w:rPrChange w:id="3121"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122" w:author="Rui Paredes" w:date="2018-09-15T21:50:00Z">
              <w:rPr>
                <w:rFonts w:ascii="Consolas" w:hAnsi="Consolas"/>
                <w:color w:val="0000FF"/>
                <w:sz w:val="21"/>
                <w:szCs w:val="21"/>
                <w:lang w:eastAsia="pt-PT"/>
              </w:rPr>
            </w:rPrChange>
          </w:rPr>
          <w:t>await</w:t>
        </w:r>
        <w:r w:rsidRPr="00183856">
          <w:rPr>
            <w:rFonts w:ascii="Consolas" w:hAnsi="Consolas"/>
            <w:color w:val="000000"/>
            <w:sz w:val="18"/>
            <w:szCs w:val="18"/>
            <w:lang w:val="en-US" w:eastAsia="pt-PT"/>
            <w:rPrChange w:id="3123" w:author="Rui Paredes" w:date="2018-09-15T21:50:00Z">
              <w:rPr>
                <w:rFonts w:ascii="Consolas" w:hAnsi="Consolas"/>
                <w:color w:val="000000"/>
                <w:sz w:val="21"/>
                <w:szCs w:val="21"/>
                <w:lang w:eastAsia="pt-PT"/>
              </w:rPr>
            </w:rPrChange>
          </w:rPr>
          <w:t xml:space="preserve"> closeCompetition(competitions[i].id);</w:t>
        </w:r>
      </w:ins>
    </w:p>
    <w:p w14:paraId="47D95056" w14:textId="77777777" w:rsidR="00444A82" w:rsidRPr="00183856" w:rsidRDefault="00444A82" w:rsidP="00444A82">
      <w:pPr>
        <w:shd w:val="clear" w:color="auto" w:fill="FFFFFF"/>
        <w:spacing w:line="285" w:lineRule="atLeast"/>
        <w:jc w:val="left"/>
        <w:rPr>
          <w:ins w:id="3124" w:author="Rui Paredes" w:date="2018-09-15T21:48:00Z"/>
          <w:rFonts w:ascii="Consolas" w:hAnsi="Consolas"/>
          <w:color w:val="000000"/>
          <w:sz w:val="18"/>
          <w:szCs w:val="18"/>
          <w:lang w:val="en-US" w:eastAsia="pt-PT"/>
          <w:rPrChange w:id="3125" w:author="Rui Paredes" w:date="2018-09-15T21:50:00Z">
            <w:rPr>
              <w:ins w:id="3126" w:author="Rui Paredes" w:date="2018-09-15T21:48:00Z"/>
              <w:rFonts w:ascii="Consolas" w:hAnsi="Consolas"/>
              <w:color w:val="000000"/>
              <w:sz w:val="21"/>
              <w:szCs w:val="21"/>
              <w:lang w:eastAsia="pt-PT"/>
            </w:rPr>
          </w:rPrChange>
        </w:rPr>
      </w:pPr>
      <w:ins w:id="3127" w:author="Rui Paredes" w:date="2018-09-15T21:48:00Z">
        <w:r w:rsidRPr="00183856">
          <w:rPr>
            <w:rFonts w:ascii="Consolas" w:hAnsi="Consolas"/>
            <w:color w:val="000000"/>
            <w:sz w:val="18"/>
            <w:szCs w:val="18"/>
            <w:lang w:val="en-US" w:eastAsia="pt-PT"/>
            <w:rPrChange w:id="3128" w:author="Rui Paredes" w:date="2018-09-15T21:50:00Z">
              <w:rPr>
                <w:rFonts w:ascii="Consolas" w:hAnsi="Consolas"/>
                <w:color w:val="000000"/>
                <w:sz w:val="21"/>
                <w:szCs w:val="21"/>
                <w:lang w:eastAsia="pt-PT"/>
              </w:rPr>
            </w:rPrChange>
          </w:rPr>
          <w:t xml:space="preserve">        }</w:t>
        </w:r>
      </w:ins>
    </w:p>
    <w:p w14:paraId="76EBC822" w14:textId="77777777" w:rsidR="00444A82" w:rsidRPr="00183856" w:rsidRDefault="00444A82" w:rsidP="00444A82">
      <w:pPr>
        <w:shd w:val="clear" w:color="auto" w:fill="FFFFFF"/>
        <w:spacing w:line="285" w:lineRule="atLeast"/>
        <w:jc w:val="left"/>
        <w:rPr>
          <w:ins w:id="3129" w:author="Rui Paredes" w:date="2018-09-15T21:48:00Z"/>
          <w:rFonts w:ascii="Consolas" w:hAnsi="Consolas"/>
          <w:color w:val="000000"/>
          <w:sz w:val="18"/>
          <w:szCs w:val="18"/>
          <w:lang w:val="en-US" w:eastAsia="pt-PT"/>
          <w:rPrChange w:id="3130" w:author="Rui Paredes" w:date="2018-09-15T21:50:00Z">
            <w:rPr>
              <w:ins w:id="3131" w:author="Rui Paredes" w:date="2018-09-15T21:48:00Z"/>
              <w:rFonts w:ascii="Consolas" w:hAnsi="Consolas"/>
              <w:color w:val="000000"/>
              <w:sz w:val="21"/>
              <w:szCs w:val="21"/>
              <w:lang w:eastAsia="pt-PT"/>
            </w:rPr>
          </w:rPrChange>
        </w:rPr>
      </w:pPr>
      <w:ins w:id="3132" w:author="Rui Paredes" w:date="2018-09-15T21:48:00Z">
        <w:r w:rsidRPr="00183856">
          <w:rPr>
            <w:rFonts w:ascii="Consolas" w:hAnsi="Consolas"/>
            <w:color w:val="000000"/>
            <w:sz w:val="18"/>
            <w:szCs w:val="18"/>
            <w:lang w:val="en-US" w:eastAsia="pt-PT"/>
            <w:rPrChange w:id="3133" w:author="Rui Paredes" w:date="2018-09-15T21:50:00Z">
              <w:rPr>
                <w:rFonts w:ascii="Consolas" w:hAnsi="Consolas"/>
                <w:color w:val="000000"/>
                <w:sz w:val="21"/>
                <w:szCs w:val="21"/>
                <w:lang w:eastAsia="pt-PT"/>
              </w:rPr>
            </w:rPrChange>
          </w:rPr>
          <w:t xml:space="preserve">    }</w:t>
        </w:r>
      </w:ins>
    </w:p>
    <w:p w14:paraId="4E69B8D6" w14:textId="77777777" w:rsidR="00444A82" w:rsidRPr="00183856" w:rsidRDefault="00444A82" w:rsidP="00444A82">
      <w:pPr>
        <w:shd w:val="clear" w:color="auto" w:fill="FFFFFF"/>
        <w:spacing w:line="285" w:lineRule="atLeast"/>
        <w:jc w:val="left"/>
        <w:rPr>
          <w:ins w:id="3134" w:author="Rui Paredes" w:date="2018-09-15T21:48:00Z"/>
          <w:rFonts w:ascii="Consolas" w:hAnsi="Consolas"/>
          <w:color w:val="000000"/>
          <w:sz w:val="18"/>
          <w:szCs w:val="18"/>
          <w:lang w:val="en-US" w:eastAsia="pt-PT"/>
          <w:rPrChange w:id="3135" w:author="Rui Paredes" w:date="2018-09-15T21:50:00Z">
            <w:rPr>
              <w:ins w:id="3136" w:author="Rui Paredes" w:date="2018-09-15T21:48:00Z"/>
              <w:rFonts w:ascii="Consolas" w:hAnsi="Consolas"/>
              <w:color w:val="000000"/>
              <w:sz w:val="21"/>
              <w:szCs w:val="21"/>
              <w:lang w:eastAsia="pt-PT"/>
            </w:rPr>
          </w:rPrChange>
        </w:rPr>
      </w:pPr>
      <w:ins w:id="3137" w:author="Rui Paredes" w:date="2018-09-15T21:48:00Z">
        <w:r w:rsidRPr="00183856">
          <w:rPr>
            <w:rFonts w:ascii="Consolas" w:hAnsi="Consolas"/>
            <w:color w:val="000000"/>
            <w:sz w:val="18"/>
            <w:szCs w:val="18"/>
            <w:lang w:val="en-US" w:eastAsia="pt-PT"/>
            <w:rPrChange w:id="3138" w:author="Rui Paredes" w:date="2018-09-15T21:50:00Z">
              <w:rPr>
                <w:rFonts w:ascii="Consolas" w:hAnsi="Consolas"/>
                <w:color w:val="000000"/>
                <w:sz w:val="21"/>
                <w:szCs w:val="21"/>
                <w:lang w:eastAsia="pt-PT"/>
              </w:rPr>
            </w:rPrChange>
          </w:rPr>
          <w:t>}</w:t>
        </w:r>
      </w:ins>
    </w:p>
    <w:p w14:paraId="48E4C694" w14:textId="77777777" w:rsidR="00444A82" w:rsidRPr="00183856" w:rsidRDefault="00444A82" w:rsidP="00444A82">
      <w:pPr>
        <w:shd w:val="clear" w:color="auto" w:fill="FFFFFF"/>
        <w:spacing w:line="285" w:lineRule="atLeast"/>
        <w:jc w:val="left"/>
        <w:rPr>
          <w:ins w:id="3139" w:author="Rui Paredes" w:date="2018-09-15T21:48:00Z"/>
          <w:rFonts w:ascii="Consolas" w:hAnsi="Consolas"/>
          <w:color w:val="000000"/>
          <w:sz w:val="18"/>
          <w:szCs w:val="18"/>
          <w:lang w:val="en-US" w:eastAsia="pt-PT"/>
          <w:rPrChange w:id="3140" w:author="Rui Paredes" w:date="2018-09-15T21:50:00Z">
            <w:rPr>
              <w:ins w:id="3141" w:author="Rui Paredes" w:date="2018-09-15T21:48:00Z"/>
              <w:rFonts w:ascii="Consolas" w:hAnsi="Consolas"/>
              <w:color w:val="000000"/>
              <w:sz w:val="21"/>
              <w:szCs w:val="21"/>
              <w:lang w:eastAsia="pt-PT"/>
            </w:rPr>
          </w:rPrChange>
        </w:rPr>
      </w:pPr>
    </w:p>
    <w:p w14:paraId="0BA2F7A2" w14:textId="77777777" w:rsidR="00444A82" w:rsidRPr="00183856" w:rsidRDefault="00444A82" w:rsidP="00444A82">
      <w:pPr>
        <w:shd w:val="clear" w:color="auto" w:fill="FFFFFF"/>
        <w:spacing w:line="285" w:lineRule="atLeast"/>
        <w:jc w:val="left"/>
        <w:rPr>
          <w:ins w:id="3142" w:author="Rui Paredes" w:date="2018-09-15T21:48:00Z"/>
          <w:rFonts w:ascii="Consolas" w:hAnsi="Consolas"/>
          <w:color w:val="000000"/>
          <w:sz w:val="18"/>
          <w:szCs w:val="18"/>
          <w:lang w:val="en-US" w:eastAsia="pt-PT"/>
          <w:rPrChange w:id="3143" w:author="Rui Paredes" w:date="2018-09-15T21:50:00Z">
            <w:rPr>
              <w:ins w:id="3144" w:author="Rui Paredes" w:date="2018-09-15T21:48:00Z"/>
              <w:rFonts w:ascii="Consolas" w:hAnsi="Consolas"/>
              <w:color w:val="000000"/>
              <w:sz w:val="21"/>
              <w:szCs w:val="21"/>
              <w:lang w:eastAsia="pt-PT"/>
            </w:rPr>
          </w:rPrChange>
        </w:rPr>
      </w:pPr>
      <w:ins w:id="3145" w:author="Rui Paredes" w:date="2018-09-15T21:48:00Z">
        <w:r w:rsidRPr="00183856">
          <w:rPr>
            <w:rFonts w:ascii="Consolas" w:hAnsi="Consolas"/>
            <w:color w:val="0000FF"/>
            <w:sz w:val="18"/>
            <w:szCs w:val="18"/>
            <w:lang w:val="en-US" w:eastAsia="pt-PT"/>
            <w:rPrChange w:id="3146"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147" w:author="Rui Paredes" w:date="2018-09-15T21:50:00Z">
              <w:rPr>
                <w:rFonts w:ascii="Consolas" w:hAnsi="Consolas"/>
                <w:color w:val="000000"/>
                <w:sz w:val="21"/>
                <w:szCs w:val="21"/>
                <w:lang w:eastAsia="pt-PT"/>
              </w:rPr>
            </w:rPrChange>
          </w:rPr>
          <w:t xml:space="preserve"> checkParticipantsPlaces(competitionClosed) {</w:t>
        </w:r>
      </w:ins>
    </w:p>
    <w:p w14:paraId="0602A97E" w14:textId="77777777" w:rsidR="00444A82" w:rsidRPr="00183856" w:rsidRDefault="00444A82" w:rsidP="00444A82">
      <w:pPr>
        <w:shd w:val="clear" w:color="auto" w:fill="FFFFFF"/>
        <w:spacing w:line="285" w:lineRule="atLeast"/>
        <w:jc w:val="left"/>
        <w:rPr>
          <w:ins w:id="3148" w:author="Rui Paredes" w:date="2018-09-15T21:48:00Z"/>
          <w:rFonts w:ascii="Consolas" w:hAnsi="Consolas"/>
          <w:color w:val="000000"/>
          <w:sz w:val="18"/>
          <w:szCs w:val="18"/>
          <w:lang w:val="en-US" w:eastAsia="pt-PT"/>
          <w:rPrChange w:id="3149" w:author="Rui Paredes" w:date="2018-09-15T21:50:00Z">
            <w:rPr>
              <w:ins w:id="3150" w:author="Rui Paredes" w:date="2018-09-15T21:48:00Z"/>
              <w:rFonts w:ascii="Consolas" w:hAnsi="Consolas"/>
              <w:color w:val="000000"/>
              <w:sz w:val="21"/>
              <w:szCs w:val="21"/>
              <w:lang w:eastAsia="pt-PT"/>
            </w:rPr>
          </w:rPrChange>
        </w:rPr>
      </w:pPr>
      <w:ins w:id="3151" w:author="Rui Paredes" w:date="2018-09-15T21:48:00Z">
        <w:r w:rsidRPr="00183856">
          <w:rPr>
            <w:rFonts w:ascii="Consolas" w:hAnsi="Consolas"/>
            <w:color w:val="000000"/>
            <w:sz w:val="18"/>
            <w:szCs w:val="18"/>
            <w:lang w:val="en-US" w:eastAsia="pt-PT"/>
            <w:rPrChange w:id="3152"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153" w:author="Rui Paredes" w:date="2018-09-15T21:50:00Z">
              <w:rPr>
                <w:rFonts w:ascii="Consolas" w:hAnsi="Consolas"/>
                <w:color w:val="0000FF"/>
                <w:sz w:val="21"/>
                <w:szCs w:val="21"/>
                <w:lang w:eastAsia="pt-PT"/>
              </w:rPr>
            </w:rPrChange>
          </w:rPr>
          <w:t>return</w:t>
        </w:r>
        <w:r w:rsidRPr="00183856">
          <w:rPr>
            <w:rFonts w:ascii="Consolas" w:hAnsi="Consolas"/>
            <w:color w:val="000000"/>
            <w:sz w:val="18"/>
            <w:szCs w:val="18"/>
            <w:lang w:val="en-US" w:eastAsia="pt-PT"/>
            <w:rPrChange w:id="315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155" w:author="Rui Paredes" w:date="2018-09-15T21:50:00Z">
              <w:rPr>
                <w:rFonts w:ascii="Consolas" w:hAnsi="Consolas"/>
                <w:color w:val="0000FF"/>
                <w:sz w:val="21"/>
                <w:szCs w:val="21"/>
                <w:lang w:eastAsia="pt-PT"/>
              </w:rPr>
            </w:rPrChange>
          </w:rPr>
          <w:t>new</w:t>
        </w:r>
        <w:r w:rsidRPr="00183856">
          <w:rPr>
            <w:rFonts w:ascii="Consolas" w:hAnsi="Consolas"/>
            <w:color w:val="000000"/>
            <w:sz w:val="18"/>
            <w:szCs w:val="18"/>
            <w:lang w:val="en-US" w:eastAsia="pt-PT"/>
            <w:rPrChange w:id="3156" w:author="Rui Paredes" w:date="2018-09-15T21:50:00Z">
              <w:rPr>
                <w:rFonts w:ascii="Consolas" w:hAnsi="Consolas"/>
                <w:color w:val="000000"/>
                <w:sz w:val="21"/>
                <w:szCs w:val="21"/>
                <w:lang w:eastAsia="pt-PT"/>
              </w:rPr>
            </w:rPrChange>
          </w:rPr>
          <w:t xml:space="preserve"> Promise(</w:t>
        </w:r>
        <w:r w:rsidRPr="00183856">
          <w:rPr>
            <w:rFonts w:ascii="Consolas" w:hAnsi="Consolas"/>
            <w:color w:val="0000FF"/>
            <w:sz w:val="18"/>
            <w:szCs w:val="18"/>
            <w:lang w:val="en-US" w:eastAsia="pt-PT"/>
            <w:rPrChange w:id="3157"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158" w:author="Rui Paredes" w:date="2018-09-15T21:50:00Z">
              <w:rPr>
                <w:rFonts w:ascii="Consolas" w:hAnsi="Consolas"/>
                <w:color w:val="000000"/>
                <w:sz w:val="21"/>
                <w:szCs w:val="21"/>
                <w:lang w:eastAsia="pt-PT"/>
              </w:rPr>
            </w:rPrChange>
          </w:rPr>
          <w:t xml:space="preserve"> (resolve, reject) {</w:t>
        </w:r>
      </w:ins>
    </w:p>
    <w:p w14:paraId="2F2CFD9F" w14:textId="77777777" w:rsidR="00444A82" w:rsidRPr="00183856" w:rsidRDefault="00444A82" w:rsidP="00444A82">
      <w:pPr>
        <w:shd w:val="clear" w:color="auto" w:fill="FFFFFF"/>
        <w:spacing w:line="285" w:lineRule="atLeast"/>
        <w:jc w:val="left"/>
        <w:rPr>
          <w:ins w:id="3159" w:author="Rui Paredes" w:date="2018-09-15T21:48:00Z"/>
          <w:rFonts w:ascii="Consolas" w:hAnsi="Consolas"/>
          <w:color w:val="000000"/>
          <w:sz w:val="18"/>
          <w:szCs w:val="18"/>
          <w:lang w:val="en-US" w:eastAsia="pt-PT"/>
          <w:rPrChange w:id="3160" w:author="Rui Paredes" w:date="2018-09-15T21:50:00Z">
            <w:rPr>
              <w:ins w:id="3161" w:author="Rui Paredes" w:date="2018-09-15T21:48:00Z"/>
              <w:rFonts w:ascii="Consolas" w:hAnsi="Consolas"/>
              <w:color w:val="000000"/>
              <w:sz w:val="21"/>
              <w:szCs w:val="21"/>
              <w:lang w:eastAsia="pt-PT"/>
            </w:rPr>
          </w:rPrChange>
        </w:rPr>
      </w:pPr>
      <w:ins w:id="3162" w:author="Rui Paredes" w:date="2018-09-15T21:48:00Z">
        <w:r w:rsidRPr="00183856">
          <w:rPr>
            <w:rFonts w:ascii="Consolas" w:hAnsi="Consolas"/>
            <w:color w:val="000000"/>
            <w:sz w:val="18"/>
            <w:szCs w:val="18"/>
            <w:lang w:val="en-US" w:eastAsia="pt-PT"/>
            <w:rPrChange w:id="3163"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164" w:author="Rui Paredes" w:date="2018-09-15T21:50:00Z">
              <w:rPr>
                <w:rFonts w:ascii="Consolas" w:hAnsi="Consolas"/>
                <w:color w:val="0000FF"/>
                <w:sz w:val="21"/>
                <w:szCs w:val="21"/>
                <w:lang w:eastAsia="pt-PT"/>
              </w:rPr>
            </w:rPrChange>
          </w:rPr>
          <w:t>const</w:t>
        </w:r>
        <w:r w:rsidRPr="00183856">
          <w:rPr>
            <w:rFonts w:ascii="Consolas" w:hAnsi="Consolas"/>
            <w:color w:val="000000"/>
            <w:sz w:val="18"/>
            <w:szCs w:val="18"/>
            <w:lang w:val="en-US" w:eastAsia="pt-PT"/>
            <w:rPrChange w:id="3165" w:author="Rui Paredes" w:date="2018-09-15T21:50:00Z">
              <w:rPr>
                <w:rFonts w:ascii="Consolas" w:hAnsi="Consolas"/>
                <w:color w:val="000000"/>
                <w:sz w:val="21"/>
                <w:szCs w:val="21"/>
                <w:lang w:eastAsia="pt-PT"/>
              </w:rPr>
            </w:rPrChange>
          </w:rPr>
          <w:t xml:space="preserve"> SELECT_PARTICIPANTS_ORDERBY_FinalScore_FinalTime = </w:t>
        </w:r>
        <w:r w:rsidRPr="00183856">
          <w:rPr>
            <w:rFonts w:ascii="Consolas" w:hAnsi="Consolas"/>
            <w:color w:val="A31515"/>
            <w:sz w:val="18"/>
            <w:szCs w:val="18"/>
            <w:lang w:val="en-US" w:eastAsia="pt-PT"/>
            <w:rPrChange w:id="3166" w:author="Rui Paredes" w:date="2018-09-15T21:50:00Z">
              <w:rPr>
                <w:rFonts w:ascii="Consolas" w:hAnsi="Consolas"/>
                <w:color w:val="A31515"/>
                <w:sz w:val="21"/>
                <w:szCs w:val="21"/>
                <w:lang w:eastAsia="pt-PT"/>
              </w:rPr>
            </w:rPrChange>
          </w:rPr>
          <w:t xml:space="preserve">`SELECT id, finalScore, finalTime from registrations where competitionID = </w:t>
        </w:r>
        <w:r w:rsidRPr="00183856">
          <w:rPr>
            <w:rFonts w:ascii="Consolas" w:hAnsi="Consolas"/>
            <w:color w:val="0000FF"/>
            <w:sz w:val="18"/>
            <w:szCs w:val="18"/>
            <w:lang w:val="en-US" w:eastAsia="pt-PT"/>
            <w:rPrChange w:id="3167"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3168" w:author="Rui Paredes" w:date="2018-09-15T21:50:00Z">
              <w:rPr>
                <w:rFonts w:ascii="Consolas" w:hAnsi="Consolas"/>
                <w:color w:val="000000"/>
                <w:sz w:val="21"/>
                <w:szCs w:val="21"/>
                <w:lang w:eastAsia="pt-PT"/>
              </w:rPr>
            </w:rPrChange>
          </w:rPr>
          <w:t>competitionClosed</w:t>
        </w:r>
        <w:r w:rsidRPr="00183856">
          <w:rPr>
            <w:rFonts w:ascii="Consolas" w:hAnsi="Consolas"/>
            <w:color w:val="0000FF"/>
            <w:sz w:val="18"/>
            <w:szCs w:val="18"/>
            <w:lang w:val="en-US" w:eastAsia="pt-PT"/>
            <w:rPrChange w:id="3169"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3170" w:author="Rui Paredes" w:date="2018-09-15T21:50:00Z">
              <w:rPr>
                <w:rFonts w:ascii="Consolas" w:hAnsi="Consolas"/>
                <w:color w:val="A31515"/>
                <w:sz w:val="21"/>
                <w:szCs w:val="21"/>
                <w:lang w:eastAsia="pt-PT"/>
              </w:rPr>
            </w:rPrChange>
          </w:rPr>
          <w:t xml:space="preserve"> ORDER BY finalScore DESC, finalTime ASC`</w:t>
        </w:r>
        <w:r w:rsidRPr="00183856">
          <w:rPr>
            <w:rFonts w:ascii="Consolas" w:hAnsi="Consolas"/>
            <w:color w:val="000000"/>
            <w:sz w:val="18"/>
            <w:szCs w:val="18"/>
            <w:lang w:val="en-US" w:eastAsia="pt-PT"/>
            <w:rPrChange w:id="3171" w:author="Rui Paredes" w:date="2018-09-15T21:50:00Z">
              <w:rPr>
                <w:rFonts w:ascii="Consolas" w:hAnsi="Consolas"/>
                <w:color w:val="000000"/>
                <w:sz w:val="21"/>
                <w:szCs w:val="21"/>
                <w:lang w:eastAsia="pt-PT"/>
              </w:rPr>
            </w:rPrChange>
          </w:rPr>
          <w:t>;</w:t>
        </w:r>
      </w:ins>
    </w:p>
    <w:p w14:paraId="6C0A951A" w14:textId="77777777" w:rsidR="00444A82" w:rsidRPr="00183856" w:rsidRDefault="00444A82" w:rsidP="00444A82">
      <w:pPr>
        <w:shd w:val="clear" w:color="auto" w:fill="FFFFFF"/>
        <w:spacing w:line="285" w:lineRule="atLeast"/>
        <w:jc w:val="left"/>
        <w:rPr>
          <w:ins w:id="3172" w:author="Rui Paredes" w:date="2018-09-15T21:48:00Z"/>
          <w:rFonts w:ascii="Consolas" w:hAnsi="Consolas"/>
          <w:color w:val="000000"/>
          <w:sz w:val="18"/>
          <w:szCs w:val="18"/>
          <w:lang w:val="en-US" w:eastAsia="pt-PT"/>
          <w:rPrChange w:id="3173" w:author="Rui Paredes" w:date="2018-09-15T21:50:00Z">
            <w:rPr>
              <w:ins w:id="3174" w:author="Rui Paredes" w:date="2018-09-15T21:48:00Z"/>
              <w:rFonts w:ascii="Consolas" w:hAnsi="Consolas"/>
              <w:color w:val="000000"/>
              <w:sz w:val="21"/>
              <w:szCs w:val="21"/>
              <w:lang w:eastAsia="pt-PT"/>
            </w:rPr>
          </w:rPrChange>
        </w:rPr>
      </w:pPr>
      <w:ins w:id="3175" w:author="Rui Paredes" w:date="2018-09-15T21:48:00Z">
        <w:r w:rsidRPr="00183856">
          <w:rPr>
            <w:rFonts w:ascii="Consolas" w:hAnsi="Consolas"/>
            <w:color w:val="000000"/>
            <w:sz w:val="18"/>
            <w:szCs w:val="18"/>
            <w:lang w:val="en-US" w:eastAsia="pt-PT"/>
            <w:rPrChange w:id="3176" w:author="Rui Paredes" w:date="2018-09-15T21:50:00Z">
              <w:rPr>
                <w:rFonts w:ascii="Consolas" w:hAnsi="Consolas"/>
                <w:color w:val="000000"/>
                <w:sz w:val="21"/>
                <w:szCs w:val="21"/>
                <w:lang w:eastAsia="pt-PT"/>
              </w:rPr>
            </w:rPrChange>
          </w:rPr>
          <w:lastRenderedPageBreak/>
          <w:t xml:space="preserve">        con.query(SELECT_PARTICIPANTS_ORDERBY_FinalScore_FinalTime, (err, participantsOrderBy) </w:t>
        </w:r>
        <w:r w:rsidRPr="00183856">
          <w:rPr>
            <w:rFonts w:ascii="Consolas" w:hAnsi="Consolas"/>
            <w:color w:val="0000FF"/>
            <w:sz w:val="18"/>
            <w:szCs w:val="18"/>
            <w:lang w:val="en-US" w:eastAsia="pt-PT"/>
            <w:rPrChange w:id="3177" w:author="Rui Paredes" w:date="2018-09-15T21:50:00Z">
              <w:rPr>
                <w:rFonts w:ascii="Consolas" w:hAnsi="Consolas"/>
                <w:color w:val="0000FF"/>
                <w:sz w:val="21"/>
                <w:szCs w:val="21"/>
                <w:lang w:eastAsia="pt-PT"/>
              </w:rPr>
            </w:rPrChange>
          </w:rPr>
          <w:t>=&gt;</w:t>
        </w:r>
        <w:r w:rsidRPr="00183856">
          <w:rPr>
            <w:rFonts w:ascii="Consolas" w:hAnsi="Consolas"/>
            <w:color w:val="000000"/>
            <w:sz w:val="18"/>
            <w:szCs w:val="18"/>
            <w:lang w:val="en-US" w:eastAsia="pt-PT"/>
            <w:rPrChange w:id="3178" w:author="Rui Paredes" w:date="2018-09-15T21:50:00Z">
              <w:rPr>
                <w:rFonts w:ascii="Consolas" w:hAnsi="Consolas"/>
                <w:color w:val="000000"/>
                <w:sz w:val="21"/>
                <w:szCs w:val="21"/>
                <w:lang w:eastAsia="pt-PT"/>
              </w:rPr>
            </w:rPrChange>
          </w:rPr>
          <w:t xml:space="preserve"> {</w:t>
        </w:r>
      </w:ins>
    </w:p>
    <w:p w14:paraId="6D06E634" w14:textId="77777777" w:rsidR="00444A82" w:rsidRPr="00183856" w:rsidRDefault="00444A82" w:rsidP="00444A82">
      <w:pPr>
        <w:shd w:val="clear" w:color="auto" w:fill="FFFFFF"/>
        <w:spacing w:line="285" w:lineRule="atLeast"/>
        <w:jc w:val="left"/>
        <w:rPr>
          <w:ins w:id="3179" w:author="Rui Paredes" w:date="2018-09-15T21:48:00Z"/>
          <w:rFonts w:ascii="Consolas" w:hAnsi="Consolas"/>
          <w:color w:val="000000"/>
          <w:sz w:val="18"/>
          <w:szCs w:val="18"/>
          <w:lang w:val="en-US" w:eastAsia="pt-PT"/>
          <w:rPrChange w:id="3180" w:author="Rui Paredes" w:date="2018-09-15T21:50:00Z">
            <w:rPr>
              <w:ins w:id="3181" w:author="Rui Paredes" w:date="2018-09-15T21:48:00Z"/>
              <w:rFonts w:ascii="Consolas" w:hAnsi="Consolas"/>
              <w:color w:val="000000"/>
              <w:sz w:val="21"/>
              <w:szCs w:val="21"/>
              <w:lang w:eastAsia="pt-PT"/>
            </w:rPr>
          </w:rPrChange>
        </w:rPr>
      </w:pPr>
      <w:ins w:id="3182" w:author="Rui Paredes" w:date="2018-09-15T21:48:00Z">
        <w:r w:rsidRPr="00183856">
          <w:rPr>
            <w:rFonts w:ascii="Consolas" w:hAnsi="Consolas"/>
            <w:color w:val="000000"/>
            <w:sz w:val="18"/>
            <w:szCs w:val="18"/>
            <w:lang w:val="en-US" w:eastAsia="pt-PT"/>
            <w:rPrChange w:id="3183"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184"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3185" w:author="Rui Paredes" w:date="2018-09-15T21:50:00Z">
              <w:rPr>
                <w:rFonts w:ascii="Consolas" w:hAnsi="Consolas"/>
                <w:color w:val="000000"/>
                <w:sz w:val="21"/>
                <w:szCs w:val="21"/>
                <w:lang w:eastAsia="pt-PT"/>
              </w:rPr>
            </w:rPrChange>
          </w:rPr>
          <w:t xml:space="preserve"> (err) {</w:t>
        </w:r>
      </w:ins>
    </w:p>
    <w:p w14:paraId="3CBA3820" w14:textId="77777777" w:rsidR="00444A82" w:rsidRPr="00183856" w:rsidRDefault="00444A82" w:rsidP="00444A82">
      <w:pPr>
        <w:shd w:val="clear" w:color="auto" w:fill="FFFFFF"/>
        <w:spacing w:line="285" w:lineRule="atLeast"/>
        <w:jc w:val="left"/>
        <w:rPr>
          <w:ins w:id="3186" w:author="Rui Paredes" w:date="2018-09-15T21:48:00Z"/>
          <w:rFonts w:ascii="Consolas" w:hAnsi="Consolas"/>
          <w:color w:val="000000"/>
          <w:sz w:val="18"/>
          <w:szCs w:val="18"/>
          <w:lang w:val="en-US" w:eastAsia="pt-PT"/>
          <w:rPrChange w:id="3187" w:author="Rui Paredes" w:date="2018-09-15T21:50:00Z">
            <w:rPr>
              <w:ins w:id="3188" w:author="Rui Paredes" w:date="2018-09-15T21:48:00Z"/>
              <w:rFonts w:ascii="Consolas" w:hAnsi="Consolas"/>
              <w:color w:val="000000"/>
              <w:sz w:val="21"/>
              <w:szCs w:val="21"/>
              <w:lang w:eastAsia="pt-PT"/>
            </w:rPr>
          </w:rPrChange>
        </w:rPr>
      </w:pPr>
      <w:ins w:id="3189" w:author="Rui Paredes" w:date="2018-09-15T21:48:00Z">
        <w:r w:rsidRPr="00183856">
          <w:rPr>
            <w:rFonts w:ascii="Consolas" w:hAnsi="Consolas"/>
            <w:color w:val="000000"/>
            <w:sz w:val="18"/>
            <w:szCs w:val="18"/>
            <w:lang w:val="en-US" w:eastAsia="pt-PT"/>
            <w:rPrChange w:id="3190" w:author="Rui Paredes" w:date="2018-09-15T21:50:00Z">
              <w:rPr>
                <w:rFonts w:ascii="Consolas" w:hAnsi="Consolas"/>
                <w:color w:val="000000"/>
                <w:sz w:val="21"/>
                <w:szCs w:val="21"/>
                <w:lang w:eastAsia="pt-PT"/>
              </w:rPr>
            </w:rPrChange>
          </w:rPr>
          <w:t xml:space="preserve">                reject(err);</w:t>
        </w:r>
      </w:ins>
    </w:p>
    <w:p w14:paraId="4F07F85E" w14:textId="77777777" w:rsidR="00444A82" w:rsidRPr="00183856" w:rsidRDefault="00444A82" w:rsidP="00444A82">
      <w:pPr>
        <w:shd w:val="clear" w:color="auto" w:fill="FFFFFF"/>
        <w:spacing w:line="285" w:lineRule="atLeast"/>
        <w:jc w:val="left"/>
        <w:rPr>
          <w:ins w:id="3191" w:author="Rui Paredes" w:date="2018-09-15T21:48:00Z"/>
          <w:rFonts w:ascii="Consolas" w:hAnsi="Consolas"/>
          <w:color w:val="000000"/>
          <w:sz w:val="18"/>
          <w:szCs w:val="18"/>
          <w:lang w:val="en-US" w:eastAsia="pt-PT"/>
          <w:rPrChange w:id="3192" w:author="Rui Paredes" w:date="2018-09-15T21:50:00Z">
            <w:rPr>
              <w:ins w:id="3193" w:author="Rui Paredes" w:date="2018-09-15T21:48:00Z"/>
              <w:rFonts w:ascii="Consolas" w:hAnsi="Consolas"/>
              <w:color w:val="000000"/>
              <w:sz w:val="21"/>
              <w:szCs w:val="21"/>
              <w:lang w:eastAsia="pt-PT"/>
            </w:rPr>
          </w:rPrChange>
        </w:rPr>
      </w:pPr>
      <w:ins w:id="3194" w:author="Rui Paredes" w:date="2018-09-15T21:48:00Z">
        <w:r w:rsidRPr="00183856">
          <w:rPr>
            <w:rFonts w:ascii="Consolas" w:hAnsi="Consolas"/>
            <w:color w:val="000000"/>
            <w:sz w:val="18"/>
            <w:szCs w:val="18"/>
            <w:lang w:val="en-US" w:eastAsia="pt-PT"/>
            <w:rPrChange w:id="3195" w:author="Rui Paredes" w:date="2018-09-15T21:50:00Z">
              <w:rPr>
                <w:rFonts w:ascii="Consolas" w:hAnsi="Consolas"/>
                <w:color w:val="000000"/>
                <w:sz w:val="21"/>
                <w:szCs w:val="21"/>
                <w:lang w:eastAsia="pt-PT"/>
              </w:rPr>
            </w:rPrChange>
          </w:rPr>
          <w:t xml:space="preserve">            }</w:t>
        </w:r>
      </w:ins>
    </w:p>
    <w:p w14:paraId="7FD018B1" w14:textId="77777777" w:rsidR="00444A82" w:rsidRPr="00183856" w:rsidRDefault="00444A82" w:rsidP="00444A82">
      <w:pPr>
        <w:shd w:val="clear" w:color="auto" w:fill="FFFFFF"/>
        <w:spacing w:line="285" w:lineRule="atLeast"/>
        <w:jc w:val="left"/>
        <w:rPr>
          <w:ins w:id="3196" w:author="Rui Paredes" w:date="2018-09-15T21:48:00Z"/>
          <w:rFonts w:ascii="Consolas" w:hAnsi="Consolas"/>
          <w:color w:val="000000"/>
          <w:sz w:val="18"/>
          <w:szCs w:val="18"/>
          <w:lang w:val="en-US" w:eastAsia="pt-PT"/>
          <w:rPrChange w:id="3197" w:author="Rui Paredes" w:date="2018-09-15T21:50:00Z">
            <w:rPr>
              <w:ins w:id="3198" w:author="Rui Paredes" w:date="2018-09-15T21:48:00Z"/>
              <w:rFonts w:ascii="Consolas" w:hAnsi="Consolas"/>
              <w:color w:val="000000"/>
              <w:sz w:val="21"/>
              <w:szCs w:val="21"/>
              <w:lang w:eastAsia="pt-PT"/>
            </w:rPr>
          </w:rPrChange>
        </w:rPr>
      </w:pPr>
      <w:ins w:id="3199" w:author="Rui Paredes" w:date="2018-09-15T21:48:00Z">
        <w:r w:rsidRPr="00183856">
          <w:rPr>
            <w:rFonts w:ascii="Consolas" w:hAnsi="Consolas"/>
            <w:color w:val="000000"/>
            <w:sz w:val="18"/>
            <w:szCs w:val="18"/>
            <w:lang w:val="en-US" w:eastAsia="pt-PT"/>
            <w:rPrChange w:id="3200"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201" w:author="Rui Paredes" w:date="2018-09-15T21:50:00Z">
              <w:rPr>
                <w:rFonts w:ascii="Consolas" w:hAnsi="Consolas"/>
                <w:color w:val="0000FF"/>
                <w:sz w:val="21"/>
                <w:szCs w:val="21"/>
                <w:lang w:eastAsia="pt-PT"/>
              </w:rPr>
            </w:rPrChange>
          </w:rPr>
          <w:t>else</w:t>
        </w:r>
        <w:r w:rsidRPr="00183856">
          <w:rPr>
            <w:rFonts w:ascii="Consolas" w:hAnsi="Consolas"/>
            <w:color w:val="000000"/>
            <w:sz w:val="18"/>
            <w:szCs w:val="18"/>
            <w:lang w:val="en-US" w:eastAsia="pt-PT"/>
            <w:rPrChange w:id="3202" w:author="Rui Paredes" w:date="2018-09-15T21:50:00Z">
              <w:rPr>
                <w:rFonts w:ascii="Consolas" w:hAnsi="Consolas"/>
                <w:color w:val="000000"/>
                <w:sz w:val="21"/>
                <w:szCs w:val="21"/>
                <w:lang w:eastAsia="pt-PT"/>
              </w:rPr>
            </w:rPrChange>
          </w:rPr>
          <w:t xml:space="preserve"> {</w:t>
        </w:r>
      </w:ins>
    </w:p>
    <w:p w14:paraId="6D5049BD" w14:textId="77777777" w:rsidR="00444A82" w:rsidRPr="00183856" w:rsidRDefault="00444A82" w:rsidP="00444A82">
      <w:pPr>
        <w:shd w:val="clear" w:color="auto" w:fill="FFFFFF"/>
        <w:spacing w:line="285" w:lineRule="atLeast"/>
        <w:jc w:val="left"/>
        <w:rPr>
          <w:ins w:id="3203" w:author="Rui Paredes" w:date="2018-09-15T21:48:00Z"/>
          <w:rFonts w:ascii="Consolas" w:hAnsi="Consolas"/>
          <w:color w:val="000000"/>
          <w:sz w:val="18"/>
          <w:szCs w:val="18"/>
          <w:lang w:val="en-US" w:eastAsia="pt-PT"/>
          <w:rPrChange w:id="3204" w:author="Rui Paredes" w:date="2018-09-15T21:50:00Z">
            <w:rPr>
              <w:ins w:id="3205" w:author="Rui Paredes" w:date="2018-09-15T21:48:00Z"/>
              <w:rFonts w:ascii="Consolas" w:hAnsi="Consolas"/>
              <w:color w:val="000000"/>
              <w:sz w:val="21"/>
              <w:szCs w:val="21"/>
              <w:lang w:eastAsia="pt-PT"/>
            </w:rPr>
          </w:rPrChange>
        </w:rPr>
      </w:pPr>
      <w:ins w:id="3206" w:author="Rui Paredes" w:date="2018-09-15T21:48:00Z">
        <w:r w:rsidRPr="00183856">
          <w:rPr>
            <w:rFonts w:ascii="Consolas" w:hAnsi="Consolas"/>
            <w:color w:val="000000"/>
            <w:sz w:val="18"/>
            <w:szCs w:val="18"/>
            <w:lang w:val="en-US" w:eastAsia="pt-PT"/>
            <w:rPrChange w:id="3207" w:author="Rui Paredes" w:date="2018-09-15T21:50:00Z">
              <w:rPr>
                <w:rFonts w:ascii="Consolas" w:hAnsi="Consolas"/>
                <w:color w:val="000000"/>
                <w:sz w:val="21"/>
                <w:szCs w:val="21"/>
                <w:lang w:eastAsia="pt-PT"/>
              </w:rPr>
            </w:rPrChange>
          </w:rPr>
          <w:t xml:space="preserve">                resolve(participantsOrderBy);</w:t>
        </w:r>
      </w:ins>
    </w:p>
    <w:p w14:paraId="3C29D936" w14:textId="77777777" w:rsidR="00444A82" w:rsidRPr="00183856" w:rsidRDefault="00444A82" w:rsidP="00444A82">
      <w:pPr>
        <w:shd w:val="clear" w:color="auto" w:fill="FFFFFF"/>
        <w:spacing w:line="285" w:lineRule="atLeast"/>
        <w:jc w:val="left"/>
        <w:rPr>
          <w:ins w:id="3208" w:author="Rui Paredes" w:date="2018-09-15T21:48:00Z"/>
          <w:rFonts w:ascii="Consolas" w:hAnsi="Consolas"/>
          <w:color w:val="000000"/>
          <w:sz w:val="18"/>
          <w:szCs w:val="18"/>
          <w:lang w:val="en-US" w:eastAsia="pt-PT"/>
          <w:rPrChange w:id="3209" w:author="Rui Paredes" w:date="2018-09-15T21:50:00Z">
            <w:rPr>
              <w:ins w:id="3210" w:author="Rui Paredes" w:date="2018-09-15T21:48:00Z"/>
              <w:rFonts w:ascii="Consolas" w:hAnsi="Consolas"/>
              <w:color w:val="000000"/>
              <w:sz w:val="21"/>
              <w:szCs w:val="21"/>
              <w:lang w:eastAsia="pt-PT"/>
            </w:rPr>
          </w:rPrChange>
        </w:rPr>
      </w:pPr>
      <w:ins w:id="3211" w:author="Rui Paredes" w:date="2018-09-15T21:48:00Z">
        <w:r w:rsidRPr="00183856">
          <w:rPr>
            <w:rFonts w:ascii="Consolas" w:hAnsi="Consolas"/>
            <w:color w:val="000000"/>
            <w:sz w:val="18"/>
            <w:szCs w:val="18"/>
            <w:lang w:val="en-US" w:eastAsia="pt-PT"/>
            <w:rPrChange w:id="3212" w:author="Rui Paredes" w:date="2018-09-15T21:50:00Z">
              <w:rPr>
                <w:rFonts w:ascii="Consolas" w:hAnsi="Consolas"/>
                <w:color w:val="000000"/>
                <w:sz w:val="21"/>
                <w:szCs w:val="21"/>
                <w:lang w:eastAsia="pt-PT"/>
              </w:rPr>
            </w:rPrChange>
          </w:rPr>
          <w:t xml:space="preserve">            }</w:t>
        </w:r>
      </w:ins>
    </w:p>
    <w:p w14:paraId="2C7EC8B5" w14:textId="77777777" w:rsidR="00444A82" w:rsidRPr="00183856" w:rsidRDefault="00444A82" w:rsidP="00444A82">
      <w:pPr>
        <w:shd w:val="clear" w:color="auto" w:fill="FFFFFF"/>
        <w:spacing w:line="285" w:lineRule="atLeast"/>
        <w:jc w:val="left"/>
        <w:rPr>
          <w:ins w:id="3213" w:author="Rui Paredes" w:date="2018-09-15T21:48:00Z"/>
          <w:rFonts w:ascii="Consolas" w:hAnsi="Consolas"/>
          <w:color w:val="000000"/>
          <w:sz w:val="18"/>
          <w:szCs w:val="18"/>
          <w:lang w:val="en-US" w:eastAsia="pt-PT"/>
          <w:rPrChange w:id="3214" w:author="Rui Paredes" w:date="2018-09-15T21:50:00Z">
            <w:rPr>
              <w:ins w:id="3215" w:author="Rui Paredes" w:date="2018-09-15T21:48:00Z"/>
              <w:rFonts w:ascii="Consolas" w:hAnsi="Consolas"/>
              <w:color w:val="000000"/>
              <w:sz w:val="21"/>
              <w:szCs w:val="21"/>
              <w:lang w:eastAsia="pt-PT"/>
            </w:rPr>
          </w:rPrChange>
        </w:rPr>
      </w:pPr>
      <w:ins w:id="3216" w:author="Rui Paredes" w:date="2018-09-15T21:48:00Z">
        <w:r w:rsidRPr="00183856">
          <w:rPr>
            <w:rFonts w:ascii="Consolas" w:hAnsi="Consolas"/>
            <w:color w:val="000000"/>
            <w:sz w:val="18"/>
            <w:szCs w:val="18"/>
            <w:lang w:val="en-US" w:eastAsia="pt-PT"/>
            <w:rPrChange w:id="3217" w:author="Rui Paredes" w:date="2018-09-15T21:50:00Z">
              <w:rPr>
                <w:rFonts w:ascii="Consolas" w:hAnsi="Consolas"/>
                <w:color w:val="000000"/>
                <w:sz w:val="21"/>
                <w:szCs w:val="21"/>
                <w:lang w:eastAsia="pt-PT"/>
              </w:rPr>
            </w:rPrChange>
          </w:rPr>
          <w:t xml:space="preserve">        })</w:t>
        </w:r>
      </w:ins>
    </w:p>
    <w:p w14:paraId="16E6844C" w14:textId="77777777" w:rsidR="00444A82" w:rsidRPr="00183856" w:rsidRDefault="00444A82" w:rsidP="00444A82">
      <w:pPr>
        <w:shd w:val="clear" w:color="auto" w:fill="FFFFFF"/>
        <w:spacing w:line="285" w:lineRule="atLeast"/>
        <w:jc w:val="left"/>
        <w:rPr>
          <w:ins w:id="3218" w:author="Rui Paredes" w:date="2018-09-15T21:48:00Z"/>
          <w:rFonts w:ascii="Consolas" w:hAnsi="Consolas"/>
          <w:color w:val="000000"/>
          <w:sz w:val="18"/>
          <w:szCs w:val="18"/>
          <w:lang w:val="en-US" w:eastAsia="pt-PT"/>
          <w:rPrChange w:id="3219" w:author="Rui Paredes" w:date="2018-09-15T21:50:00Z">
            <w:rPr>
              <w:ins w:id="3220" w:author="Rui Paredes" w:date="2018-09-15T21:48:00Z"/>
              <w:rFonts w:ascii="Consolas" w:hAnsi="Consolas"/>
              <w:color w:val="000000"/>
              <w:sz w:val="21"/>
              <w:szCs w:val="21"/>
              <w:lang w:eastAsia="pt-PT"/>
            </w:rPr>
          </w:rPrChange>
        </w:rPr>
      </w:pPr>
      <w:ins w:id="3221" w:author="Rui Paredes" w:date="2018-09-15T21:48:00Z">
        <w:r w:rsidRPr="00183856">
          <w:rPr>
            <w:rFonts w:ascii="Consolas" w:hAnsi="Consolas"/>
            <w:color w:val="000000"/>
            <w:sz w:val="18"/>
            <w:szCs w:val="18"/>
            <w:lang w:val="en-US" w:eastAsia="pt-PT"/>
            <w:rPrChange w:id="3222" w:author="Rui Paredes" w:date="2018-09-15T21:50:00Z">
              <w:rPr>
                <w:rFonts w:ascii="Consolas" w:hAnsi="Consolas"/>
                <w:color w:val="000000"/>
                <w:sz w:val="21"/>
                <w:szCs w:val="21"/>
                <w:lang w:eastAsia="pt-PT"/>
              </w:rPr>
            </w:rPrChange>
          </w:rPr>
          <w:t xml:space="preserve">    })</w:t>
        </w:r>
      </w:ins>
    </w:p>
    <w:p w14:paraId="246E2876" w14:textId="77777777" w:rsidR="00444A82" w:rsidRPr="00183856" w:rsidRDefault="00444A82" w:rsidP="00444A82">
      <w:pPr>
        <w:shd w:val="clear" w:color="auto" w:fill="FFFFFF"/>
        <w:spacing w:line="285" w:lineRule="atLeast"/>
        <w:jc w:val="left"/>
        <w:rPr>
          <w:ins w:id="3223" w:author="Rui Paredes" w:date="2018-09-15T21:48:00Z"/>
          <w:rFonts w:ascii="Consolas" w:hAnsi="Consolas"/>
          <w:color w:val="000000"/>
          <w:sz w:val="18"/>
          <w:szCs w:val="18"/>
          <w:lang w:val="en-US" w:eastAsia="pt-PT"/>
          <w:rPrChange w:id="3224" w:author="Rui Paredes" w:date="2018-09-15T21:50:00Z">
            <w:rPr>
              <w:ins w:id="3225" w:author="Rui Paredes" w:date="2018-09-15T21:48:00Z"/>
              <w:rFonts w:ascii="Consolas" w:hAnsi="Consolas"/>
              <w:color w:val="000000"/>
              <w:sz w:val="21"/>
              <w:szCs w:val="21"/>
              <w:lang w:eastAsia="pt-PT"/>
            </w:rPr>
          </w:rPrChange>
        </w:rPr>
      </w:pPr>
    </w:p>
    <w:p w14:paraId="3112E9F8" w14:textId="77777777" w:rsidR="00444A82" w:rsidRPr="00183856" w:rsidRDefault="00444A82" w:rsidP="00444A82">
      <w:pPr>
        <w:shd w:val="clear" w:color="auto" w:fill="FFFFFF"/>
        <w:spacing w:line="285" w:lineRule="atLeast"/>
        <w:jc w:val="left"/>
        <w:rPr>
          <w:ins w:id="3226" w:author="Rui Paredes" w:date="2018-09-15T21:48:00Z"/>
          <w:rFonts w:ascii="Consolas" w:hAnsi="Consolas"/>
          <w:color w:val="000000"/>
          <w:sz w:val="18"/>
          <w:szCs w:val="18"/>
          <w:lang w:val="en-US" w:eastAsia="pt-PT"/>
          <w:rPrChange w:id="3227" w:author="Rui Paredes" w:date="2018-09-15T21:50:00Z">
            <w:rPr>
              <w:ins w:id="3228" w:author="Rui Paredes" w:date="2018-09-15T21:48:00Z"/>
              <w:rFonts w:ascii="Consolas" w:hAnsi="Consolas"/>
              <w:color w:val="000000"/>
              <w:sz w:val="21"/>
              <w:szCs w:val="21"/>
              <w:lang w:eastAsia="pt-PT"/>
            </w:rPr>
          </w:rPrChange>
        </w:rPr>
      </w:pPr>
      <w:ins w:id="3229" w:author="Rui Paredes" w:date="2018-09-15T21:48:00Z">
        <w:r w:rsidRPr="00183856">
          <w:rPr>
            <w:rFonts w:ascii="Consolas" w:hAnsi="Consolas"/>
            <w:color w:val="000000"/>
            <w:sz w:val="18"/>
            <w:szCs w:val="18"/>
            <w:lang w:val="en-US" w:eastAsia="pt-PT"/>
            <w:rPrChange w:id="3230" w:author="Rui Paredes" w:date="2018-09-15T21:50:00Z">
              <w:rPr>
                <w:rFonts w:ascii="Consolas" w:hAnsi="Consolas"/>
                <w:color w:val="000000"/>
                <w:sz w:val="21"/>
                <w:szCs w:val="21"/>
                <w:lang w:eastAsia="pt-PT"/>
              </w:rPr>
            </w:rPrChange>
          </w:rPr>
          <w:t>}</w:t>
        </w:r>
      </w:ins>
    </w:p>
    <w:p w14:paraId="3DA6A44A" w14:textId="77777777" w:rsidR="00444A82" w:rsidRPr="00183856" w:rsidRDefault="00444A82" w:rsidP="00444A82">
      <w:pPr>
        <w:shd w:val="clear" w:color="auto" w:fill="FFFFFF"/>
        <w:spacing w:line="285" w:lineRule="atLeast"/>
        <w:jc w:val="left"/>
        <w:rPr>
          <w:ins w:id="3231" w:author="Rui Paredes" w:date="2018-09-15T21:48:00Z"/>
          <w:rFonts w:ascii="Consolas" w:hAnsi="Consolas"/>
          <w:color w:val="000000"/>
          <w:sz w:val="18"/>
          <w:szCs w:val="18"/>
          <w:lang w:val="en-US" w:eastAsia="pt-PT"/>
          <w:rPrChange w:id="3232" w:author="Rui Paredes" w:date="2018-09-15T21:50:00Z">
            <w:rPr>
              <w:ins w:id="3233" w:author="Rui Paredes" w:date="2018-09-15T21:48:00Z"/>
              <w:rFonts w:ascii="Consolas" w:hAnsi="Consolas"/>
              <w:color w:val="000000"/>
              <w:sz w:val="21"/>
              <w:szCs w:val="21"/>
              <w:lang w:eastAsia="pt-PT"/>
            </w:rPr>
          </w:rPrChange>
        </w:rPr>
      </w:pPr>
    </w:p>
    <w:p w14:paraId="48AAFE4E" w14:textId="77777777" w:rsidR="00444A82" w:rsidRPr="00183856" w:rsidRDefault="00444A82" w:rsidP="00444A82">
      <w:pPr>
        <w:shd w:val="clear" w:color="auto" w:fill="FFFFFF"/>
        <w:spacing w:line="285" w:lineRule="atLeast"/>
        <w:jc w:val="left"/>
        <w:rPr>
          <w:ins w:id="3234" w:author="Rui Paredes" w:date="2018-09-15T21:48:00Z"/>
          <w:rFonts w:ascii="Consolas" w:hAnsi="Consolas"/>
          <w:color w:val="000000"/>
          <w:sz w:val="18"/>
          <w:szCs w:val="18"/>
          <w:lang w:val="en-US" w:eastAsia="pt-PT"/>
          <w:rPrChange w:id="3235" w:author="Rui Paredes" w:date="2018-09-15T21:50:00Z">
            <w:rPr>
              <w:ins w:id="3236" w:author="Rui Paredes" w:date="2018-09-15T21:48:00Z"/>
              <w:rFonts w:ascii="Consolas" w:hAnsi="Consolas"/>
              <w:color w:val="000000"/>
              <w:sz w:val="21"/>
              <w:szCs w:val="21"/>
              <w:lang w:eastAsia="pt-PT"/>
            </w:rPr>
          </w:rPrChange>
        </w:rPr>
      </w:pPr>
      <w:ins w:id="3237" w:author="Rui Paredes" w:date="2018-09-15T21:48:00Z">
        <w:r w:rsidRPr="00183856">
          <w:rPr>
            <w:rFonts w:ascii="Consolas" w:hAnsi="Consolas"/>
            <w:color w:val="0000FF"/>
            <w:sz w:val="18"/>
            <w:szCs w:val="18"/>
            <w:lang w:val="en-US" w:eastAsia="pt-PT"/>
            <w:rPrChange w:id="3238"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239" w:author="Rui Paredes" w:date="2018-09-15T21:50:00Z">
              <w:rPr>
                <w:rFonts w:ascii="Consolas" w:hAnsi="Consolas"/>
                <w:color w:val="000000"/>
                <w:sz w:val="21"/>
                <w:szCs w:val="21"/>
                <w:lang w:eastAsia="pt-PT"/>
              </w:rPr>
            </w:rPrChange>
          </w:rPr>
          <w:t xml:space="preserve"> closeCompetition(competitionToClose) {</w:t>
        </w:r>
      </w:ins>
    </w:p>
    <w:p w14:paraId="62EAD3B2" w14:textId="77777777" w:rsidR="00444A82" w:rsidRPr="00183856" w:rsidRDefault="00444A82" w:rsidP="00444A82">
      <w:pPr>
        <w:shd w:val="clear" w:color="auto" w:fill="FFFFFF"/>
        <w:spacing w:line="285" w:lineRule="atLeast"/>
        <w:jc w:val="left"/>
        <w:rPr>
          <w:ins w:id="3240" w:author="Rui Paredes" w:date="2018-09-15T21:48:00Z"/>
          <w:rFonts w:ascii="Consolas" w:hAnsi="Consolas"/>
          <w:color w:val="000000"/>
          <w:sz w:val="18"/>
          <w:szCs w:val="18"/>
          <w:lang w:val="en-US" w:eastAsia="pt-PT"/>
          <w:rPrChange w:id="3241" w:author="Rui Paredes" w:date="2018-09-15T21:50:00Z">
            <w:rPr>
              <w:ins w:id="3242" w:author="Rui Paredes" w:date="2018-09-15T21:48:00Z"/>
              <w:rFonts w:ascii="Consolas" w:hAnsi="Consolas"/>
              <w:color w:val="000000"/>
              <w:sz w:val="21"/>
              <w:szCs w:val="21"/>
              <w:lang w:eastAsia="pt-PT"/>
            </w:rPr>
          </w:rPrChange>
        </w:rPr>
      </w:pPr>
      <w:ins w:id="3243" w:author="Rui Paredes" w:date="2018-09-15T21:48:00Z">
        <w:r w:rsidRPr="00183856">
          <w:rPr>
            <w:rFonts w:ascii="Consolas" w:hAnsi="Consolas"/>
            <w:color w:val="000000"/>
            <w:sz w:val="18"/>
            <w:szCs w:val="18"/>
            <w:lang w:val="en-US" w:eastAsia="pt-PT"/>
            <w:rPrChange w:id="324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245" w:author="Rui Paredes" w:date="2018-09-15T21:50:00Z">
              <w:rPr>
                <w:rFonts w:ascii="Consolas" w:hAnsi="Consolas"/>
                <w:color w:val="0000FF"/>
                <w:sz w:val="21"/>
                <w:szCs w:val="21"/>
                <w:lang w:eastAsia="pt-PT"/>
              </w:rPr>
            </w:rPrChange>
          </w:rPr>
          <w:t>return</w:t>
        </w:r>
        <w:r w:rsidRPr="00183856">
          <w:rPr>
            <w:rFonts w:ascii="Consolas" w:hAnsi="Consolas"/>
            <w:color w:val="000000"/>
            <w:sz w:val="18"/>
            <w:szCs w:val="18"/>
            <w:lang w:val="en-US" w:eastAsia="pt-PT"/>
            <w:rPrChange w:id="3246"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247" w:author="Rui Paredes" w:date="2018-09-15T21:50:00Z">
              <w:rPr>
                <w:rFonts w:ascii="Consolas" w:hAnsi="Consolas"/>
                <w:color w:val="0000FF"/>
                <w:sz w:val="21"/>
                <w:szCs w:val="21"/>
                <w:lang w:eastAsia="pt-PT"/>
              </w:rPr>
            </w:rPrChange>
          </w:rPr>
          <w:t>new</w:t>
        </w:r>
        <w:r w:rsidRPr="00183856">
          <w:rPr>
            <w:rFonts w:ascii="Consolas" w:hAnsi="Consolas"/>
            <w:color w:val="000000"/>
            <w:sz w:val="18"/>
            <w:szCs w:val="18"/>
            <w:lang w:val="en-US" w:eastAsia="pt-PT"/>
            <w:rPrChange w:id="3248" w:author="Rui Paredes" w:date="2018-09-15T21:50:00Z">
              <w:rPr>
                <w:rFonts w:ascii="Consolas" w:hAnsi="Consolas"/>
                <w:color w:val="000000"/>
                <w:sz w:val="21"/>
                <w:szCs w:val="21"/>
                <w:lang w:eastAsia="pt-PT"/>
              </w:rPr>
            </w:rPrChange>
          </w:rPr>
          <w:t xml:space="preserve"> Promise(</w:t>
        </w:r>
        <w:r w:rsidRPr="00183856">
          <w:rPr>
            <w:rFonts w:ascii="Consolas" w:hAnsi="Consolas"/>
            <w:color w:val="0000FF"/>
            <w:sz w:val="18"/>
            <w:szCs w:val="18"/>
            <w:lang w:val="en-US" w:eastAsia="pt-PT"/>
            <w:rPrChange w:id="3249"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250" w:author="Rui Paredes" w:date="2018-09-15T21:50:00Z">
              <w:rPr>
                <w:rFonts w:ascii="Consolas" w:hAnsi="Consolas"/>
                <w:color w:val="000000"/>
                <w:sz w:val="21"/>
                <w:szCs w:val="21"/>
                <w:lang w:eastAsia="pt-PT"/>
              </w:rPr>
            </w:rPrChange>
          </w:rPr>
          <w:t xml:space="preserve"> (resolve, reject) {</w:t>
        </w:r>
      </w:ins>
    </w:p>
    <w:p w14:paraId="65C839F0" w14:textId="77777777" w:rsidR="00444A82" w:rsidRPr="00183856" w:rsidRDefault="00444A82" w:rsidP="00444A82">
      <w:pPr>
        <w:shd w:val="clear" w:color="auto" w:fill="FFFFFF"/>
        <w:spacing w:line="285" w:lineRule="atLeast"/>
        <w:jc w:val="left"/>
        <w:rPr>
          <w:ins w:id="3251" w:author="Rui Paredes" w:date="2018-09-15T21:48:00Z"/>
          <w:rFonts w:ascii="Consolas" w:hAnsi="Consolas"/>
          <w:color w:val="000000"/>
          <w:sz w:val="18"/>
          <w:szCs w:val="18"/>
          <w:lang w:val="en-US" w:eastAsia="pt-PT"/>
          <w:rPrChange w:id="3252" w:author="Rui Paredes" w:date="2018-09-15T21:50:00Z">
            <w:rPr>
              <w:ins w:id="3253" w:author="Rui Paredes" w:date="2018-09-15T21:48:00Z"/>
              <w:rFonts w:ascii="Consolas" w:hAnsi="Consolas"/>
              <w:color w:val="000000"/>
              <w:sz w:val="21"/>
              <w:szCs w:val="21"/>
              <w:lang w:eastAsia="pt-PT"/>
            </w:rPr>
          </w:rPrChange>
        </w:rPr>
      </w:pPr>
      <w:ins w:id="3254" w:author="Rui Paredes" w:date="2018-09-15T21:48:00Z">
        <w:r w:rsidRPr="00183856">
          <w:rPr>
            <w:rFonts w:ascii="Consolas" w:hAnsi="Consolas"/>
            <w:color w:val="000000"/>
            <w:sz w:val="18"/>
            <w:szCs w:val="18"/>
            <w:lang w:val="en-US" w:eastAsia="pt-PT"/>
            <w:rPrChange w:id="325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256" w:author="Rui Paredes" w:date="2018-09-15T21:50:00Z">
              <w:rPr>
                <w:rFonts w:ascii="Consolas" w:hAnsi="Consolas"/>
                <w:color w:val="0000FF"/>
                <w:sz w:val="21"/>
                <w:szCs w:val="21"/>
                <w:lang w:eastAsia="pt-PT"/>
              </w:rPr>
            </w:rPrChange>
          </w:rPr>
          <w:t>const</w:t>
        </w:r>
        <w:r w:rsidRPr="00183856">
          <w:rPr>
            <w:rFonts w:ascii="Consolas" w:hAnsi="Consolas"/>
            <w:color w:val="000000"/>
            <w:sz w:val="18"/>
            <w:szCs w:val="18"/>
            <w:lang w:val="en-US" w:eastAsia="pt-PT"/>
            <w:rPrChange w:id="3257" w:author="Rui Paredes" w:date="2018-09-15T21:50:00Z">
              <w:rPr>
                <w:rFonts w:ascii="Consolas" w:hAnsi="Consolas"/>
                <w:color w:val="000000"/>
                <w:sz w:val="21"/>
                <w:szCs w:val="21"/>
                <w:lang w:eastAsia="pt-PT"/>
              </w:rPr>
            </w:rPrChange>
          </w:rPr>
          <w:t xml:space="preserve"> ALTER_COMPETITION_STATE_QUERY = </w:t>
        </w:r>
        <w:r w:rsidRPr="00183856">
          <w:rPr>
            <w:rFonts w:ascii="Consolas" w:hAnsi="Consolas"/>
            <w:color w:val="A31515"/>
            <w:sz w:val="18"/>
            <w:szCs w:val="18"/>
            <w:lang w:val="en-US" w:eastAsia="pt-PT"/>
            <w:rPrChange w:id="3258" w:author="Rui Paredes" w:date="2018-09-15T21:50:00Z">
              <w:rPr>
                <w:rFonts w:ascii="Consolas" w:hAnsi="Consolas"/>
                <w:color w:val="A31515"/>
                <w:sz w:val="21"/>
                <w:szCs w:val="21"/>
                <w:lang w:eastAsia="pt-PT"/>
              </w:rPr>
            </w:rPrChange>
          </w:rPr>
          <w:t xml:space="preserve">`UPDATE competitions SET statusID = 4 WHERE id = </w:t>
        </w:r>
        <w:r w:rsidRPr="00183856">
          <w:rPr>
            <w:rFonts w:ascii="Consolas" w:hAnsi="Consolas"/>
            <w:color w:val="0000FF"/>
            <w:sz w:val="18"/>
            <w:szCs w:val="18"/>
            <w:lang w:val="en-US" w:eastAsia="pt-PT"/>
            <w:rPrChange w:id="3259"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3260" w:author="Rui Paredes" w:date="2018-09-15T21:50:00Z">
              <w:rPr>
                <w:rFonts w:ascii="Consolas" w:hAnsi="Consolas"/>
                <w:color w:val="000000"/>
                <w:sz w:val="21"/>
                <w:szCs w:val="21"/>
                <w:lang w:eastAsia="pt-PT"/>
              </w:rPr>
            </w:rPrChange>
          </w:rPr>
          <w:t>competitionToClose</w:t>
        </w:r>
        <w:r w:rsidRPr="00183856">
          <w:rPr>
            <w:rFonts w:ascii="Consolas" w:hAnsi="Consolas"/>
            <w:color w:val="0000FF"/>
            <w:sz w:val="18"/>
            <w:szCs w:val="18"/>
            <w:lang w:val="en-US" w:eastAsia="pt-PT"/>
            <w:rPrChange w:id="3261"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3262" w:author="Rui Paredes" w:date="2018-09-15T21:50:00Z">
              <w:rPr>
                <w:rFonts w:ascii="Consolas" w:hAnsi="Consolas"/>
                <w:color w:val="A31515"/>
                <w:sz w:val="21"/>
                <w:szCs w:val="21"/>
                <w:lang w:eastAsia="pt-PT"/>
              </w:rPr>
            </w:rPrChange>
          </w:rPr>
          <w:t>`</w:t>
        </w:r>
        <w:r w:rsidRPr="00183856">
          <w:rPr>
            <w:rFonts w:ascii="Consolas" w:hAnsi="Consolas"/>
            <w:color w:val="000000"/>
            <w:sz w:val="18"/>
            <w:szCs w:val="18"/>
            <w:lang w:val="en-US" w:eastAsia="pt-PT"/>
            <w:rPrChange w:id="3263" w:author="Rui Paredes" w:date="2018-09-15T21:50:00Z">
              <w:rPr>
                <w:rFonts w:ascii="Consolas" w:hAnsi="Consolas"/>
                <w:color w:val="000000"/>
                <w:sz w:val="21"/>
                <w:szCs w:val="21"/>
                <w:lang w:eastAsia="pt-PT"/>
              </w:rPr>
            </w:rPrChange>
          </w:rPr>
          <w:t>;</w:t>
        </w:r>
      </w:ins>
    </w:p>
    <w:p w14:paraId="4D63AA11" w14:textId="77777777" w:rsidR="00444A82" w:rsidRPr="00183856" w:rsidRDefault="00444A82" w:rsidP="00444A82">
      <w:pPr>
        <w:shd w:val="clear" w:color="auto" w:fill="FFFFFF"/>
        <w:spacing w:line="285" w:lineRule="atLeast"/>
        <w:jc w:val="left"/>
        <w:rPr>
          <w:ins w:id="3264" w:author="Rui Paredes" w:date="2018-09-15T21:48:00Z"/>
          <w:rFonts w:ascii="Consolas" w:hAnsi="Consolas"/>
          <w:color w:val="000000"/>
          <w:sz w:val="18"/>
          <w:szCs w:val="18"/>
          <w:lang w:val="en-US" w:eastAsia="pt-PT"/>
          <w:rPrChange w:id="3265" w:author="Rui Paredes" w:date="2018-09-15T21:50:00Z">
            <w:rPr>
              <w:ins w:id="3266" w:author="Rui Paredes" w:date="2018-09-15T21:48:00Z"/>
              <w:rFonts w:ascii="Consolas" w:hAnsi="Consolas"/>
              <w:color w:val="000000"/>
              <w:sz w:val="21"/>
              <w:szCs w:val="21"/>
              <w:lang w:eastAsia="pt-PT"/>
            </w:rPr>
          </w:rPrChange>
        </w:rPr>
      </w:pPr>
      <w:ins w:id="3267" w:author="Rui Paredes" w:date="2018-09-15T21:48:00Z">
        <w:r w:rsidRPr="00183856">
          <w:rPr>
            <w:rFonts w:ascii="Consolas" w:hAnsi="Consolas"/>
            <w:color w:val="000000"/>
            <w:sz w:val="18"/>
            <w:szCs w:val="18"/>
            <w:lang w:val="en-US" w:eastAsia="pt-PT"/>
            <w:rPrChange w:id="3268" w:author="Rui Paredes" w:date="2018-09-15T21:50:00Z">
              <w:rPr>
                <w:rFonts w:ascii="Consolas" w:hAnsi="Consolas"/>
                <w:color w:val="000000"/>
                <w:sz w:val="21"/>
                <w:szCs w:val="21"/>
                <w:lang w:eastAsia="pt-PT"/>
              </w:rPr>
            </w:rPrChange>
          </w:rPr>
          <w:t xml:space="preserve">        con.query(ALTER_COMPETITION_STATE_QUERY, (err, competitionAltered) </w:t>
        </w:r>
        <w:r w:rsidRPr="00183856">
          <w:rPr>
            <w:rFonts w:ascii="Consolas" w:hAnsi="Consolas"/>
            <w:color w:val="0000FF"/>
            <w:sz w:val="18"/>
            <w:szCs w:val="18"/>
            <w:lang w:val="en-US" w:eastAsia="pt-PT"/>
            <w:rPrChange w:id="3269" w:author="Rui Paredes" w:date="2018-09-15T21:50:00Z">
              <w:rPr>
                <w:rFonts w:ascii="Consolas" w:hAnsi="Consolas"/>
                <w:color w:val="0000FF"/>
                <w:sz w:val="21"/>
                <w:szCs w:val="21"/>
                <w:lang w:eastAsia="pt-PT"/>
              </w:rPr>
            </w:rPrChange>
          </w:rPr>
          <w:t>=&gt;</w:t>
        </w:r>
        <w:r w:rsidRPr="00183856">
          <w:rPr>
            <w:rFonts w:ascii="Consolas" w:hAnsi="Consolas"/>
            <w:color w:val="000000"/>
            <w:sz w:val="18"/>
            <w:szCs w:val="18"/>
            <w:lang w:val="en-US" w:eastAsia="pt-PT"/>
            <w:rPrChange w:id="3270" w:author="Rui Paredes" w:date="2018-09-15T21:50:00Z">
              <w:rPr>
                <w:rFonts w:ascii="Consolas" w:hAnsi="Consolas"/>
                <w:color w:val="000000"/>
                <w:sz w:val="21"/>
                <w:szCs w:val="21"/>
                <w:lang w:eastAsia="pt-PT"/>
              </w:rPr>
            </w:rPrChange>
          </w:rPr>
          <w:t xml:space="preserve"> {</w:t>
        </w:r>
      </w:ins>
    </w:p>
    <w:p w14:paraId="03802E03" w14:textId="77777777" w:rsidR="00444A82" w:rsidRPr="00183856" w:rsidRDefault="00444A82" w:rsidP="00444A82">
      <w:pPr>
        <w:shd w:val="clear" w:color="auto" w:fill="FFFFFF"/>
        <w:spacing w:line="285" w:lineRule="atLeast"/>
        <w:jc w:val="left"/>
        <w:rPr>
          <w:ins w:id="3271" w:author="Rui Paredes" w:date="2018-09-15T21:48:00Z"/>
          <w:rFonts w:ascii="Consolas" w:hAnsi="Consolas"/>
          <w:color w:val="000000"/>
          <w:sz w:val="18"/>
          <w:szCs w:val="18"/>
          <w:lang w:val="en-US" w:eastAsia="pt-PT"/>
          <w:rPrChange w:id="3272" w:author="Rui Paredes" w:date="2018-09-15T21:50:00Z">
            <w:rPr>
              <w:ins w:id="3273" w:author="Rui Paredes" w:date="2018-09-15T21:48:00Z"/>
              <w:rFonts w:ascii="Consolas" w:hAnsi="Consolas"/>
              <w:color w:val="000000"/>
              <w:sz w:val="21"/>
              <w:szCs w:val="21"/>
              <w:lang w:eastAsia="pt-PT"/>
            </w:rPr>
          </w:rPrChange>
        </w:rPr>
      </w:pPr>
      <w:ins w:id="3274" w:author="Rui Paredes" w:date="2018-09-15T21:48:00Z">
        <w:r w:rsidRPr="00183856">
          <w:rPr>
            <w:rFonts w:ascii="Consolas" w:hAnsi="Consolas"/>
            <w:color w:val="000000"/>
            <w:sz w:val="18"/>
            <w:szCs w:val="18"/>
            <w:lang w:val="en-US" w:eastAsia="pt-PT"/>
            <w:rPrChange w:id="327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276"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3277" w:author="Rui Paredes" w:date="2018-09-15T21:50:00Z">
              <w:rPr>
                <w:rFonts w:ascii="Consolas" w:hAnsi="Consolas"/>
                <w:color w:val="000000"/>
                <w:sz w:val="21"/>
                <w:szCs w:val="21"/>
                <w:lang w:eastAsia="pt-PT"/>
              </w:rPr>
            </w:rPrChange>
          </w:rPr>
          <w:t xml:space="preserve"> (err) {</w:t>
        </w:r>
      </w:ins>
    </w:p>
    <w:p w14:paraId="6771E8C7" w14:textId="77777777" w:rsidR="00444A82" w:rsidRPr="00183856" w:rsidRDefault="00444A82" w:rsidP="00444A82">
      <w:pPr>
        <w:shd w:val="clear" w:color="auto" w:fill="FFFFFF"/>
        <w:spacing w:line="285" w:lineRule="atLeast"/>
        <w:jc w:val="left"/>
        <w:rPr>
          <w:ins w:id="3278" w:author="Rui Paredes" w:date="2018-09-15T21:48:00Z"/>
          <w:rFonts w:ascii="Consolas" w:hAnsi="Consolas"/>
          <w:color w:val="000000"/>
          <w:sz w:val="18"/>
          <w:szCs w:val="18"/>
          <w:lang w:val="en-US" w:eastAsia="pt-PT"/>
          <w:rPrChange w:id="3279" w:author="Rui Paredes" w:date="2018-09-15T21:50:00Z">
            <w:rPr>
              <w:ins w:id="3280" w:author="Rui Paredes" w:date="2018-09-15T21:48:00Z"/>
              <w:rFonts w:ascii="Consolas" w:hAnsi="Consolas"/>
              <w:color w:val="000000"/>
              <w:sz w:val="21"/>
              <w:szCs w:val="21"/>
              <w:lang w:eastAsia="pt-PT"/>
            </w:rPr>
          </w:rPrChange>
        </w:rPr>
      </w:pPr>
      <w:ins w:id="3281" w:author="Rui Paredes" w:date="2018-09-15T21:48:00Z">
        <w:r w:rsidRPr="00183856">
          <w:rPr>
            <w:rFonts w:ascii="Consolas" w:hAnsi="Consolas"/>
            <w:color w:val="000000"/>
            <w:sz w:val="18"/>
            <w:szCs w:val="18"/>
            <w:lang w:val="en-US" w:eastAsia="pt-PT"/>
            <w:rPrChange w:id="3282" w:author="Rui Paredes" w:date="2018-09-15T21:50:00Z">
              <w:rPr>
                <w:rFonts w:ascii="Consolas" w:hAnsi="Consolas"/>
                <w:color w:val="000000"/>
                <w:sz w:val="21"/>
                <w:szCs w:val="21"/>
                <w:lang w:eastAsia="pt-PT"/>
              </w:rPr>
            </w:rPrChange>
          </w:rPr>
          <w:t xml:space="preserve">                console.log(err);</w:t>
        </w:r>
      </w:ins>
    </w:p>
    <w:p w14:paraId="17FC0345" w14:textId="77777777" w:rsidR="00444A82" w:rsidRPr="00183856" w:rsidRDefault="00444A82" w:rsidP="00444A82">
      <w:pPr>
        <w:shd w:val="clear" w:color="auto" w:fill="FFFFFF"/>
        <w:spacing w:line="285" w:lineRule="atLeast"/>
        <w:jc w:val="left"/>
        <w:rPr>
          <w:ins w:id="3283" w:author="Rui Paredes" w:date="2018-09-15T21:48:00Z"/>
          <w:rFonts w:ascii="Consolas" w:hAnsi="Consolas"/>
          <w:color w:val="000000"/>
          <w:sz w:val="18"/>
          <w:szCs w:val="18"/>
          <w:lang w:val="en-US" w:eastAsia="pt-PT"/>
          <w:rPrChange w:id="3284" w:author="Rui Paredes" w:date="2018-09-15T21:50:00Z">
            <w:rPr>
              <w:ins w:id="3285" w:author="Rui Paredes" w:date="2018-09-15T21:48:00Z"/>
              <w:rFonts w:ascii="Consolas" w:hAnsi="Consolas"/>
              <w:color w:val="000000"/>
              <w:sz w:val="21"/>
              <w:szCs w:val="21"/>
              <w:lang w:eastAsia="pt-PT"/>
            </w:rPr>
          </w:rPrChange>
        </w:rPr>
      </w:pPr>
      <w:ins w:id="3286" w:author="Rui Paredes" w:date="2018-09-15T21:48:00Z">
        <w:r w:rsidRPr="00183856">
          <w:rPr>
            <w:rFonts w:ascii="Consolas" w:hAnsi="Consolas"/>
            <w:color w:val="000000"/>
            <w:sz w:val="18"/>
            <w:szCs w:val="18"/>
            <w:lang w:val="en-US" w:eastAsia="pt-PT"/>
            <w:rPrChange w:id="3287" w:author="Rui Paredes" w:date="2018-09-15T21:50:00Z">
              <w:rPr>
                <w:rFonts w:ascii="Consolas" w:hAnsi="Consolas"/>
                <w:color w:val="000000"/>
                <w:sz w:val="21"/>
                <w:szCs w:val="21"/>
                <w:lang w:eastAsia="pt-PT"/>
              </w:rPr>
            </w:rPrChange>
          </w:rPr>
          <w:t xml:space="preserve">            }</w:t>
        </w:r>
      </w:ins>
    </w:p>
    <w:p w14:paraId="3A1633E6" w14:textId="77777777" w:rsidR="00444A82" w:rsidRPr="00183856" w:rsidRDefault="00444A82" w:rsidP="00444A82">
      <w:pPr>
        <w:shd w:val="clear" w:color="auto" w:fill="FFFFFF"/>
        <w:spacing w:line="285" w:lineRule="atLeast"/>
        <w:jc w:val="left"/>
        <w:rPr>
          <w:ins w:id="3288" w:author="Rui Paredes" w:date="2018-09-15T21:48:00Z"/>
          <w:rFonts w:ascii="Consolas" w:hAnsi="Consolas"/>
          <w:color w:val="000000"/>
          <w:sz w:val="18"/>
          <w:szCs w:val="18"/>
          <w:lang w:val="en-US" w:eastAsia="pt-PT"/>
          <w:rPrChange w:id="3289" w:author="Rui Paredes" w:date="2018-09-15T21:50:00Z">
            <w:rPr>
              <w:ins w:id="3290" w:author="Rui Paredes" w:date="2018-09-15T21:48:00Z"/>
              <w:rFonts w:ascii="Consolas" w:hAnsi="Consolas"/>
              <w:color w:val="000000"/>
              <w:sz w:val="21"/>
              <w:szCs w:val="21"/>
              <w:lang w:eastAsia="pt-PT"/>
            </w:rPr>
          </w:rPrChange>
        </w:rPr>
      </w:pPr>
      <w:ins w:id="3291" w:author="Rui Paredes" w:date="2018-09-15T21:48:00Z">
        <w:r w:rsidRPr="00183856">
          <w:rPr>
            <w:rFonts w:ascii="Consolas" w:hAnsi="Consolas"/>
            <w:color w:val="000000"/>
            <w:sz w:val="18"/>
            <w:szCs w:val="18"/>
            <w:lang w:val="en-US" w:eastAsia="pt-PT"/>
            <w:rPrChange w:id="3292"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293" w:author="Rui Paredes" w:date="2018-09-15T21:50:00Z">
              <w:rPr>
                <w:rFonts w:ascii="Consolas" w:hAnsi="Consolas"/>
                <w:color w:val="0000FF"/>
                <w:sz w:val="21"/>
                <w:szCs w:val="21"/>
                <w:lang w:eastAsia="pt-PT"/>
              </w:rPr>
            </w:rPrChange>
          </w:rPr>
          <w:t>else</w:t>
        </w:r>
        <w:r w:rsidRPr="00183856">
          <w:rPr>
            <w:rFonts w:ascii="Consolas" w:hAnsi="Consolas"/>
            <w:color w:val="000000"/>
            <w:sz w:val="18"/>
            <w:szCs w:val="18"/>
            <w:lang w:val="en-US" w:eastAsia="pt-PT"/>
            <w:rPrChange w:id="3294" w:author="Rui Paredes" w:date="2018-09-15T21:50:00Z">
              <w:rPr>
                <w:rFonts w:ascii="Consolas" w:hAnsi="Consolas"/>
                <w:color w:val="000000"/>
                <w:sz w:val="21"/>
                <w:szCs w:val="21"/>
                <w:lang w:eastAsia="pt-PT"/>
              </w:rPr>
            </w:rPrChange>
          </w:rPr>
          <w:t xml:space="preserve"> {</w:t>
        </w:r>
      </w:ins>
    </w:p>
    <w:p w14:paraId="00D1E37D" w14:textId="77777777" w:rsidR="00444A82" w:rsidRPr="00183856" w:rsidRDefault="00444A82" w:rsidP="00444A82">
      <w:pPr>
        <w:shd w:val="clear" w:color="auto" w:fill="FFFFFF"/>
        <w:spacing w:line="285" w:lineRule="atLeast"/>
        <w:jc w:val="left"/>
        <w:rPr>
          <w:ins w:id="3295" w:author="Rui Paredes" w:date="2018-09-15T21:48:00Z"/>
          <w:rFonts w:ascii="Consolas" w:hAnsi="Consolas"/>
          <w:color w:val="000000"/>
          <w:sz w:val="18"/>
          <w:szCs w:val="18"/>
          <w:lang w:val="en-US" w:eastAsia="pt-PT"/>
          <w:rPrChange w:id="3296" w:author="Rui Paredes" w:date="2018-09-15T21:50:00Z">
            <w:rPr>
              <w:ins w:id="3297" w:author="Rui Paredes" w:date="2018-09-15T21:48:00Z"/>
              <w:rFonts w:ascii="Consolas" w:hAnsi="Consolas"/>
              <w:color w:val="000000"/>
              <w:sz w:val="21"/>
              <w:szCs w:val="21"/>
              <w:lang w:eastAsia="pt-PT"/>
            </w:rPr>
          </w:rPrChange>
        </w:rPr>
      </w:pPr>
      <w:ins w:id="3298" w:author="Rui Paredes" w:date="2018-09-15T21:48:00Z">
        <w:r w:rsidRPr="00183856">
          <w:rPr>
            <w:rFonts w:ascii="Consolas" w:hAnsi="Consolas"/>
            <w:color w:val="000000"/>
            <w:sz w:val="18"/>
            <w:szCs w:val="18"/>
            <w:lang w:val="en-US" w:eastAsia="pt-PT"/>
            <w:rPrChange w:id="3299"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300"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301" w:author="Rui Paredes" w:date="2018-09-15T21:50:00Z">
              <w:rPr>
                <w:rFonts w:ascii="Consolas" w:hAnsi="Consolas"/>
                <w:color w:val="000000"/>
                <w:sz w:val="21"/>
                <w:szCs w:val="21"/>
                <w:lang w:eastAsia="pt-PT"/>
              </w:rPr>
            </w:rPrChange>
          </w:rPr>
          <w:t xml:space="preserve"> goCheckCompetitionChallenges = checkCompetitionChallenges(competitionToClose);</w:t>
        </w:r>
      </w:ins>
    </w:p>
    <w:p w14:paraId="0F10D93A" w14:textId="77777777" w:rsidR="00444A82" w:rsidRPr="00183856" w:rsidRDefault="00444A82" w:rsidP="00444A82">
      <w:pPr>
        <w:shd w:val="clear" w:color="auto" w:fill="FFFFFF"/>
        <w:spacing w:line="285" w:lineRule="atLeast"/>
        <w:jc w:val="left"/>
        <w:rPr>
          <w:ins w:id="3302" w:author="Rui Paredes" w:date="2018-09-15T21:48:00Z"/>
          <w:rFonts w:ascii="Consolas" w:hAnsi="Consolas"/>
          <w:color w:val="000000"/>
          <w:sz w:val="18"/>
          <w:szCs w:val="18"/>
          <w:lang w:val="en-US" w:eastAsia="pt-PT"/>
          <w:rPrChange w:id="3303" w:author="Rui Paredes" w:date="2018-09-15T21:50:00Z">
            <w:rPr>
              <w:ins w:id="3304" w:author="Rui Paredes" w:date="2018-09-15T21:48:00Z"/>
              <w:rFonts w:ascii="Consolas" w:hAnsi="Consolas"/>
              <w:color w:val="000000"/>
              <w:sz w:val="21"/>
              <w:szCs w:val="21"/>
              <w:lang w:eastAsia="pt-PT"/>
            </w:rPr>
          </w:rPrChange>
        </w:rPr>
      </w:pPr>
      <w:ins w:id="3305" w:author="Rui Paredes" w:date="2018-09-15T21:48:00Z">
        <w:r w:rsidRPr="00183856">
          <w:rPr>
            <w:rFonts w:ascii="Consolas" w:hAnsi="Consolas"/>
            <w:color w:val="000000"/>
            <w:sz w:val="18"/>
            <w:szCs w:val="18"/>
            <w:lang w:val="en-US" w:eastAsia="pt-PT"/>
            <w:rPrChange w:id="3306" w:author="Rui Paredes" w:date="2018-09-15T21:50:00Z">
              <w:rPr>
                <w:rFonts w:ascii="Consolas" w:hAnsi="Consolas"/>
                <w:color w:val="000000"/>
                <w:sz w:val="21"/>
                <w:szCs w:val="21"/>
                <w:lang w:eastAsia="pt-PT"/>
              </w:rPr>
            </w:rPrChange>
          </w:rPr>
          <w:t xml:space="preserve">                goCheckCompetitionChallenges.then(</w:t>
        </w:r>
        <w:r w:rsidRPr="00183856">
          <w:rPr>
            <w:rFonts w:ascii="Consolas" w:hAnsi="Consolas"/>
            <w:color w:val="0000FF"/>
            <w:sz w:val="18"/>
            <w:szCs w:val="18"/>
            <w:lang w:val="en-US" w:eastAsia="pt-PT"/>
            <w:rPrChange w:id="3307"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308" w:author="Rui Paredes" w:date="2018-09-15T21:50:00Z">
              <w:rPr>
                <w:rFonts w:ascii="Consolas" w:hAnsi="Consolas"/>
                <w:color w:val="000000"/>
                <w:sz w:val="21"/>
                <w:szCs w:val="21"/>
                <w:lang w:eastAsia="pt-PT"/>
              </w:rPr>
            </w:rPrChange>
          </w:rPr>
          <w:t xml:space="preserve"> (competitionChallenges) {</w:t>
        </w:r>
      </w:ins>
    </w:p>
    <w:p w14:paraId="146A3CFF" w14:textId="77777777" w:rsidR="00444A82" w:rsidRPr="00183856" w:rsidRDefault="00444A82" w:rsidP="00444A82">
      <w:pPr>
        <w:shd w:val="clear" w:color="auto" w:fill="FFFFFF"/>
        <w:spacing w:line="285" w:lineRule="atLeast"/>
        <w:jc w:val="left"/>
        <w:rPr>
          <w:ins w:id="3309" w:author="Rui Paredes" w:date="2018-09-15T21:48:00Z"/>
          <w:rFonts w:ascii="Consolas" w:hAnsi="Consolas"/>
          <w:color w:val="000000"/>
          <w:sz w:val="18"/>
          <w:szCs w:val="18"/>
          <w:lang w:val="en-US" w:eastAsia="pt-PT"/>
          <w:rPrChange w:id="3310" w:author="Rui Paredes" w:date="2018-09-15T21:50:00Z">
            <w:rPr>
              <w:ins w:id="3311" w:author="Rui Paredes" w:date="2018-09-15T21:48:00Z"/>
              <w:rFonts w:ascii="Consolas" w:hAnsi="Consolas"/>
              <w:color w:val="000000"/>
              <w:sz w:val="21"/>
              <w:szCs w:val="21"/>
              <w:lang w:eastAsia="pt-PT"/>
            </w:rPr>
          </w:rPrChange>
        </w:rPr>
      </w:pPr>
      <w:ins w:id="3312" w:author="Rui Paredes" w:date="2018-09-15T21:48:00Z">
        <w:r w:rsidRPr="00183856">
          <w:rPr>
            <w:rFonts w:ascii="Consolas" w:hAnsi="Consolas"/>
            <w:color w:val="000000"/>
            <w:sz w:val="18"/>
            <w:szCs w:val="18"/>
            <w:lang w:val="en-US" w:eastAsia="pt-PT"/>
            <w:rPrChange w:id="3313"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314"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315" w:author="Rui Paredes" w:date="2018-09-15T21:50:00Z">
              <w:rPr>
                <w:rFonts w:ascii="Consolas" w:hAnsi="Consolas"/>
                <w:color w:val="000000"/>
                <w:sz w:val="21"/>
                <w:szCs w:val="21"/>
                <w:lang w:eastAsia="pt-PT"/>
              </w:rPr>
            </w:rPrChange>
          </w:rPr>
          <w:t xml:space="preserve"> selectedChallenges = competitionChallenges;</w:t>
        </w:r>
      </w:ins>
    </w:p>
    <w:p w14:paraId="4AB2C715" w14:textId="77777777" w:rsidR="00444A82" w:rsidRPr="00183856" w:rsidRDefault="00444A82" w:rsidP="00444A82">
      <w:pPr>
        <w:shd w:val="clear" w:color="auto" w:fill="FFFFFF"/>
        <w:spacing w:line="285" w:lineRule="atLeast"/>
        <w:jc w:val="left"/>
        <w:rPr>
          <w:ins w:id="3316" w:author="Rui Paredes" w:date="2018-09-15T21:48:00Z"/>
          <w:rFonts w:ascii="Consolas" w:hAnsi="Consolas"/>
          <w:color w:val="000000"/>
          <w:sz w:val="18"/>
          <w:szCs w:val="18"/>
          <w:lang w:val="en-US" w:eastAsia="pt-PT"/>
          <w:rPrChange w:id="3317" w:author="Rui Paredes" w:date="2018-09-15T21:50:00Z">
            <w:rPr>
              <w:ins w:id="3318" w:author="Rui Paredes" w:date="2018-09-15T21:48:00Z"/>
              <w:rFonts w:ascii="Consolas" w:hAnsi="Consolas"/>
              <w:color w:val="000000"/>
              <w:sz w:val="21"/>
              <w:szCs w:val="21"/>
              <w:lang w:eastAsia="pt-PT"/>
            </w:rPr>
          </w:rPrChange>
        </w:rPr>
      </w:pPr>
      <w:ins w:id="3319" w:author="Rui Paredes" w:date="2018-09-15T21:48:00Z">
        <w:r w:rsidRPr="00183856">
          <w:rPr>
            <w:rFonts w:ascii="Consolas" w:hAnsi="Consolas"/>
            <w:color w:val="000000"/>
            <w:sz w:val="18"/>
            <w:szCs w:val="18"/>
            <w:lang w:val="en-US" w:eastAsia="pt-PT"/>
            <w:rPrChange w:id="3320"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321"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322" w:author="Rui Paredes" w:date="2018-09-15T21:50:00Z">
              <w:rPr>
                <w:rFonts w:ascii="Consolas" w:hAnsi="Consolas"/>
                <w:color w:val="000000"/>
                <w:sz w:val="21"/>
                <w:szCs w:val="21"/>
                <w:lang w:eastAsia="pt-PT"/>
              </w:rPr>
            </w:rPrChange>
          </w:rPr>
          <w:t xml:space="preserve"> competitionParticipants = checkAllParticipants(competitionToClose);</w:t>
        </w:r>
      </w:ins>
    </w:p>
    <w:p w14:paraId="478C5AEA" w14:textId="77777777" w:rsidR="00444A82" w:rsidRPr="00183856" w:rsidRDefault="00444A82" w:rsidP="00444A82">
      <w:pPr>
        <w:shd w:val="clear" w:color="auto" w:fill="FFFFFF"/>
        <w:spacing w:line="285" w:lineRule="atLeast"/>
        <w:jc w:val="left"/>
        <w:rPr>
          <w:ins w:id="3323" w:author="Rui Paredes" w:date="2018-09-15T21:48:00Z"/>
          <w:rFonts w:ascii="Consolas" w:hAnsi="Consolas"/>
          <w:color w:val="000000"/>
          <w:sz w:val="18"/>
          <w:szCs w:val="18"/>
          <w:lang w:val="en-US" w:eastAsia="pt-PT"/>
          <w:rPrChange w:id="3324" w:author="Rui Paredes" w:date="2018-09-15T21:50:00Z">
            <w:rPr>
              <w:ins w:id="3325" w:author="Rui Paredes" w:date="2018-09-15T21:48:00Z"/>
              <w:rFonts w:ascii="Consolas" w:hAnsi="Consolas"/>
              <w:color w:val="000000"/>
              <w:sz w:val="21"/>
              <w:szCs w:val="21"/>
              <w:lang w:eastAsia="pt-PT"/>
            </w:rPr>
          </w:rPrChange>
        </w:rPr>
      </w:pPr>
      <w:ins w:id="3326" w:author="Rui Paredes" w:date="2018-09-15T21:48:00Z">
        <w:r w:rsidRPr="00183856">
          <w:rPr>
            <w:rFonts w:ascii="Consolas" w:hAnsi="Consolas"/>
            <w:color w:val="000000"/>
            <w:sz w:val="18"/>
            <w:szCs w:val="18"/>
            <w:lang w:val="en-US" w:eastAsia="pt-PT"/>
            <w:rPrChange w:id="3327" w:author="Rui Paredes" w:date="2018-09-15T21:50:00Z">
              <w:rPr>
                <w:rFonts w:ascii="Consolas" w:hAnsi="Consolas"/>
                <w:color w:val="000000"/>
                <w:sz w:val="21"/>
                <w:szCs w:val="21"/>
                <w:lang w:eastAsia="pt-PT"/>
              </w:rPr>
            </w:rPrChange>
          </w:rPr>
          <w:t xml:space="preserve">                    competitionParticipants.then(</w:t>
        </w:r>
        <w:r w:rsidRPr="00183856">
          <w:rPr>
            <w:rFonts w:ascii="Consolas" w:hAnsi="Consolas"/>
            <w:color w:val="0000FF"/>
            <w:sz w:val="18"/>
            <w:szCs w:val="18"/>
            <w:lang w:val="en-US" w:eastAsia="pt-PT"/>
            <w:rPrChange w:id="3328"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329" w:author="Rui Paredes" w:date="2018-09-15T21:50:00Z">
              <w:rPr>
                <w:rFonts w:ascii="Consolas" w:hAnsi="Consolas"/>
                <w:color w:val="000000"/>
                <w:sz w:val="21"/>
                <w:szCs w:val="21"/>
                <w:lang w:eastAsia="pt-PT"/>
              </w:rPr>
            </w:rPrChange>
          </w:rPr>
          <w:t xml:space="preserve"> (participants) {</w:t>
        </w:r>
      </w:ins>
    </w:p>
    <w:p w14:paraId="6E88A2EA" w14:textId="77777777" w:rsidR="00444A82" w:rsidRPr="00183856" w:rsidRDefault="00444A82" w:rsidP="00444A82">
      <w:pPr>
        <w:shd w:val="clear" w:color="auto" w:fill="FFFFFF"/>
        <w:spacing w:line="285" w:lineRule="atLeast"/>
        <w:jc w:val="left"/>
        <w:rPr>
          <w:ins w:id="3330" w:author="Rui Paredes" w:date="2018-09-15T21:48:00Z"/>
          <w:rFonts w:ascii="Consolas" w:hAnsi="Consolas"/>
          <w:color w:val="000000"/>
          <w:sz w:val="18"/>
          <w:szCs w:val="18"/>
          <w:lang w:val="en-US" w:eastAsia="pt-PT"/>
          <w:rPrChange w:id="3331" w:author="Rui Paredes" w:date="2018-09-15T21:50:00Z">
            <w:rPr>
              <w:ins w:id="3332" w:author="Rui Paredes" w:date="2018-09-15T21:48:00Z"/>
              <w:rFonts w:ascii="Consolas" w:hAnsi="Consolas"/>
              <w:color w:val="000000"/>
              <w:sz w:val="21"/>
              <w:szCs w:val="21"/>
              <w:lang w:eastAsia="pt-PT"/>
            </w:rPr>
          </w:rPrChange>
        </w:rPr>
      </w:pPr>
      <w:ins w:id="3333" w:author="Rui Paredes" w:date="2018-09-15T21:48:00Z">
        <w:r w:rsidRPr="00183856">
          <w:rPr>
            <w:rFonts w:ascii="Consolas" w:hAnsi="Consolas"/>
            <w:color w:val="000000"/>
            <w:sz w:val="18"/>
            <w:szCs w:val="18"/>
            <w:lang w:val="en-US" w:eastAsia="pt-PT"/>
            <w:rPrChange w:id="333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335"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336" w:author="Rui Paredes" w:date="2018-09-15T21:50:00Z">
              <w:rPr>
                <w:rFonts w:ascii="Consolas" w:hAnsi="Consolas"/>
                <w:color w:val="000000"/>
                <w:sz w:val="21"/>
                <w:szCs w:val="21"/>
                <w:lang w:eastAsia="pt-PT"/>
              </w:rPr>
            </w:rPrChange>
          </w:rPr>
          <w:t xml:space="preserve"> allParticipants = participants;</w:t>
        </w:r>
      </w:ins>
    </w:p>
    <w:p w14:paraId="0ADED808" w14:textId="77777777" w:rsidR="00444A82" w:rsidRPr="00183856" w:rsidRDefault="00444A82" w:rsidP="00444A82">
      <w:pPr>
        <w:shd w:val="clear" w:color="auto" w:fill="FFFFFF"/>
        <w:spacing w:line="285" w:lineRule="atLeast"/>
        <w:jc w:val="left"/>
        <w:rPr>
          <w:ins w:id="3337" w:author="Rui Paredes" w:date="2018-09-15T21:48:00Z"/>
          <w:rFonts w:ascii="Consolas" w:hAnsi="Consolas"/>
          <w:color w:val="000000"/>
          <w:sz w:val="18"/>
          <w:szCs w:val="18"/>
          <w:lang w:val="en-US" w:eastAsia="pt-PT"/>
          <w:rPrChange w:id="3338" w:author="Rui Paredes" w:date="2018-09-15T21:50:00Z">
            <w:rPr>
              <w:ins w:id="3339" w:author="Rui Paredes" w:date="2018-09-15T21:48:00Z"/>
              <w:rFonts w:ascii="Consolas" w:hAnsi="Consolas"/>
              <w:color w:val="000000"/>
              <w:sz w:val="21"/>
              <w:szCs w:val="21"/>
              <w:lang w:eastAsia="pt-PT"/>
            </w:rPr>
          </w:rPrChange>
        </w:rPr>
      </w:pPr>
      <w:ins w:id="3340" w:author="Rui Paredes" w:date="2018-09-15T21:48:00Z">
        <w:r w:rsidRPr="00183856">
          <w:rPr>
            <w:rFonts w:ascii="Consolas" w:hAnsi="Consolas"/>
            <w:color w:val="000000"/>
            <w:sz w:val="18"/>
            <w:szCs w:val="18"/>
            <w:lang w:val="en-US" w:eastAsia="pt-PT"/>
            <w:rPrChange w:id="3341" w:author="Rui Paredes" w:date="2018-09-15T21:50:00Z">
              <w:rPr>
                <w:rFonts w:ascii="Consolas" w:hAnsi="Consolas"/>
                <w:color w:val="000000"/>
                <w:sz w:val="21"/>
                <w:szCs w:val="21"/>
                <w:lang w:eastAsia="pt-PT"/>
              </w:rPr>
            </w:rPrChange>
          </w:rPr>
          <w:t xml:space="preserve">                        doLoopThroughParticipantsAndChallenges(allParticipants, selectedChallenges, competitionToClose);</w:t>
        </w:r>
      </w:ins>
    </w:p>
    <w:p w14:paraId="37651422" w14:textId="12E73A0E" w:rsidR="00444A82" w:rsidRPr="006C699F" w:rsidRDefault="00444A82" w:rsidP="00444A82">
      <w:pPr>
        <w:shd w:val="clear" w:color="auto" w:fill="FFFFFF"/>
        <w:spacing w:line="285" w:lineRule="atLeast"/>
        <w:jc w:val="left"/>
        <w:rPr>
          <w:ins w:id="3342" w:author="Rui Paredes" w:date="2018-09-15T21:48:00Z"/>
          <w:rFonts w:ascii="Consolas" w:hAnsi="Consolas"/>
          <w:color w:val="000000"/>
          <w:sz w:val="18"/>
          <w:szCs w:val="18"/>
          <w:lang w:val="en-US" w:eastAsia="pt-PT"/>
          <w:rPrChange w:id="3343" w:author="Rui Paredes" w:date="2018-09-15T22:04:00Z">
            <w:rPr>
              <w:ins w:id="3344" w:author="Rui Paredes" w:date="2018-09-15T21:48:00Z"/>
              <w:rFonts w:ascii="Consolas" w:hAnsi="Consolas"/>
              <w:color w:val="000000"/>
              <w:sz w:val="21"/>
              <w:szCs w:val="21"/>
              <w:lang w:eastAsia="pt-PT"/>
            </w:rPr>
          </w:rPrChange>
        </w:rPr>
      </w:pPr>
      <w:ins w:id="3345" w:author="Rui Paredes" w:date="2018-09-15T21:48:00Z">
        <w:r w:rsidRPr="00183856">
          <w:rPr>
            <w:rFonts w:ascii="Consolas" w:hAnsi="Consolas"/>
            <w:color w:val="000000"/>
            <w:sz w:val="18"/>
            <w:szCs w:val="18"/>
            <w:lang w:val="en-US" w:eastAsia="pt-PT"/>
            <w:rPrChange w:id="3346" w:author="Rui Paredes" w:date="2018-09-15T21:50:00Z">
              <w:rPr>
                <w:rFonts w:ascii="Consolas" w:hAnsi="Consolas"/>
                <w:color w:val="000000"/>
                <w:sz w:val="21"/>
                <w:szCs w:val="21"/>
                <w:lang w:eastAsia="pt-PT"/>
              </w:rPr>
            </w:rPrChange>
          </w:rPr>
          <w:t xml:space="preserve">                    </w:t>
        </w:r>
        <w:r w:rsidR="00183856" w:rsidRPr="006C699F">
          <w:rPr>
            <w:rFonts w:ascii="Consolas" w:hAnsi="Consolas"/>
            <w:color w:val="000000"/>
            <w:sz w:val="18"/>
            <w:szCs w:val="18"/>
            <w:lang w:val="en-US" w:eastAsia="pt-PT"/>
            <w:rPrChange w:id="3347" w:author="Rui Paredes" w:date="2018-09-15T22:04:00Z">
              <w:rPr>
                <w:rFonts w:ascii="Consolas" w:hAnsi="Consolas"/>
                <w:color w:val="000000"/>
                <w:sz w:val="18"/>
                <w:szCs w:val="18"/>
                <w:lang w:eastAsia="pt-PT"/>
              </w:rPr>
            </w:rPrChange>
          </w:rPr>
          <w:t>})</w:t>
        </w:r>
      </w:ins>
    </w:p>
    <w:p w14:paraId="252A0187" w14:textId="3CDF57B9" w:rsidR="00444A82" w:rsidRPr="006C699F" w:rsidRDefault="00444A82">
      <w:pPr>
        <w:shd w:val="clear" w:color="auto" w:fill="FFFFFF"/>
        <w:spacing w:line="285" w:lineRule="atLeast"/>
        <w:jc w:val="left"/>
        <w:rPr>
          <w:ins w:id="3348" w:author="Rui Paredes" w:date="2018-09-15T21:48:00Z"/>
          <w:rFonts w:ascii="Consolas" w:hAnsi="Consolas"/>
          <w:color w:val="000000"/>
          <w:sz w:val="18"/>
          <w:szCs w:val="18"/>
          <w:lang w:val="en-US" w:eastAsia="pt-PT"/>
          <w:rPrChange w:id="3349" w:author="Rui Paredes" w:date="2018-09-15T22:04:00Z">
            <w:rPr>
              <w:ins w:id="3350" w:author="Rui Paredes" w:date="2018-09-15T21:48:00Z"/>
              <w:rFonts w:ascii="Consolas" w:hAnsi="Consolas"/>
              <w:color w:val="000000"/>
              <w:sz w:val="21"/>
              <w:szCs w:val="21"/>
              <w:lang w:eastAsia="pt-PT"/>
            </w:rPr>
          </w:rPrChange>
        </w:rPr>
        <w:pPrChange w:id="3351" w:author="Rui Paredes" w:date="2018-09-15T21:50:00Z">
          <w:pPr>
            <w:shd w:val="clear" w:color="auto" w:fill="FFFFFF"/>
            <w:spacing w:after="240" w:line="285" w:lineRule="atLeast"/>
            <w:jc w:val="left"/>
          </w:pPr>
        </w:pPrChange>
      </w:pPr>
      <w:ins w:id="3352" w:author="Rui Paredes" w:date="2018-09-15T21:48:00Z">
        <w:r w:rsidRPr="006C699F">
          <w:rPr>
            <w:rFonts w:ascii="Consolas" w:hAnsi="Consolas"/>
            <w:color w:val="000000"/>
            <w:sz w:val="18"/>
            <w:szCs w:val="18"/>
            <w:lang w:val="en-US" w:eastAsia="pt-PT"/>
            <w:rPrChange w:id="3353" w:author="Rui Paredes" w:date="2018-09-15T22:04:00Z">
              <w:rPr>
                <w:rFonts w:ascii="Consolas" w:hAnsi="Consolas"/>
                <w:color w:val="000000"/>
                <w:sz w:val="21"/>
                <w:szCs w:val="21"/>
                <w:lang w:eastAsia="pt-PT"/>
              </w:rPr>
            </w:rPrChange>
          </w:rPr>
          <w:t xml:space="preserve">            </w:t>
        </w:r>
        <w:r w:rsidR="00183856" w:rsidRPr="006C699F">
          <w:rPr>
            <w:rFonts w:ascii="Consolas" w:hAnsi="Consolas"/>
            <w:color w:val="000000"/>
            <w:sz w:val="18"/>
            <w:szCs w:val="18"/>
            <w:lang w:val="en-US" w:eastAsia="pt-PT"/>
            <w:rPrChange w:id="3354" w:author="Rui Paredes" w:date="2018-09-15T22:04:00Z">
              <w:rPr>
                <w:rFonts w:ascii="Consolas" w:hAnsi="Consolas"/>
                <w:color w:val="000000"/>
                <w:sz w:val="18"/>
                <w:szCs w:val="18"/>
                <w:lang w:eastAsia="pt-PT"/>
              </w:rPr>
            </w:rPrChange>
          </w:rPr>
          <w:t xml:space="preserve">    })</w:t>
        </w:r>
      </w:ins>
    </w:p>
    <w:p w14:paraId="57894D51" w14:textId="77777777" w:rsidR="00444A82" w:rsidRPr="006C699F" w:rsidRDefault="00444A82" w:rsidP="00444A82">
      <w:pPr>
        <w:shd w:val="clear" w:color="auto" w:fill="FFFFFF"/>
        <w:spacing w:line="285" w:lineRule="atLeast"/>
        <w:jc w:val="left"/>
        <w:rPr>
          <w:ins w:id="3355" w:author="Rui Paredes" w:date="2018-09-15T21:48:00Z"/>
          <w:rFonts w:ascii="Consolas" w:hAnsi="Consolas"/>
          <w:color w:val="000000"/>
          <w:sz w:val="18"/>
          <w:szCs w:val="18"/>
          <w:lang w:val="en-US" w:eastAsia="pt-PT"/>
          <w:rPrChange w:id="3356" w:author="Rui Paredes" w:date="2018-09-15T22:04:00Z">
            <w:rPr>
              <w:ins w:id="3357" w:author="Rui Paredes" w:date="2018-09-15T21:48:00Z"/>
              <w:rFonts w:ascii="Consolas" w:hAnsi="Consolas"/>
              <w:color w:val="000000"/>
              <w:sz w:val="21"/>
              <w:szCs w:val="21"/>
              <w:lang w:eastAsia="pt-PT"/>
            </w:rPr>
          </w:rPrChange>
        </w:rPr>
      </w:pPr>
      <w:ins w:id="3358" w:author="Rui Paredes" w:date="2018-09-15T21:48:00Z">
        <w:r w:rsidRPr="006C699F">
          <w:rPr>
            <w:rFonts w:ascii="Consolas" w:hAnsi="Consolas"/>
            <w:color w:val="000000"/>
            <w:sz w:val="18"/>
            <w:szCs w:val="18"/>
            <w:lang w:val="en-US" w:eastAsia="pt-PT"/>
            <w:rPrChange w:id="3359" w:author="Rui Paredes" w:date="2018-09-15T22:04:00Z">
              <w:rPr>
                <w:rFonts w:ascii="Consolas" w:hAnsi="Consolas"/>
                <w:color w:val="000000"/>
                <w:sz w:val="21"/>
                <w:szCs w:val="21"/>
                <w:lang w:eastAsia="pt-PT"/>
              </w:rPr>
            </w:rPrChange>
          </w:rPr>
          <w:t xml:space="preserve">            }</w:t>
        </w:r>
      </w:ins>
    </w:p>
    <w:p w14:paraId="4967FBE2" w14:textId="77777777" w:rsidR="00444A82" w:rsidRPr="006C699F" w:rsidRDefault="00444A82" w:rsidP="00444A82">
      <w:pPr>
        <w:shd w:val="clear" w:color="auto" w:fill="FFFFFF"/>
        <w:spacing w:line="285" w:lineRule="atLeast"/>
        <w:jc w:val="left"/>
        <w:rPr>
          <w:ins w:id="3360" w:author="Rui Paredes" w:date="2018-09-15T21:48:00Z"/>
          <w:rFonts w:ascii="Consolas" w:hAnsi="Consolas"/>
          <w:color w:val="000000"/>
          <w:sz w:val="18"/>
          <w:szCs w:val="18"/>
          <w:lang w:val="en-US" w:eastAsia="pt-PT"/>
          <w:rPrChange w:id="3361" w:author="Rui Paredes" w:date="2018-09-15T22:04:00Z">
            <w:rPr>
              <w:ins w:id="3362" w:author="Rui Paredes" w:date="2018-09-15T21:48:00Z"/>
              <w:rFonts w:ascii="Consolas" w:hAnsi="Consolas"/>
              <w:color w:val="000000"/>
              <w:sz w:val="21"/>
              <w:szCs w:val="21"/>
              <w:lang w:eastAsia="pt-PT"/>
            </w:rPr>
          </w:rPrChange>
        </w:rPr>
      </w:pPr>
      <w:ins w:id="3363" w:author="Rui Paredes" w:date="2018-09-15T21:48:00Z">
        <w:r w:rsidRPr="006C699F">
          <w:rPr>
            <w:rFonts w:ascii="Consolas" w:hAnsi="Consolas"/>
            <w:color w:val="000000"/>
            <w:sz w:val="18"/>
            <w:szCs w:val="18"/>
            <w:lang w:val="en-US" w:eastAsia="pt-PT"/>
            <w:rPrChange w:id="3364" w:author="Rui Paredes" w:date="2018-09-15T22:04:00Z">
              <w:rPr>
                <w:rFonts w:ascii="Consolas" w:hAnsi="Consolas"/>
                <w:color w:val="000000"/>
                <w:sz w:val="21"/>
                <w:szCs w:val="21"/>
                <w:lang w:eastAsia="pt-PT"/>
              </w:rPr>
            </w:rPrChange>
          </w:rPr>
          <w:t xml:space="preserve">        })</w:t>
        </w:r>
      </w:ins>
    </w:p>
    <w:p w14:paraId="3536F6AD" w14:textId="77777777" w:rsidR="00444A82" w:rsidRPr="006C699F" w:rsidRDefault="00444A82" w:rsidP="00444A82">
      <w:pPr>
        <w:shd w:val="clear" w:color="auto" w:fill="FFFFFF"/>
        <w:spacing w:line="285" w:lineRule="atLeast"/>
        <w:jc w:val="left"/>
        <w:rPr>
          <w:ins w:id="3365" w:author="Rui Paredes" w:date="2018-09-15T21:48:00Z"/>
          <w:rFonts w:ascii="Consolas" w:hAnsi="Consolas"/>
          <w:color w:val="000000"/>
          <w:sz w:val="18"/>
          <w:szCs w:val="18"/>
          <w:lang w:val="en-US" w:eastAsia="pt-PT"/>
          <w:rPrChange w:id="3366" w:author="Rui Paredes" w:date="2018-09-15T22:04:00Z">
            <w:rPr>
              <w:ins w:id="3367" w:author="Rui Paredes" w:date="2018-09-15T21:48:00Z"/>
              <w:rFonts w:ascii="Consolas" w:hAnsi="Consolas"/>
              <w:color w:val="000000"/>
              <w:sz w:val="21"/>
              <w:szCs w:val="21"/>
              <w:lang w:eastAsia="pt-PT"/>
            </w:rPr>
          </w:rPrChange>
        </w:rPr>
      </w:pPr>
      <w:ins w:id="3368" w:author="Rui Paredes" w:date="2018-09-15T21:48:00Z">
        <w:r w:rsidRPr="006C699F">
          <w:rPr>
            <w:rFonts w:ascii="Consolas" w:hAnsi="Consolas"/>
            <w:color w:val="000000"/>
            <w:sz w:val="18"/>
            <w:szCs w:val="18"/>
            <w:lang w:val="en-US" w:eastAsia="pt-PT"/>
            <w:rPrChange w:id="3369" w:author="Rui Paredes" w:date="2018-09-15T22:04:00Z">
              <w:rPr>
                <w:rFonts w:ascii="Consolas" w:hAnsi="Consolas"/>
                <w:color w:val="000000"/>
                <w:sz w:val="21"/>
                <w:szCs w:val="21"/>
                <w:lang w:eastAsia="pt-PT"/>
              </w:rPr>
            </w:rPrChange>
          </w:rPr>
          <w:t xml:space="preserve">    })</w:t>
        </w:r>
      </w:ins>
    </w:p>
    <w:p w14:paraId="18A22211" w14:textId="77777777" w:rsidR="00444A82" w:rsidRPr="006C699F" w:rsidRDefault="00444A82" w:rsidP="00444A82">
      <w:pPr>
        <w:shd w:val="clear" w:color="auto" w:fill="FFFFFF"/>
        <w:spacing w:line="285" w:lineRule="atLeast"/>
        <w:jc w:val="left"/>
        <w:rPr>
          <w:ins w:id="3370" w:author="Rui Paredes" w:date="2018-09-15T21:48:00Z"/>
          <w:rFonts w:ascii="Consolas" w:hAnsi="Consolas"/>
          <w:color w:val="000000"/>
          <w:sz w:val="18"/>
          <w:szCs w:val="18"/>
          <w:lang w:val="en-US" w:eastAsia="pt-PT"/>
          <w:rPrChange w:id="3371" w:author="Rui Paredes" w:date="2018-09-15T22:04:00Z">
            <w:rPr>
              <w:ins w:id="3372" w:author="Rui Paredes" w:date="2018-09-15T21:48:00Z"/>
              <w:rFonts w:ascii="Consolas" w:hAnsi="Consolas"/>
              <w:color w:val="000000"/>
              <w:sz w:val="21"/>
              <w:szCs w:val="21"/>
              <w:lang w:eastAsia="pt-PT"/>
            </w:rPr>
          </w:rPrChange>
        </w:rPr>
      </w:pPr>
      <w:ins w:id="3373" w:author="Rui Paredes" w:date="2018-09-15T21:48:00Z">
        <w:r w:rsidRPr="006C699F">
          <w:rPr>
            <w:rFonts w:ascii="Consolas" w:hAnsi="Consolas"/>
            <w:color w:val="000000"/>
            <w:sz w:val="18"/>
            <w:szCs w:val="18"/>
            <w:lang w:val="en-US" w:eastAsia="pt-PT"/>
            <w:rPrChange w:id="3374" w:author="Rui Paredes" w:date="2018-09-15T22:04:00Z">
              <w:rPr>
                <w:rFonts w:ascii="Consolas" w:hAnsi="Consolas"/>
                <w:color w:val="000000"/>
                <w:sz w:val="21"/>
                <w:szCs w:val="21"/>
                <w:lang w:eastAsia="pt-PT"/>
              </w:rPr>
            </w:rPrChange>
          </w:rPr>
          <w:t>}</w:t>
        </w:r>
      </w:ins>
    </w:p>
    <w:p w14:paraId="3EC87AE4" w14:textId="12B69CDD" w:rsidR="00183856" w:rsidRPr="006C699F" w:rsidRDefault="00183856" w:rsidP="00444A82">
      <w:pPr>
        <w:shd w:val="clear" w:color="auto" w:fill="FFFFFF"/>
        <w:spacing w:line="285" w:lineRule="atLeast"/>
        <w:jc w:val="left"/>
        <w:rPr>
          <w:ins w:id="3375" w:author="Rui Paredes" w:date="2018-09-15T21:48:00Z"/>
          <w:rFonts w:ascii="Consolas" w:hAnsi="Consolas"/>
          <w:color w:val="000000"/>
          <w:sz w:val="18"/>
          <w:szCs w:val="18"/>
          <w:lang w:val="en-US" w:eastAsia="pt-PT"/>
          <w:rPrChange w:id="3376" w:author="Rui Paredes" w:date="2018-09-15T22:04:00Z">
            <w:rPr>
              <w:ins w:id="3377" w:author="Rui Paredes" w:date="2018-09-15T21:48:00Z"/>
              <w:rFonts w:ascii="Consolas" w:hAnsi="Consolas"/>
              <w:color w:val="000000"/>
              <w:sz w:val="21"/>
              <w:szCs w:val="21"/>
              <w:lang w:eastAsia="pt-PT"/>
            </w:rPr>
          </w:rPrChange>
        </w:rPr>
      </w:pPr>
    </w:p>
    <w:p w14:paraId="07A27BF2" w14:textId="77777777" w:rsidR="00444A82" w:rsidRPr="00183856" w:rsidRDefault="00444A82" w:rsidP="00444A82">
      <w:pPr>
        <w:shd w:val="clear" w:color="auto" w:fill="FFFFFF"/>
        <w:spacing w:line="285" w:lineRule="atLeast"/>
        <w:jc w:val="left"/>
        <w:rPr>
          <w:ins w:id="3378" w:author="Rui Paredes" w:date="2018-09-15T21:48:00Z"/>
          <w:rFonts w:ascii="Consolas" w:hAnsi="Consolas"/>
          <w:color w:val="000000"/>
          <w:sz w:val="18"/>
          <w:szCs w:val="18"/>
          <w:lang w:val="en-US" w:eastAsia="pt-PT"/>
          <w:rPrChange w:id="3379" w:author="Rui Paredes" w:date="2018-09-15T21:50:00Z">
            <w:rPr>
              <w:ins w:id="3380" w:author="Rui Paredes" w:date="2018-09-15T21:48:00Z"/>
              <w:rFonts w:ascii="Consolas" w:hAnsi="Consolas"/>
              <w:color w:val="000000"/>
              <w:sz w:val="21"/>
              <w:szCs w:val="21"/>
              <w:lang w:eastAsia="pt-PT"/>
            </w:rPr>
          </w:rPrChange>
        </w:rPr>
      </w:pPr>
      <w:ins w:id="3381" w:author="Rui Paredes" w:date="2018-09-15T21:48:00Z">
        <w:r w:rsidRPr="00183856">
          <w:rPr>
            <w:rFonts w:ascii="Consolas" w:hAnsi="Consolas"/>
            <w:color w:val="0000FF"/>
            <w:sz w:val="18"/>
            <w:szCs w:val="18"/>
            <w:lang w:val="en-US" w:eastAsia="pt-PT"/>
            <w:rPrChange w:id="3382"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383" w:author="Rui Paredes" w:date="2018-09-15T21:50:00Z">
              <w:rPr>
                <w:rFonts w:ascii="Consolas" w:hAnsi="Consolas"/>
                <w:color w:val="000000"/>
                <w:sz w:val="21"/>
                <w:szCs w:val="21"/>
                <w:lang w:eastAsia="pt-PT"/>
              </w:rPr>
            </w:rPrChange>
          </w:rPr>
          <w:t xml:space="preserve"> checkCompetitionChallenges(competitionID) {</w:t>
        </w:r>
      </w:ins>
    </w:p>
    <w:p w14:paraId="7F79A078" w14:textId="77777777" w:rsidR="00444A82" w:rsidRPr="00183856" w:rsidRDefault="00444A82" w:rsidP="00444A82">
      <w:pPr>
        <w:shd w:val="clear" w:color="auto" w:fill="FFFFFF"/>
        <w:spacing w:line="285" w:lineRule="atLeast"/>
        <w:jc w:val="left"/>
        <w:rPr>
          <w:ins w:id="3384" w:author="Rui Paredes" w:date="2018-09-15T21:48:00Z"/>
          <w:rFonts w:ascii="Consolas" w:hAnsi="Consolas"/>
          <w:color w:val="000000"/>
          <w:sz w:val="18"/>
          <w:szCs w:val="18"/>
          <w:lang w:val="en-US" w:eastAsia="pt-PT"/>
          <w:rPrChange w:id="3385" w:author="Rui Paredes" w:date="2018-09-15T21:50:00Z">
            <w:rPr>
              <w:ins w:id="3386" w:author="Rui Paredes" w:date="2018-09-15T21:48:00Z"/>
              <w:rFonts w:ascii="Consolas" w:hAnsi="Consolas"/>
              <w:color w:val="000000"/>
              <w:sz w:val="21"/>
              <w:szCs w:val="21"/>
              <w:lang w:eastAsia="pt-PT"/>
            </w:rPr>
          </w:rPrChange>
        </w:rPr>
      </w:pPr>
      <w:ins w:id="3387" w:author="Rui Paredes" w:date="2018-09-15T21:48:00Z">
        <w:r w:rsidRPr="00183856">
          <w:rPr>
            <w:rFonts w:ascii="Consolas" w:hAnsi="Consolas"/>
            <w:color w:val="000000"/>
            <w:sz w:val="18"/>
            <w:szCs w:val="18"/>
            <w:lang w:val="en-US" w:eastAsia="pt-PT"/>
            <w:rPrChange w:id="3388"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389" w:author="Rui Paredes" w:date="2018-09-15T21:50:00Z">
              <w:rPr>
                <w:rFonts w:ascii="Consolas" w:hAnsi="Consolas"/>
                <w:color w:val="0000FF"/>
                <w:sz w:val="21"/>
                <w:szCs w:val="21"/>
                <w:lang w:eastAsia="pt-PT"/>
              </w:rPr>
            </w:rPrChange>
          </w:rPr>
          <w:t>return</w:t>
        </w:r>
        <w:r w:rsidRPr="00183856">
          <w:rPr>
            <w:rFonts w:ascii="Consolas" w:hAnsi="Consolas"/>
            <w:color w:val="000000"/>
            <w:sz w:val="18"/>
            <w:szCs w:val="18"/>
            <w:lang w:val="en-US" w:eastAsia="pt-PT"/>
            <w:rPrChange w:id="3390"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391" w:author="Rui Paredes" w:date="2018-09-15T21:50:00Z">
              <w:rPr>
                <w:rFonts w:ascii="Consolas" w:hAnsi="Consolas"/>
                <w:color w:val="0000FF"/>
                <w:sz w:val="21"/>
                <w:szCs w:val="21"/>
                <w:lang w:eastAsia="pt-PT"/>
              </w:rPr>
            </w:rPrChange>
          </w:rPr>
          <w:t>new</w:t>
        </w:r>
        <w:r w:rsidRPr="00183856">
          <w:rPr>
            <w:rFonts w:ascii="Consolas" w:hAnsi="Consolas"/>
            <w:color w:val="000000"/>
            <w:sz w:val="18"/>
            <w:szCs w:val="18"/>
            <w:lang w:val="en-US" w:eastAsia="pt-PT"/>
            <w:rPrChange w:id="3392" w:author="Rui Paredes" w:date="2018-09-15T21:50:00Z">
              <w:rPr>
                <w:rFonts w:ascii="Consolas" w:hAnsi="Consolas"/>
                <w:color w:val="000000"/>
                <w:sz w:val="21"/>
                <w:szCs w:val="21"/>
                <w:lang w:eastAsia="pt-PT"/>
              </w:rPr>
            </w:rPrChange>
          </w:rPr>
          <w:t xml:space="preserve"> Promise(</w:t>
        </w:r>
        <w:r w:rsidRPr="00183856">
          <w:rPr>
            <w:rFonts w:ascii="Consolas" w:hAnsi="Consolas"/>
            <w:color w:val="0000FF"/>
            <w:sz w:val="18"/>
            <w:szCs w:val="18"/>
            <w:lang w:val="en-US" w:eastAsia="pt-PT"/>
            <w:rPrChange w:id="3393"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394" w:author="Rui Paredes" w:date="2018-09-15T21:50:00Z">
              <w:rPr>
                <w:rFonts w:ascii="Consolas" w:hAnsi="Consolas"/>
                <w:color w:val="000000"/>
                <w:sz w:val="21"/>
                <w:szCs w:val="21"/>
                <w:lang w:eastAsia="pt-PT"/>
              </w:rPr>
            </w:rPrChange>
          </w:rPr>
          <w:t xml:space="preserve"> (resolve, reject) {</w:t>
        </w:r>
      </w:ins>
    </w:p>
    <w:p w14:paraId="780E0637" w14:textId="77777777" w:rsidR="00444A82" w:rsidRPr="00183856" w:rsidRDefault="00444A82" w:rsidP="00444A82">
      <w:pPr>
        <w:shd w:val="clear" w:color="auto" w:fill="FFFFFF"/>
        <w:spacing w:line="285" w:lineRule="atLeast"/>
        <w:jc w:val="left"/>
        <w:rPr>
          <w:ins w:id="3395" w:author="Rui Paredes" w:date="2018-09-15T21:48:00Z"/>
          <w:rFonts w:ascii="Consolas" w:hAnsi="Consolas"/>
          <w:color w:val="000000"/>
          <w:sz w:val="18"/>
          <w:szCs w:val="18"/>
          <w:lang w:val="en-US" w:eastAsia="pt-PT"/>
          <w:rPrChange w:id="3396" w:author="Rui Paredes" w:date="2018-09-15T21:50:00Z">
            <w:rPr>
              <w:ins w:id="3397" w:author="Rui Paredes" w:date="2018-09-15T21:48:00Z"/>
              <w:rFonts w:ascii="Consolas" w:hAnsi="Consolas"/>
              <w:color w:val="000000"/>
              <w:sz w:val="21"/>
              <w:szCs w:val="21"/>
              <w:lang w:eastAsia="pt-PT"/>
            </w:rPr>
          </w:rPrChange>
        </w:rPr>
      </w:pPr>
      <w:ins w:id="3398" w:author="Rui Paredes" w:date="2018-09-15T21:48:00Z">
        <w:r w:rsidRPr="00183856">
          <w:rPr>
            <w:rFonts w:ascii="Consolas" w:hAnsi="Consolas"/>
            <w:color w:val="000000"/>
            <w:sz w:val="18"/>
            <w:szCs w:val="18"/>
            <w:lang w:val="en-US" w:eastAsia="pt-PT"/>
            <w:rPrChange w:id="3399"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400" w:author="Rui Paredes" w:date="2018-09-15T21:50:00Z">
              <w:rPr>
                <w:rFonts w:ascii="Consolas" w:hAnsi="Consolas"/>
                <w:color w:val="0000FF"/>
                <w:sz w:val="21"/>
                <w:szCs w:val="21"/>
                <w:lang w:eastAsia="pt-PT"/>
              </w:rPr>
            </w:rPrChange>
          </w:rPr>
          <w:t>const</w:t>
        </w:r>
        <w:r w:rsidRPr="00183856">
          <w:rPr>
            <w:rFonts w:ascii="Consolas" w:hAnsi="Consolas"/>
            <w:color w:val="000000"/>
            <w:sz w:val="18"/>
            <w:szCs w:val="18"/>
            <w:lang w:val="en-US" w:eastAsia="pt-PT"/>
            <w:rPrChange w:id="3401" w:author="Rui Paredes" w:date="2018-09-15T21:50:00Z">
              <w:rPr>
                <w:rFonts w:ascii="Consolas" w:hAnsi="Consolas"/>
                <w:color w:val="000000"/>
                <w:sz w:val="21"/>
                <w:szCs w:val="21"/>
                <w:lang w:eastAsia="pt-PT"/>
              </w:rPr>
            </w:rPrChange>
          </w:rPr>
          <w:t xml:space="preserve"> SELECT_ALL_COMPETITION_CHALLENGES_QUERY = </w:t>
        </w:r>
        <w:r w:rsidRPr="00183856">
          <w:rPr>
            <w:rFonts w:ascii="Consolas" w:hAnsi="Consolas"/>
            <w:color w:val="A31515"/>
            <w:sz w:val="18"/>
            <w:szCs w:val="18"/>
            <w:lang w:val="en-US" w:eastAsia="pt-PT"/>
            <w:rPrChange w:id="3402" w:author="Rui Paredes" w:date="2018-09-15T21:50:00Z">
              <w:rPr>
                <w:rFonts w:ascii="Consolas" w:hAnsi="Consolas"/>
                <w:color w:val="A31515"/>
                <w:sz w:val="21"/>
                <w:szCs w:val="21"/>
                <w:lang w:eastAsia="pt-PT"/>
              </w:rPr>
            </w:rPrChange>
          </w:rPr>
          <w:t xml:space="preserve">`SELECT * from ChallengesPerCompetition where competitionID = </w:t>
        </w:r>
        <w:r w:rsidRPr="00183856">
          <w:rPr>
            <w:rFonts w:ascii="Consolas" w:hAnsi="Consolas"/>
            <w:color w:val="0000FF"/>
            <w:sz w:val="18"/>
            <w:szCs w:val="18"/>
            <w:lang w:val="en-US" w:eastAsia="pt-PT"/>
            <w:rPrChange w:id="3403"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3404" w:author="Rui Paredes" w:date="2018-09-15T21:50:00Z">
              <w:rPr>
                <w:rFonts w:ascii="Consolas" w:hAnsi="Consolas"/>
                <w:color w:val="000000"/>
                <w:sz w:val="21"/>
                <w:szCs w:val="21"/>
                <w:lang w:eastAsia="pt-PT"/>
              </w:rPr>
            </w:rPrChange>
          </w:rPr>
          <w:t>competitionID</w:t>
        </w:r>
        <w:r w:rsidRPr="00183856">
          <w:rPr>
            <w:rFonts w:ascii="Consolas" w:hAnsi="Consolas"/>
            <w:color w:val="0000FF"/>
            <w:sz w:val="18"/>
            <w:szCs w:val="18"/>
            <w:lang w:val="en-US" w:eastAsia="pt-PT"/>
            <w:rPrChange w:id="3405"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3406" w:author="Rui Paredes" w:date="2018-09-15T21:50:00Z">
              <w:rPr>
                <w:rFonts w:ascii="Consolas" w:hAnsi="Consolas"/>
                <w:color w:val="A31515"/>
                <w:sz w:val="21"/>
                <w:szCs w:val="21"/>
                <w:lang w:eastAsia="pt-PT"/>
              </w:rPr>
            </w:rPrChange>
          </w:rPr>
          <w:t>`</w:t>
        </w:r>
        <w:r w:rsidRPr="00183856">
          <w:rPr>
            <w:rFonts w:ascii="Consolas" w:hAnsi="Consolas"/>
            <w:color w:val="000000"/>
            <w:sz w:val="18"/>
            <w:szCs w:val="18"/>
            <w:lang w:val="en-US" w:eastAsia="pt-PT"/>
            <w:rPrChange w:id="3407" w:author="Rui Paredes" w:date="2018-09-15T21:50:00Z">
              <w:rPr>
                <w:rFonts w:ascii="Consolas" w:hAnsi="Consolas"/>
                <w:color w:val="000000"/>
                <w:sz w:val="21"/>
                <w:szCs w:val="21"/>
                <w:lang w:eastAsia="pt-PT"/>
              </w:rPr>
            </w:rPrChange>
          </w:rPr>
          <w:t>;</w:t>
        </w:r>
      </w:ins>
    </w:p>
    <w:p w14:paraId="4D11581A" w14:textId="77777777" w:rsidR="00444A82" w:rsidRPr="00183856" w:rsidRDefault="00444A82" w:rsidP="00444A82">
      <w:pPr>
        <w:shd w:val="clear" w:color="auto" w:fill="FFFFFF"/>
        <w:spacing w:line="285" w:lineRule="atLeast"/>
        <w:jc w:val="left"/>
        <w:rPr>
          <w:ins w:id="3408" w:author="Rui Paredes" w:date="2018-09-15T21:48:00Z"/>
          <w:rFonts w:ascii="Consolas" w:hAnsi="Consolas"/>
          <w:color w:val="000000"/>
          <w:sz w:val="18"/>
          <w:szCs w:val="18"/>
          <w:lang w:val="en-US" w:eastAsia="pt-PT"/>
          <w:rPrChange w:id="3409" w:author="Rui Paredes" w:date="2018-09-15T21:50:00Z">
            <w:rPr>
              <w:ins w:id="3410" w:author="Rui Paredes" w:date="2018-09-15T21:48:00Z"/>
              <w:rFonts w:ascii="Consolas" w:hAnsi="Consolas"/>
              <w:color w:val="000000"/>
              <w:sz w:val="21"/>
              <w:szCs w:val="21"/>
              <w:lang w:eastAsia="pt-PT"/>
            </w:rPr>
          </w:rPrChange>
        </w:rPr>
      </w:pPr>
      <w:ins w:id="3411" w:author="Rui Paredes" w:date="2018-09-15T21:48:00Z">
        <w:r w:rsidRPr="00183856">
          <w:rPr>
            <w:rFonts w:ascii="Consolas" w:hAnsi="Consolas"/>
            <w:color w:val="000000"/>
            <w:sz w:val="18"/>
            <w:szCs w:val="18"/>
            <w:lang w:val="en-US" w:eastAsia="pt-PT"/>
            <w:rPrChange w:id="3412" w:author="Rui Paredes" w:date="2018-09-15T21:50:00Z">
              <w:rPr>
                <w:rFonts w:ascii="Consolas" w:hAnsi="Consolas"/>
                <w:color w:val="000000"/>
                <w:sz w:val="21"/>
                <w:szCs w:val="21"/>
                <w:lang w:eastAsia="pt-PT"/>
              </w:rPr>
            </w:rPrChange>
          </w:rPr>
          <w:t xml:space="preserve">        con.query(SELECT_ALL_COMPETITION_CHALLENGES_QUERY, (err, competitionChallenges) </w:t>
        </w:r>
        <w:r w:rsidRPr="00183856">
          <w:rPr>
            <w:rFonts w:ascii="Consolas" w:hAnsi="Consolas"/>
            <w:color w:val="0000FF"/>
            <w:sz w:val="18"/>
            <w:szCs w:val="18"/>
            <w:lang w:val="en-US" w:eastAsia="pt-PT"/>
            <w:rPrChange w:id="3413" w:author="Rui Paredes" w:date="2018-09-15T21:50:00Z">
              <w:rPr>
                <w:rFonts w:ascii="Consolas" w:hAnsi="Consolas"/>
                <w:color w:val="0000FF"/>
                <w:sz w:val="21"/>
                <w:szCs w:val="21"/>
                <w:lang w:eastAsia="pt-PT"/>
              </w:rPr>
            </w:rPrChange>
          </w:rPr>
          <w:t>=&gt;</w:t>
        </w:r>
        <w:r w:rsidRPr="00183856">
          <w:rPr>
            <w:rFonts w:ascii="Consolas" w:hAnsi="Consolas"/>
            <w:color w:val="000000"/>
            <w:sz w:val="18"/>
            <w:szCs w:val="18"/>
            <w:lang w:val="en-US" w:eastAsia="pt-PT"/>
            <w:rPrChange w:id="3414" w:author="Rui Paredes" w:date="2018-09-15T21:50:00Z">
              <w:rPr>
                <w:rFonts w:ascii="Consolas" w:hAnsi="Consolas"/>
                <w:color w:val="000000"/>
                <w:sz w:val="21"/>
                <w:szCs w:val="21"/>
                <w:lang w:eastAsia="pt-PT"/>
              </w:rPr>
            </w:rPrChange>
          </w:rPr>
          <w:t xml:space="preserve"> {</w:t>
        </w:r>
      </w:ins>
    </w:p>
    <w:p w14:paraId="2D6DBB7B" w14:textId="77777777" w:rsidR="00444A82" w:rsidRPr="00183856" w:rsidRDefault="00444A82" w:rsidP="00444A82">
      <w:pPr>
        <w:shd w:val="clear" w:color="auto" w:fill="FFFFFF"/>
        <w:spacing w:line="285" w:lineRule="atLeast"/>
        <w:jc w:val="left"/>
        <w:rPr>
          <w:ins w:id="3415" w:author="Rui Paredes" w:date="2018-09-15T21:48:00Z"/>
          <w:rFonts w:ascii="Consolas" w:hAnsi="Consolas"/>
          <w:color w:val="000000"/>
          <w:sz w:val="18"/>
          <w:szCs w:val="18"/>
          <w:lang w:val="en-US" w:eastAsia="pt-PT"/>
          <w:rPrChange w:id="3416" w:author="Rui Paredes" w:date="2018-09-15T21:50:00Z">
            <w:rPr>
              <w:ins w:id="3417" w:author="Rui Paredes" w:date="2018-09-15T21:48:00Z"/>
              <w:rFonts w:ascii="Consolas" w:hAnsi="Consolas"/>
              <w:color w:val="000000"/>
              <w:sz w:val="21"/>
              <w:szCs w:val="21"/>
              <w:lang w:eastAsia="pt-PT"/>
            </w:rPr>
          </w:rPrChange>
        </w:rPr>
      </w:pPr>
      <w:ins w:id="3418" w:author="Rui Paredes" w:date="2018-09-15T21:48:00Z">
        <w:r w:rsidRPr="00183856">
          <w:rPr>
            <w:rFonts w:ascii="Consolas" w:hAnsi="Consolas"/>
            <w:color w:val="000000"/>
            <w:sz w:val="18"/>
            <w:szCs w:val="18"/>
            <w:lang w:val="en-US" w:eastAsia="pt-PT"/>
            <w:rPrChange w:id="3419"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420"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3421" w:author="Rui Paredes" w:date="2018-09-15T21:50:00Z">
              <w:rPr>
                <w:rFonts w:ascii="Consolas" w:hAnsi="Consolas"/>
                <w:color w:val="000000"/>
                <w:sz w:val="21"/>
                <w:szCs w:val="21"/>
                <w:lang w:eastAsia="pt-PT"/>
              </w:rPr>
            </w:rPrChange>
          </w:rPr>
          <w:t xml:space="preserve"> (err) {</w:t>
        </w:r>
      </w:ins>
    </w:p>
    <w:p w14:paraId="65BE35F2" w14:textId="77777777" w:rsidR="00444A82" w:rsidRPr="00183856" w:rsidRDefault="00444A82" w:rsidP="00444A82">
      <w:pPr>
        <w:shd w:val="clear" w:color="auto" w:fill="FFFFFF"/>
        <w:spacing w:line="285" w:lineRule="atLeast"/>
        <w:jc w:val="left"/>
        <w:rPr>
          <w:ins w:id="3422" w:author="Rui Paredes" w:date="2018-09-15T21:48:00Z"/>
          <w:rFonts w:ascii="Consolas" w:hAnsi="Consolas"/>
          <w:color w:val="000000"/>
          <w:sz w:val="18"/>
          <w:szCs w:val="18"/>
          <w:lang w:val="en-US" w:eastAsia="pt-PT"/>
          <w:rPrChange w:id="3423" w:author="Rui Paredes" w:date="2018-09-15T21:50:00Z">
            <w:rPr>
              <w:ins w:id="3424" w:author="Rui Paredes" w:date="2018-09-15T21:48:00Z"/>
              <w:rFonts w:ascii="Consolas" w:hAnsi="Consolas"/>
              <w:color w:val="000000"/>
              <w:sz w:val="21"/>
              <w:szCs w:val="21"/>
              <w:lang w:eastAsia="pt-PT"/>
            </w:rPr>
          </w:rPrChange>
        </w:rPr>
      </w:pPr>
      <w:ins w:id="3425" w:author="Rui Paredes" w:date="2018-09-15T21:48:00Z">
        <w:r w:rsidRPr="00183856">
          <w:rPr>
            <w:rFonts w:ascii="Consolas" w:hAnsi="Consolas"/>
            <w:color w:val="000000"/>
            <w:sz w:val="18"/>
            <w:szCs w:val="18"/>
            <w:lang w:val="en-US" w:eastAsia="pt-PT"/>
            <w:rPrChange w:id="3426" w:author="Rui Paredes" w:date="2018-09-15T21:50:00Z">
              <w:rPr>
                <w:rFonts w:ascii="Consolas" w:hAnsi="Consolas"/>
                <w:color w:val="000000"/>
                <w:sz w:val="21"/>
                <w:szCs w:val="21"/>
                <w:lang w:eastAsia="pt-PT"/>
              </w:rPr>
            </w:rPrChange>
          </w:rPr>
          <w:t xml:space="preserve">                reject(err);</w:t>
        </w:r>
      </w:ins>
    </w:p>
    <w:p w14:paraId="4D288411" w14:textId="77777777" w:rsidR="00444A82" w:rsidRPr="00183856" w:rsidRDefault="00444A82" w:rsidP="00444A82">
      <w:pPr>
        <w:shd w:val="clear" w:color="auto" w:fill="FFFFFF"/>
        <w:spacing w:line="285" w:lineRule="atLeast"/>
        <w:jc w:val="left"/>
        <w:rPr>
          <w:ins w:id="3427" w:author="Rui Paredes" w:date="2018-09-15T21:48:00Z"/>
          <w:rFonts w:ascii="Consolas" w:hAnsi="Consolas"/>
          <w:color w:val="000000"/>
          <w:sz w:val="18"/>
          <w:szCs w:val="18"/>
          <w:lang w:val="en-US" w:eastAsia="pt-PT"/>
          <w:rPrChange w:id="3428" w:author="Rui Paredes" w:date="2018-09-15T21:50:00Z">
            <w:rPr>
              <w:ins w:id="3429" w:author="Rui Paredes" w:date="2018-09-15T21:48:00Z"/>
              <w:rFonts w:ascii="Consolas" w:hAnsi="Consolas"/>
              <w:color w:val="000000"/>
              <w:sz w:val="21"/>
              <w:szCs w:val="21"/>
              <w:lang w:eastAsia="pt-PT"/>
            </w:rPr>
          </w:rPrChange>
        </w:rPr>
      </w:pPr>
      <w:ins w:id="3430" w:author="Rui Paredes" w:date="2018-09-15T21:48:00Z">
        <w:r w:rsidRPr="00183856">
          <w:rPr>
            <w:rFonts w:ascii="Consolas" w:hAnsi="Consolas"/>
            <w:color w:val="000000"/>
            <w:sz w:val="18"/>
            <w:szCs w:val="18"/>
            <w:lang w:val="en-US" w:eastAsia="pt-PT"/>
            <w:rPrChange w:id="3431" w:author="Rui Paredes" w:date="2018-09-15T21:50:00Z">
              <w:rPr>
                <w:rFonts w:ascii="Consolas" w:hAnsi="Consolas"/>
                <w:color w:val="000000"/>
                <w:sz w:val="21"/>
                <w:szCs w:val="21"/>
                <w:lang w:eastAsia="pt-PT"/>
              </w:rPr>
            </w:rPrChange>
          </w:rPr>
          <w:lastRenderedPageBreak/>
          <w:t xml:space="preserve">            }</w:t>
        </w:r>
      </w:ins>
    </w:p>
    <w:p w14:paraId="265F6362" w14:textId="77777777" w:rsidR="00444A82" w:rsidRPr="00183856" w:rsidRDefault="00444A82" w:rsidP="00444A82">
      <w:pPr>
        <w:shd w:val="clear" w:color="auto" w:fill="FFFFFF"/>
        <w:spacing w:line="285" w:lineRule="atLeast"/>
        <w:jc w:val="left"/>
        <w:rPr>
          <w:ins w:id="3432" w:author="Rui Paredes" w:date="2018-09-15T21:48:00Z"/>
          <w:rFonts w:ascii="Consolas" w:hAnsi="Consolas"/>
          <w:color w:val="000000"/>
          <w:sz w:val="18"/>
          <w:szCs w:val="18"/>
          <w:lang w:val="en-US" w:eastAsia="pt-PT"/>
          <w:rPrChange w:id="3433" w:author="Rui Paredes" w:date="2018-09-15T21:50:00Z">
            <w:rPr>
              <w:ins w:id="3434" w:author="Rui Paredes" w:date="2018-09-15T21:48:00Z"/>
              <w:rFonts w:ascii="Consolas" w:hAnsi="Consolas"/>
              <w:color w:val="000000"/>
              <w:sz w:val="21"/>
              <w:szCs w:val="21"/>
              <w:lang w:eastAsia="pt-PT"/>
            </w:rPr>
          </w:rPrChange>
        </w:rPr>
      </w:pPr>
      <w:ins w:id="3435" w:author="Rui Paredes" w:date="2018-09-15T21:48:00Z">
        <w:r w:rsidRPr="00183856">
          <w:rPr>
            <w:rFonts w:ascii="Consolas" w:hAnsi="Consolas"/>
            <w:color w:val="000000"/>
            <w:sz w:val="18"/>
            <w:szCs w:val="18"/>
            <w:lang w:val="en-US" w:eastAsia="pt-PT"/>
            <w:rPrChange w:id="3436"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437" w:author="Rui Paredes" w:date="2018-09-15T21:50:00Z">
              <w:rPr>
                <w:rFonts w:ascii="Consolas" w:hAnsi="Consolas"/>
                <w:color w:val="0000FF"/>
                <w:sz w:val="21"/>
                <w:szCs w:val="21"/>
                <w:lang w:eastAsia="pt-PT"/>
              </w:rPr>
            </w:rPrChange>
          </w:rPr>
          <w:t>else</w:t>
        </w:r>
        <w:r w:rsidRPr="00183856">
          <w:rPr>
            <w:rFonts w:ascii="Consolas" w:hAnsi="Consolas"/>
            <w:color w:val="000000"/>
            <w:sz w:val="18"/>
            <w:szCs w:val="18"/>
            <w:lang w:val="en-US" w:eastAsia="pt-PT"/>
            <w:rPrChange w:id="3438" w:author="Rui Paredes" w:date="2018-09-15T21:50:00Z">
              <w:rPr>
                <w:rFonts w:ascii="Consolas" w:hAnsi="Consolas"/>
                <w:color w:val="000000"/>
                <w:sz w:val="21"/>
                <w:szCs w:val="21"/>
                <w:lang w:eastAsia="pt-PT"/>
              </w:rPr>
            </w:rPrChange>
          </w:rPr>
          <w:t xml:space="preserve"> {</w:t>
        </w:r>
      </w:ins>
    </w:p>
    <w:p w14:paraId="34746CF6" w14:textId="77777777" w:rsidR="00444A82" w:rsidRPr="00183856" w:rsidRDefault="00444A82" w:rsidP="00444A82">
      <w:pPr>
        <w:shd w:val="clear" w:color="auto" w:fill="FFFFFF"/>
        <w:spacing w:line="285" w:lineRule="atLeast"/>
        <w:jc w:val="left"/>
        <w:rPr>
          <w:ins w:id="3439" w:author="Rui Paredes" w:date="2018-09-15T21:48:00Z"/>
          <w:rFonts w:ascii="Consolas" w:hAnsi="Consolas"/>
          <w:color w:val="000000"/>
          <w:sz w:val="18"/>
          <w:szCs w:val="18"/>
          <w:lang w:val="en-US" w:eastAsia="pt-PT"/>
          <w:rPrChange w:id="3440" w:author="Rui Paredes" w:date="2018-09-15T21:50:00Z">
            <w:rPr>
              <w:ins w:id="3441" w:author="Rui Paredes" w:date="2018-09-15T21:48:00Z"/>
              <w:rFonts w:ascii="Consolas" w:hAnsi="Consolas"/>
              <w:color w:val="000000"/>
              <w:sz w:val="21"/>
              <w:szCs w:val="21"/>
              <w:lang w:eastAsia="pt-PT"/>
            </w:rPr>
          </w:rPrChange>
        </w:rPr>
      </w:pPr>
      <w:ins w:id="3442" w:author="Rui Paredes" w:date="2018-09-15T21:48:00Z">
        <w:r w:rsidRPr="00183856">
          <w:rPr>
            <w:rFonts w:ascii="Consolas" w:hAnsi="Consolas"/>
            <w:color w:val="000000"/>
            <w:sz w:val="18"/>
            <w:szCs w:val="18"/>
            <w:lang w:val="en-US" w:eastAsia="pt-PT"/>
            <w:rPrChange w:id="3443" w:author="Rui Paredes" w:date="2018-09-15T21:50:00Z">
              <w:rPr>
                <w:rFonts w:ascii="Consolas" w:hAnsi="Consolas"/>
                <w:color w:val="000000"/>
                <w:sz w:val="21"/>
                <w:szCs w:val="21"/>
                <w:lang w:eastAsia="pt-PT"/>
              </w:rPr>
            </w:rPrChange>
          </w:rPr>
          <w:t xml:space="preserve">                resolve(competitionChallenges);</w:t>
        </w:r>
      </w:ins>
    </w:p>
    <w:p w14:paraId="7184E258" w14:textId="77777777" w:rsidR="00444A82" w:rsidRPr="00183856" w:rsidRDefault="00444A82" w:rsidP="00444A82">
      <w:pPr>
        <w:shd w:val="clear" w:color="auto" w:fill="FFFFFF"/>
        <w:spacing w:line="285" w:lineRule="atLeast"/>
        <w:jc w:val="left"/>
        <w:rPr>
          <w:ins w:id="3444" w:author="Rui Paredes" w:date="2018-09-15T21:48:00Z"/>
          <w:rFonts w:ascii="Consolas" w:hAnsi="Consolas"/>
          <w:color w:val="000000"/>
          <w:sz w:val="18"/>
          <w:szCs w:val="18"/>
          <w:lang w:val="en-US" w:eastAsia="pt-PT"/>
          <w:rPrChange w:id="3445" w:author="Rui Paredes" w:date="2018-09-15T21:50:00Z">
            <w:rPr>
              <w:ins w:id="3446" w:author="Rui Paredes" w:date="2018-09-15T21:48:00Z"/>
              <w:rFonts w:ascii="Consolas" w:hAnsi="Consolas"/>
              <w:color w:val="000000"/>
              <w:sz w:val="21"/>
              <w:szCs w:val="21"/>
              <w:lang w:eastAsia="pt-PT"/>
            </w:rPr>
          </w:rPrChange>
        </w:rPr>
      </w:pPr>
      <w:ins w:id="3447" w:author="Rui Paredes" w:date="2018-09-15T21:48:00Z">
        <w:r w:rsidRPr="00183856">
          <w:rPr>
            <w:rFonts w:ascii="Consolas" w:hAnsi="Consolas"/>
            <w:color w:val="000000"/>
            <w:sz w:val="18"/>
            <w:szCs w:val="18"/>
            <w:lang w:val="en-US" w:eastAsia="pt-PT"/>
            <w:rPrChange w:id="3448" w:author="Rui Paredes" w:date="2018-09-15T21:50:00Z">
              <w:rPr>
                <w:rFonts w:ascii="Consolas" w:hAnsi="Consolas"/>
                <w:color w:val="000000"/>
                <w:sz w:val="21"/>
                <w:szCs w:val="21"/>
                <w:lang w:eastAsia="pt-PT"/>
              </w:rPr>
            </w:rPrChange>
          </w:rPr>
          <w:t xml:space="preserve">            }</w:t>
        </w:r>
      </w:ins>
    </w:p>
    <w:p w14:paraId="11EC4707" w14:textId="77777777" w:rsidR="00444A82" w:rsidRPr="00183856" w:rsidRDefault="00444A82" w:rsidP="00444A82">
      <w:pPr>
        <w:shd w:val="clear" w:color="auto" w:fill="FFFFFF"/>
        <w:spacing w:line="285" w:lineRule="atLeast"/>
        <w:jc w:val="left"/>
        <w:rPr>
          <w:ins w:id="3449" w:author="Rui Paredes" w:date="2018-09-15T21:48:00Z"/>
          <w:rFonts w:ascii="Consolas" w:hAnsi="Consolas"/>
          <w:color w:val="000000"/>
          <w:sz w:val="18"/>
          <w:szCs w:val="18"/>
          <w:lang w:val="en-US" w:eastAsia="pt-PT"/>
          <w:rPrChange w:id="3450" w:author="Rui Paredes" w:date="2018-09-15T21:50:00Z">
            <w:rPr>
              <w:ins w:id="3451" w:author="Rui Paredes" w:date="2018-09-15T21:48:00Z"/>
              <w:rFonts w:ascii="Consolas" w:hAnsi="Consolas"/>
              <w:color w:val="000000"/>
              <w:sz w:val="21"/>
              <w:szCs w:val="21"/>
              <w:lang w:eastAsia="pt-PT"/>
            </w:rPr>
          </w:rPrChange>
        </w:rPr>
      </w:pPr>
      <w:ins w:id="3452" w:author="Rui Paredes" w:date="2018-09-15T21:48:00Z">
        <w:r w:rsidRPr="00183856">
          <w:rPr>
            <w:rFonts w:ascii="Consolas" w:hAnsi="Consolas"/>
            <w:color w:val="000000"/>
            <w:sz w:val="18"/>
            <w:szCs w:val="18"/>
            <w:lang w:val="en-US" w:eastAsia="pt-PT"/>
            <w:rPrChange w:id="3453" w:author="Rui Paredes" w:date="2018-09-15T21:50:00Z">
              <w:rPr>
                <w:rFonts w:ascii="Consolas" w:hAnsi="Consolas"/>
                <w:color w:val="000000"/>
                <w:sz w:val="21"/>
                <w:szCs w:val="21"/>
                <w:lang w:eastAsia="pt-PT"/>
              </w:rPr>
            </w:rPrChange>
          </w:rPr>
          <w:t xml:space="preserve">        })</w:t>
        </w:r>
      </w:ins>
    </w:p>
    <w:p w14:paraId="306D912A" w14:textId="77777777" w:rsidR="00444A82" w:rsidRPr="00183856" w:rsidRDefault="00444A82" w:rsidP="00444A82">
      <w:pPr>
        <w:shd w:val="clear" w:color="auto" w:fill="FFFFFF"/>
        <w:spacing w:line="285" w:lineRule="atLeast"/>
        <w:jc w:val="left"/>
        <w:rPr>
          <w:ins w:id="3454" w:author="Rui Paredes" w:date="2018-09-15T21:48:00Z"/>
          <w:rFonts w:ascii="Consolas" w:hAnsi="Consolas"/>
          <w:color w:val="000000"/>
          <w:sz w:val="18"/>
          <w:szCs w:val="18"/>
          <w:lang w:val="en-US" w:eastAsia="pt-PT"/>
          <w:rPrChange w:id="3455" w:author="Rui Paredes" w:date="2018-09-15T21:50:00Z">
            <w:rPr>
              <w:ins w:id="3456" w:author="Rui Paredes" w:date="2018-09-15T21:48:00Z"/>
              <w:rFonts w:ascii="Consolas" w:hAnsi="Consolas"/>
              <w:color w:val="000000"/>
              <w:sz w:val="21"/>
              <w:szCs w:val="21"/>
              <w:lang w:eastAsia="pt-PT"/>
            </w:rPr>
          </w:rPrChange>
        </w:rPr>
      </w:pPr>
      <w:ins w:id="3457" w:author="Rui Paredes" w:date="2018-09-15T21:48:00Z">
        <w:r w:rsidRPr="00183856">
          <w:rPr>
            <w:rFonts w:ascii="Consolas" w:hAnsi="Consolas"/>
            <w:color w:val="000000"/>
            <w:sz w:val="18"/>
            <w:szCs w:val="18"/>
            <w:lang w:val="en-US" w:eastAsia="pt-PT"/>
            <w:rPrChange w:id="3458" w:author="Rui Paredes" w:date="2018-09-15T21:50:00Z">
              <w:rPr>
                <w:rFonts w:ascii="Consolas" w:hAnsi="Consolas"/>
                <w:color w:val="000000"/>
                <w:sz w:val="21"/>
                <w:szCs w:val="21"/>
                <w:lang w:eastAsia="pt-PT"/>
              </w:rPr>
            </w:rPrChange>
          </w:rPr>
          <w:t xml:space="preserve">    })</w:t>
        </w:r>
      </w:ins>
    </w:p>
    <w:p w14:paraId="7666C5E1" w14:textId="77777777" w:rsidR="00444A82" w:rsidRPr="00183856" w:rsidRDefault="00444A82" w:rsidP="00444A82">
      <w:pPr>
        <w:shd w:val="clear" w:color="auto" w:fill="FFFFFF"/>
        <w:spacing w:line="285" w:lineRule="atLeast"/>
        <w:jc w:val="left"/>
        <w:rPr>
          <w:ins w:id="3459" w:author="Rui Paredes" w:date="2018-09-15T21:48:00Z"/>
          <w:rFonts w:ascii="Consolas" w:hAnsi="Consolas"/>
          <w:color w:val="000000"/>
          <w:sz w:val="18"/>
          <w:szCs w:val="18"/>
          <w:lang w:val="en-US" w:eastAsia="pt-PT"/>
          <w:rPrChange w:id="3460" w:author="Rui Paredes" w:date="2018-09-15T21:50:00Z">
            <w:rPr>
              <w:ins w:id="3461" w:author="Rui Paredes" w:date="2018-09-15T21:48:00Z"/>
              <w:rFonts w:ascii="Consolas" w:hAnsi="Consolas"/>
              <w:color w:val="000000"/>
              <w:sz w:val="21"/>
              <w:szCs w:val="21"/>
              <w:lang w:eastAsia="pt-PT"/>
            </w:rPr>
          </w:rPrChange>
        </w:rPr>
      </w:pPr>
      <w:ins w:id="3462" w:author="Rui Paredes" w:date="2018-09-15T21:48:00Z">
        <w:r w:rsidRPr="00183856">
          <w:rPr>
            <w:rFonts w:ascii="Consolas" w:hAnsi="Consolas"/>
            <w:color w:val="000000"/>
            <w:sz w:val="18"/>
            <w:szCs w:val="18"/>
            <w:lang w:val="en-US" w:eastAsia="pt-PT"/>
            <w:rPrChange w:id="3463" w:author="Rui Paredes" w:date="2018-09-15T21:50:00Z">
              <w:rPr>
                <w:rFonts w:ascii="Consolas" w:hAnsi="Consolas"/>
                <w:color w:val="000000"/>
                <w:sz w:val="21"/>
                <w:szCs w:val="21"/>
                <w:lang w:eastAsia="pt-PT"/>
              </w:rPr>
            </w:rPrChange>
          </w:rPr>
          <w:t>}</w:t>
        </w:r>
      </w:ins>
    </w:p>
    <w:p w14:paraId="3759ACE9" w14:textId="75CC4D35" w:rsidR="00444A82" w:rsidRPr="00183856" w:rsidRDefault="00444A82" w:rsidP="00444A82">
      <w:pPr>
        <w:shd w:val="clear" w:color="auto" w:fill="FFFFFF"/>
        <w:spacing w:line="285" w:lineRule="atLeast"/>
        <w:jc w:val="left"/>
        <w:rPr>
          <w:ins w:id="3464" w:author="Rui Paredes" w:date="2018-09-15T21:48:00Z"/>
          <w:rFonts w:ascii="Consolas" w:hAnsi="Consolas"/>
          <w:color w:val="000000"/>
          <w:sz w:val="18"/>
          <w:szCs w:val="18"/>
          <w:lang w:val="en-US" w:eastAsia="pt-PT"/>
          <w:rPrChange w:id="3465" w:author="Rui Paredes" w:date="2018-09-15T21:50:00Z">
            <w:rPr>
              <w:ins w:id="3466" w:author="Rui Paredes" w:date="2018-09-15T21:48:00Z"/>
              <w:rFonts w:ascii="Consolas" w:hAnsi="Consolas"/>
              <w:color w:val="000000"/>
              <w:sz w:val="21"/>
              <w:szCs w:val="21"/>
              <w:lang w:eastAsia="pt-PT"/>
            </w:rPr>
          </w:rPrChange>
        </w:rPr>
      </w:pPr>
      <w:ins w:id="3467" w:author="Rui Paredes" w:date="2018-09-15T21:48:00Z">
        <w:r w:rsidRPr="00183856">
          <w:rPr>
            <w:rFonts w:ascii="Consolas" w:hAnsi="Consolas"/>
            <w:color w:val="0000FF"/>
            <w:sz w:val="18"/>
            <w:szCs w:val="18"/>
            <w:lang w:val="en-US" w:eastAsia="pt-PT"/>
            <w:rPrChange w:id="3468"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469" w:author="Rui Paredes" w:date="2018-09-15T21:50:00Z">
              <w:rPr>
                <w:rFonts w:ascii="Consolas" w:hAnsi="Consolas"/>
                <w:color w:val="000000"/>
                <w:sz w:val="21"/>
                <w:szCs w:val="21"/>
                <w:lang w:eastAsia="pt-PT"/>
              </w:rPr>
            </w:rPrChange>
          </w:rPr>
          <w:t xml:space="preserve"> checkAllParticipants(competitionID) {</w:t>
        </w:r>
      </w:ins>
    </w:p>
    <w:p w14:paraId="064B2CDB" w14:textId="77777777" w:rsidR="00444A82" w:rsidRPr="00183856" w:rsidRDefault="00444A82" w:rsidP="00444A82">
      <w:pPr>
        <w:shd w:val="clear" w:color="auto" w:fill="FFFFFF"/>
        <w:spacing w:line="285" w:lineRule="atLeast"/>
        <w:jc w:val="left"/>
        <w:rPr>
          <w:ins w:id="3470" w:author="Rui Paredes" w:date="2018-09-15T21:48:00Z"/>
          <w:rFonts w:ascii="Consolas" w:hAnsi="Consolas"/>
          <w:color w:val="000000"/>
          <w:sz w:val="18"/>
          <w:szCs w:val="18"/>
          <w:lang w:val="en-US" w:eastAsia="pt-PT"/>
          <w:rPrChange w:id="3471" w:author="Rui Paredes" w:date="2018-09-15T21:50:00Z">
            <w:rPr>
              <w:ins w:id="3472" w:author="Rui Paredes" w:date="2018-09-15T21:48:00Z"/>
              <w:rFonts w:ascii="Consolas" w:hAnsi="Consolas"/>
              <w:color w:val="000000"/>
              <w:sz w:val="21"/>
              <w:szCs w:val="21"/>
              <w:lang w:eastAsia="pt-PT"/>
            </w:rPr>
          </w:rPrChange>
        </w:rPr>
      </w:pPr>
      <w:ins w:id="3473" w:author="Rui Paredes" w:date="2018-09-15T21:48:00Z">
        <w:r w:rsidRPr="00183856">
          <w:rPr>
            <w:rFonts w:ascii="Consolas" w:hAnsi="Consolas"/>
            <w:color w:val="000000"/>
            <w:sz w:val="18"/>
            <w:szCs w:val="18"/>
            <w:lang w:val="en-US" w:eastAsia="pt-PT"/>
            <w:rPrChange w:id="347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475" w:author="Rui Paredes" w:date="2018-09-15T21:50:00Z">
              <w:rPr>
                <w:rFonts w:ascii="Consolas" w:hAnsi="Consolas"/>
                <w:color w:val="0000FF"/>
                <w:sz w:val="21"/>
                <w:szCs w:val="21"/>
                <w:lang w:eastAsia="pt-PT"/>
              </w:rPr>
            </w:rPrChange>
          </w:rPr>
          <w:t>return</w:t>
        </w:r>
        <w:r w:rsidRPr="00183856">
          <w:rPr>
            <w:rFonts w:ascii="Consolas" w:hAnsi="Consolas"/>
            <w:color w:val="000000"/>
            <w:sz w:val="18"/>
            <w:szCs w:val="18"/>
            <w:lang w:val="en-US" w:eastAsia="pt-PT"/>
            <w:rPrChange w:id="3476"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477" w:author="Rui Paredes" w:date="2018-09-15T21:50:00Z">
              <w:rPr>
                <w:rFonts w:ascii="Consolas" w:hAnsi="Consolas"/>
                <w:color w:val="0000FF"/>
                <w:sz w:val="21"/>
                <w:szCs w:val="21"/>
                <w:lang w:eastAsia="pt-PT"/>
              </w:rPr>
            </w:rPrChange>
          </w:rPr>
          <w:t>new</w:t>
        </w:r>
        <w:r w:rsidRPr="00183856">
          <w:rPr>
            <w:rFonts w:ascii="Consolas" w:hAnsi="Consolas"/>
            <w:color w:val="000000"/>
            <w:sz w:val="18"/>
            <w:szCs w:val="18"/>
            <w:lang w:val="en-US" w:eastAsia="pt-PT"/>
            <w:rPrChange w:id="3478" w:author="Rui Paredes" w:date="2018-09-15T21:50:00Z">
              <w:rPr>
                <w:rFonts w:ascii="Consolas" w:hAnsi="Consolas"/>
                <w:color w:val="000000"/>
                <w:sz w:val="21"/>
                <w:szCs w:val="21"/>
                <w:lang w:eastAsia="pt-PT"/>
              </w:rPr>
            </w:rPrChange>
          </w:rPr>
          <w:t xml:space="preserve"> Promise(</w:t>
        </w:r>
        <w:r w:rsidRPr="00183856">
          <w:rPr>
            <w:rFonts w:ascii="Consolas" w:hAnsi="Consolas"/>
            <w:color w:val="0000FF"/>
            <w:sz w:val="18"/>
            <w:szCs w:val="18"/>
            <w:lang w:val="en-US" w:eastAsia="pt-PT"/>
            <w:rPrChange w:id="3479"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480" w:author="Rui Paredes" w:date="2018-09-15T21:50:00Z">
              <w:rPr>
                <w:rFonts w:ascii="Consolas" w:hAnsi="Consolas"/>
                <w:color w:val="000000"/>
                <w:sz w:val="21"/>
                <w:szCs w:val="21"/>
                <w:lang w:eastAsia="pt-PT"/>
              </w:rPr>
            </w:rPrChange>
          </w:rPr>
          <w:t xml:space="preserve"> (resolve, reject) {</w:t>
        </w:r>
      </w:ins>
    </w:p>
    <w:p w14:paraId="0D04889B" w14:textId="77777777" w:rsidR="00444A82" w:rsidRPr="00183856" w:rsidRDefault="00444A82" w:rsidP="00444A82">
      <w:pPr>
        <w:shd w:val="clear" w:color="auto" w:fill="FFFFFF"/>
        <w:spacing w:line="285" w:lineRule="atLeast"/>
        <w:jc w:val="left"/>
        <w:rPr>
          <w:ins w:id="3481" w:author="Rui Paredes" w:date="2018-09-15T21:48:00Z"/>
          <w:rFonts w:ascii="Consolas" w:hAnsi="Consolas"/>
          <w:color w:val="000000"/>
          <w:sz w:val="18"/>
          <w:szCs w:val="18"/>
          <w:lang w:val="en-US" w:eastAsia="pt-PT"/>
          <w:rPrChange w:id="3482" w:author="Rui Paredes" w:date="2018-09-15T21:50:00Z">
            <w:rPr>
              <w:ins w:id="3483" w:author="Rui Paredes" w:date="2018-09-15T21:48:00Z"/>
              <w:rFonts w:ascii="Consolas" w:hAnsi="Consolas"/>
              <w:color w:val="000000"/>
              <w:sz w:val="21"/>
              <w:szCs w:val="21"/>
              <w:lang w:eastAsia="pt-PT"/>
            </w:rPr>
          </w:rPrChange>
        </w:rPr>
      </w:pPr>
      <w:ins w:id="3484" w:author="Rui Paredes" w:date="2018-09-15T21:48:00Z">
        <w:r w:rsidRPr="00183856">
          <w:rPr>
            <w:rFonts w:ascii="Consolas" w:hAnsi="Consolas"/>
            <w:color w:val="000000"/>
            <w:sz w:val="18"/>
            <w:szCs w:val="18"/>
            <w:lang w:val="en-US" w:eastAsia="pt-PT"/>
            <w:rPrChange w:id="348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486" w:author="Rui Paredes" w:date="2018-09-15T21:50:00Z">
              <w:rPr>
                <w:rFonts w:ascii="Consolas" w:hAnsi="Consolas"/>
                <w:color w:val="0000FF"/>
                <w:sz w:val="21"/>
                <w:szCs w:val="21"/>
                <w:lang w:eastAsia="pt-PT"/>
              </w:rPr>
            </w:rPrChange>
          </w:rPr>
          <w:t>const</w:t>
        </w:r>
        <w:r w:rsidRPr="00183856">
          <w:rPr>
            <w:rFonts w:ascii="Consolas" w:hAnsi="Consolas"/>
            <w:color w:val="000000"/>
            <w:sz w:val="18"/>
            <w:szCs w:val="18"/>
            <w:lang w:val="en-US" w:eastAsia="pt-PT"/>
            <w:rPrChange w:id="3487" w:author="Rui Paredes" w:date="2018-09-15T21:50:00Z">
              <w:rPr>
                <w:rFonts w:ascii="Consolas" w:hAnsi="Consolas"/>
                <w:color w:val="000000"/>
                <w:sz w:val="21"/>
                <w:szCs w:val="21"/>
                <w:lang w:eastAsia="pt-PT"/>
              </w:rPr>
            </w:rPrChange>
          </w:rPr>
          <w:t xml:space="preserve"> SELECT_ALL_PARTICIPANTS_QUERY = </w:t>
        </w:r>
        <w:r w:rsidRPr="00183856">
          <w:rPr>
            <w:rFonts w:ascii="Consolas" w:hAnsi="Consolas"/>
            <w:color w:val="A31515"/>
            <w:sz w:val="18"/>
            <w:szCs w:val="18"/>
            <w:lang w:val="en-US" w:eastAsia="pt-PT"/>
            <w:rPrChange w:id="3488" w:author="Rui Paredes" w:date="2018-09-15T21:50:00Z">
              <w:rPr>
                <w:rFonts w:ascii="Consolas" w:hAnsi="Consolas"/>
                <w:color w:val="A31515"/>
                <w:sz w:val="21"/>
                <w:szCs w:val="21"/>
                <w:lang w:eastAsia="pt-PT"/>
              </w:rPr>
            </w:rPrChange>
          </w:rPr>
          <w:t xml:space="preserve">`SELECT * FROM registrations where competitionID = </w:t>
        </w:r>
        <w:r w:rsidRPr="00183856">
          <w:rPr>
            <w:rFonts w:ascii="Consolas" w:hAnsi="Consolas"/>
            <w:color w:val="0000FF"/>
            <w:sz w:val="18"/>
            <w:szCs w:val="18"/>
            <w:lang w:val="en-US" w:eastAsia="pt-PT"/>
            <w:rPrChange w:id="3489"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3490" w:author="Rui Paredes" w:date="2018-09-15T21:50:00Z">
              <w:rPr>
                <w:rFonts w:ascii="Consolas" w:hAnsi="Consolas"/>
                <w:color w:val="000000"/>
                <w:sz w:val="21"/>
                <w:szCs w:val="21"/>
                <w:lang w:eastAsia="pt-PT"/>
              </w:rPr>
            </w:rPrChange>
          </w:rPr>
          <w:t>competitionID</w:t>
        </w:r>
        <w:r w:rsidRPr="00183856">
          <w:rPr>
            <w:rFonts w:ascii="Consolas" w:hAnsi="Consolas"/>
            <w:color w:val="0000FF"/>
            <w:sz w:val="18"/>
            <w:szCs w:val="18"/>
            <w:lang w:val="en-US" w:eastAsia="pt-PT"/>
            <w:rPrChange w:id="3491"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3492" w:author="Rui Paredes" w:date="2018-09-15T21:50:00Z">
              <w:rPr>
                <w:rFonts w:ascii="Consolas" w:hAnsi="Consolas"/>
                <w:color w:val="A31515"/>
                <w:sz w:val="21"/>
                <w:szCs w:val="21"/>
                <w:lang w:eastAsia="pt-PT"/>
              </w:rPr>
            </w:rPrChange>
          </w:rPr>
          <w:t>`</w:t>
        </w:r>
        <w:r w:rsidRPr="00183856">
          <w:rPr>
            <w:rFonts w:ascii="Consolas" w:hAnsi="Consolas"/>
            <w:color w:val="000000"/>
            <w:sz w:val="18"/>
            <w:szCs w:val="18"/>
            <w:lang w:val="en-US" w:eastAsia="pt-PT"/>
            <w:rPrChange w:id="3493" w:author="Rui Paredes" w:date="2018-09-15T21:50:00Z">
              <w:rPr>
                <w:rFonts w:ascii="Consolas" w:hAnsi="Consolas"/>
                <w:color w:val="000000"/>
                <w:sz w:val="21"/>
                <w:szCs w:val="21"/>
                <w:lang w:eastAsia="pt-PT"/>
              </w:rPr>
            </w:rPrChange>
          </w:rPr>
          <w:t>;</w:t>
        </w:r>
      </w:ins>
    </w:p>
    <w:p w14:paraId="01F95AE2" w14:textId="77777777" w:rsidR="00444A82" w:rsidRPr="00183856" w:rsidRDefault="00444A82" w:rsidP="00444A82">
      <w:pPr>
        <w:shd w:val="clear" w:color="auto" w:fill="FFFFFF"/>
        <w:spacing w:line="285" w:lineRule="atLeast"/>
        <w:jc w:val="left"/>
        <w:rPr>
          <w:ins w:id="3494" w:author="Rui Paredes" w:date="2018-09-15T21:48:00Z"/>
          <w:rFonts w:ascii="Consolas" w:hAnsi="Consolas"/>
          <w:color w:val="000000"/>
          <w:sz w:val="18"/>
          <w:szCs w:val="18"/>
          <w:lang w:val="en-US" w:eastAsia="pt-PT"/>
          <w:rPrChange w:id="3495" w:author="Rui Paredes" w:date="2018-09-15T21:50:00Z">
            <w:rPr>
              <w:ins w:id="3496" w:author="Rui Paredes" w:date="2018-09-15T21:48:00Z"/>
              <w:rFonts w:ascii="Consolas" w:hAnsi="Consolas"/>
              <w:color w:val="000000"/>
              <w:sz w:val="21"/>
              <w:szCs w:val="21"/>
              <w:lang w:eastAsia="pt-PT"/>
            </w:rPr>
          </w:rPrChange>
        </w:rPr>
      </w:pPr>
      <w:ins w:id="3497" w:author="Rui Paredes" w:date="2018-09-15T21:48:00Z">
        <w:r w:rsidRPr="00183856">
          <w:rPr>
            <w:rFonts w:ascii="Consolas" w:hAnsi="Consolas"/>
            <w:color w:val="000000"/>
            <w:sz w:val="18"/>
            <w:szCs w:val="18"/>
            <w:lang w:val="en-US" w:eastAsia="pt-PT"/>
            <w:rPrChange w:id="3498" w:author="Rui Paredes" w:date="2018-09-15T21:50:00Z">
              <w:rPr>
                <w:rFonts w:ascii="Consolas" w:hAnsi="Consolas"/>
                <w:color w:val="000000"/>
                <w:sz w:val="21"/>
                <w:szCs w:val="21"/>
                <w:lang w:eastAsia="pt-PT"/>
              </w:rPr>
            </w:rPrChange>
          </w:rPr>
          <w:t xml:space="preserve">        con.query(SELECT_ALL_PARTICIPANTS_QUERY, (err, participants) </w:t>
        </w:r>
        <w:r w:rsidRPr="00183856">
          <w:rPr>
            <w:rFonts w:ascii="Consolas" w:hAnsi="Consolas"/>
            <w:color w:val="0000FF"/>
            <w:sz w:val="18"/>
            <w:szCs w:val="18"/>
            <w:lang w:val="en-US" w:eastAsia="pt-PT"/>
            <w:rPrChange w:id="3499" w:author="Rui Paredes" w:date="2018-09-15T21:50:00Z">
              <w:rPr>
                <w:rFonts w:ascii="Consolas" w:hAnsi="Consolas"/>
                <w:color w:val="0000FF"/>
                <w:sz w:val="21"/>
                <w:szCs w:val="21"/>
                <w:lang w:eastAsia="pt-PT"/>
              </w:rPr>
            </w:rPrChange>
          </w:rPr>
          <w:t>=&gt;</w:t>
        </w:r>
        <w:r w:rsidRPr="00183856">
          <w:rPr>
            <w:rFonts w:ascii="Consolas" w:hAnsi="Consolas"/>
            <w:color w:val="000000"/>
            <w:sz w:val="18"/>
            <w:szCs w:val="18"/>
            <w:lang w:val="en-US" w:eastAsia="pt-PT"/>
            <w:rPrChange w:id="3500" w:author="Rui Paredes" w:date="2018-09-15T21:50:00Z">
              <w:rPr>
                <w:rFonts w:ascii="Consolas" w:hAnsi="Consolas"/>
                <w:color w:val="000000"/>
                <w:sz w:val="21"/>
                <w:szCs w:val="21"/>
                <w:lang w:eastAsia="pt-PT"/>
              </w:rPr>
            </w:rPrChange>
          </w:rPr>
          <w:t xml:space="preserve"> {</w:t>
        </w:r>
      </w:ins>
    </w:p>
    <w:p w14:paraId="562048E5" w14:textId="77777777" w:rsidR="00444A82" w:rsidRPr="00183856" w:rsidRDefault="00444A82" w:rsidP="00444A82">
      <w:pPr>
        <w:shd w:val="clear" w:color="auto" w:fill="FFFFFF"/>
        <w:spacing w:line="285" w:lineRule="atLeast"/>
        <w:jc w:val="left"/>
        <w:rPr>
          <w:ins w:id="3501" w:author="Rui Paredes" w:date="2018-09-15T21:48:00Z"/>
          <w:rFonts w:ascii="Consolas" w:hAnsi="Consolas"/>
          <w:color w:val="000000"/>
          <w:sz w:val="18"/>
          <w:szCs w:val="18"/>
          <w:lang w:val="en-US" w:eastAsia="pt-PT"/>
          <w:rPrChange w:id="3502" w:author="Rui Paredes" w:date="2018-09-15T21:50:00Z">
            <w:rPr>
              <w:ins w:id="3503" w:author="Rui Paredes" w:date="2018-09-15T21:48:00Z"/>
              <w:rFonts w:ascii="Consolas" w:hAnsi="Consolas"/>
              <w:color w:val="000000"/>
              <w:sz w:val="21"/>
              <w:szCs w:val="21"/>
              <w:lang w:eastAsia="pt-PT"/>
            </w:rPr>
          </w:rPrChange>
        </w:rPr>
      </w:pPr>
      <w:ins w:id="3504" w:author="Rui Paredes" w:date="2018-09-15T21:48:00Z">
        <w:r w:rsidRPr="00183856">
          <w:rPr>
            <w:rFonts w:ascii="Consolas" w:hAnsi="Consolas"/>
            <w:color w:val="000000"/>
            <w:sz w:val="18"/>
            <w:szCs w:val="18"/>
            <w:lang w:val="en-US" w:eastAsia="pt-PT"/>
            <w:rPrChange w:id="350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506"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3507" w:author="Rui Paredes" w:date="2018-09-15T21:50:00Z">
              <w:rPr>
                <w:rFonts w:ascii="Consolas" w:hAnsi="Consolas"/>
                <w:color w:val="000000"/>
                <w:sz w:val="21"/>
                <w:szCs w:val="21"/>
                <w:lang w:eastAsia="pt-PT"/>
              </w:rPr>
            </w:rPrChange>
          </w:rPr>
          <w:t xml:space="preserve"> (err) {</w:t>
        </w:r>
      </w:ins>
    </w:p>
    <w:p w14:paraId="2F996D42" w14:textId="77777777" w:rsidR="00444A82" w:rsidRPr="00183856" w:rsidRDefault="00444A82" w:rsidP="00444A82">
      <w:pPr>
        <w:shd w:val="clear" w:color="auto" w:fill="FFFFFF"/>
        <w:spacing w:line="285" w:lineRule="atLeast"/>
        <w:jc w:val="left"/>
        <w:rPr>
          <w:ins w:id="3508" w:author="Rui Paredes" w:date="2018-09-15T21:48:00Z"/>
          <w:rFonts w:ascii="Consolas" w:hAnsi="Consolas"/>
          <w:color w:val="000000"/>
          <w:sz w:val="18"/>
          <w:szCs w:val="18"/>
          <w:lang w:val="en-US" w:eastAsia="pt-PT"/>
          <w:rPrChange w:id="3509" w:author="Rui Paredes" w:date="2018-09-15T21:50:00Z">
            <w:rPr>
              <w:ins w:id="3510" w:author="Rui Paredes" w:date="2018-09-15T21:48:00Z"/>
              <w:rFonts w:ascii="Consolas" w:hAnsi="Consolas"/>
              <w:color w:val="000000"/>
              <w:sz w:val="21"/>
              <w:szCs w:val="21"/>
              <w:lang w:eastAsia="pt-PT"/>
            </w:rPr>
          </w:rPrChange>
        </w:rPr>
      </w:pPr>
      <w:ins w:id="3511" w:author="Rui Paredes" w:date="2018-09-15T21:48:00Z">
        <w:r w:rsidRPr="00183856">
          <w:rPr>
            <w:rFonts w:ascii="Consolas" w:hAnsi="Consolas"/>
            <w:color w:val="000000"/>
            <w:sz w:val="18"/>
            <w:szCs w:val="18"/>
            <w:lang w:val="en-US" w:eastAsia="pt-PT"/>
            <w:rPrChange w:id="3512" w:author="Rui Paredes" w:date="2018-09-15T21:50:00Z">
              <w:rPr>
                <w:rFonts w:ascii="Consolas" w:hAnsi="Consolas"/>
                <w:color w:val="000000"/>
                <w:sz w:val="21"/>
                <w:szCs w:val="21"/>
                <w:lang w:eastAsia="pt-PT"/>
              </w:rPr>
            </w:rPrChange>
          </w:rPr>
          <w:t xml:space="preserve">                reject(err);</w:t>
        </w:r>
      </w:ins>
    </w:p>
    <w:p w14:paraId="2C015552" w14:textId="77777777" w:rsidR="00444A82" w:rsidRPr="00183856" w:rsidRDefault="00444A82" w:rsidP="00444A82">
      <w:pPr>
        <w:shd w:val="clear" w:color="auto" w:fill="FFFFFF"/>
        <w:spacing w:line="285" w:lineRule="atLeast"/>
        <w:jc w:val="left"/>
        <w:rPr>
          <w:ins w:id="3513" w:author="Rui Paredes" w:date="2018-09-15T21:48:00Z"/>
          <w:rFonts w:ascii="Consolas" w:hAnsi="Consolas"/>
          <w:color w:val="000000"/>
          <w:sz w:val="18"/>
          <w:szCs w:val="18"/>
          <w:lang w:val="en-US" w:eastAsia="pt-PT"/>
          <w:rPrChange w:id="3514" w:author="Rui Paredes" w:date="2018-09-15T21:50:00Z">
            <w:rPr>
              <w:ins w:id="3515" w:author="Rui Paredes" w:date="2018-09-15T21:48:00Z"/>
              <w:rFonts w:ascii="Consolas" w:hAnsi="Consolas"/>
              <w:color w:val="000000"/>
              <w:sz w:val="21"/>
              <w:szCs w:val="21"/>
              <w:lang w:eastAsia="pt-PT"/>
            </w:rPr>
          </w:rPrChange>
        </w:rPr>
      </w:pPr>
      <w:ins w:id="3516" w:author="Rui Paredes" w:date="2018-09-15T21:48:00Z">
        <w:r w:rsidRPr="00183856">
          <w:rPr>
            <w:rFonts w:ascii="Consolas" w:hAnsi="Consolas"/>
            <w:color w:val="000000"/>
            <w:sz w:val="18"/>
            <w:szCs w:val="18"/>
            <w:lang w:val="en-US" w:eastAsia="pt-PT"/>
            <w:rPrChange w:id="3517" w:author="Rui Paredes" w:date="2018-09-15T21:50:00Z">
              <w:rPr>
                <w:rFonts w:ascii="Consolas" w:hAnsi="Consolas"/>
                <w:color w:val="000000"/>
                <w:sz w:val="21"/>
                <w:szCs w:val="21"/>
                <w:lang w:eastAsia="pt-PT"/>
              </w:rPr>
            </w:rPrChange>
          </w:rPr>
          <w:t xml:space="preserve">            }</w:t>
        </w:r>
      </w:ins>
    </w:p>
    <w:p w14:paraId="4A32E42F" w14:textId="77777777" w:rsidR="00444A82" w:rsidRPr="00183856" w:rsidRDefault="00444A82" w:rsidP="00444A82">
      <w:pPr>
        <w:shd w:val="clear" w:color="auto" w:fill="FFFFFF"/>
        <w:spacing w:line="285" w:lineRule="atLeast"/>
        <w:jc w:val="left"/>
        <w:rPr>
          <w:ins w:id="3518" w:author="Rui Paredes" w:date="2018-09-15T21:48:00Z"/>
          <w:rFonts w:ascii="Consolas" w:hAnsi="Consolas"/>
          <w:color w:val="000000"/>
          <w:sz w:val="18"/>
          <w:szCs w:val="18"/>
          <w:lang w:val="en-US" w:eastAsia="pt-PT"/>
          <w:rPrChange w:id="3519" w:author="Rui Paredes" w:date="2018-09-15T21:50:00Z">
            <w:rPr>
              <w:ins w:id="3520" w:author="Rui Paredes" w:date="2018-09-15T21:48:00Z"/>
              <w:rFonts w:ascii="Consolas" w:hAnsi="Consolas"/>
              <w:color w:val="000000"/>
              <w:sz w:val="21"/>
              <w:szCs w:val="21"/>
              <w:lang w:eastAsia="pt-PT"/>
            </w:rPr>
          </w:rPrChange>
        </w:rPr>
      </w:pPr>
      <w:ins w:id="3521" w:author="Rui Paredes" w:date="2018-09-15T21:48:00Z">
        <w:r w:rsidRPr="00183856">
          <w:rPr>
            <w:rFonts w:ascii="Consolas" w:hAnsi="Consolas"/>
            <w:color w:val="000000"/>
            <w:sz w:val="18"/>
            <w:szCs w:val="18"/>
            <w:lang w:val="en-US" w:eastAsia="pt-PT"/>
            <w:rPrChange w:id="3522"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523" w:author="Rui Paredes" w:date="2018-09-15T21:50:00Z">
              <w:rPr>
                <w:rFonts w:ascii="Consolas" w:hAnsi="Consolas"/>
                <w:color w:val="0000FF"/>
                <w:sz w:val="21"/>
                <w:szCs w:val="21"/>
                <w:lang w:eastAsia="pt-PT"/>
              </w:rPr>
            </w:rPrChange>
          </w:rPr>
          <w:t>else</w:t>
        </w:r>
        <w:r w:rsidRPr="00183856">
          <w:rPr>
            <w:rFonts w:ascii="Consolas" w:hAnsi="Consolas"/>
            <w:color w:val="000000"/>
            <w:sz w:val="18"/>
            <w:szCs w:val="18"/>
            <w:lang w:val="en-US" w:eastAsia="pt-PT"/>
            <w:rPrChange w:id="3524" w:author="Rui Paredes" w:date="2018-09-15T21:50:00Z">
              <w:rPr>
                <w:rFonts w:ascii="Consolas" w:hAnsi="Consolas"/>
                <w:color w:val="000000"/>
                <w:sz w:val="21"/>
                <w:szCs w:val="21"/>
                <w:lang w:eastAsia="pt-PT"/>
              </w:rPr>
            </w:rPrChange>
          </w:rPr>
          <w:t xml:space="preserve"> {</w:t>
        </w:r>
      </w:ins>
    </w:p>
    <w:p w14:paraId="1D68BE29" w14:textId="77777777" w:rsidR="00444A82" w:rsidRPr="00183856" w:rsidRDefault="00444A82" w:rsidP="00444A82">
      <w:pPr>
        <w:shd w:val="clear" w:color="auto" w:fill="FFFFFF"/>
        <w:spacing w:line="285" w:lineRule="atLeast"/>
        <w:jc w:val="left"/>
        <w:rPr>
          <w:ins w:id="3525" w:author="Rui Paredes" w:date="2018-09-15T21:48:00Z"/>
          <w:rFonts w:ascii="Consolas" w:hAnsi="Consolas"/>
          <w:color w:val="000000"/>
          <w:sz w:val="18"/>
          <w:szCs w:val="18"/>
          <w:lang w:val="en-US" w:eastAsia="pt-PT"/>
          <w:rPrChange w:id="3526" w:author="Rui Paredes" w:date="2018-09-15T21:50:00Z">
            <w:rPr>
              <w:ins w:id="3527" w:author="Rui Paredes" w:date="2018-09-15T21:48:00Z"/>
              <w:rFonts w:ascii="Consolas" w:hAnsi="Consolas"/>
              <w:color w:val="000000"/>
              <w:sz w:val="21"/>
              <w:szCs w:val="21"/>
              <w:lang w:eastAsia="pt-PT"/>
            </w:rPr>
          </w:rPrChange>
        </w:rPr>
      </w:pPr>
      <w:ins w:id="3528" w:author="Rui Paredes" w:date="2018-09-15T21:48:00Z">
        <w:r w:rsidRPr="00183856">
          <w:rPr>
            <w:rFonts w:ascii="Consolas" w:hAnsi="Consolas"/>
            <w:color w:val="000000"/>
            <w:sz w:val="18"/>
            <w:szCs w:val="18"/>
            <w:lang w:val="en-US" w:eastAsia="pt-PT"/>
            <w:rPrChange w:id="3529" w:author="Rui Paredes" w:date="2018-09-15T21:50:00Z">
              <w:rPr>
                <w:rFonts w:ascii="Consolas" w:hAnsi="Consolas"/>
                <w:color w:val="000000"/>
                <w:sz w:val="21"/>
                <w:szCs w:val="21"/>
                <w:lang w:eastAsia="pt-PT"/>
              </w:rPr>
            </w:rPrChange>
          </w:rPr>
          <w:t xml:space="preserve">                resolve(participants);</w:t>
        </w:r>
      </w:ins>
    </w:p>
    <w:p w14:paraId="5653F1A0" w14:textId="77777777" w:rsidR="00444A82" w:rsidRPr="00183856" w:rsidRDefault="00444A82" w:rsidP="00444A82">
      <w:pPr>
        <w:shd w:val="clear" w:color="auto" w:fill="FFFFFF"/>
        <w:spacing w:line="285" w:lineRule="atLeast"/>
        <w:jc w:val="left"/>
        <w:rPr>
          <w:ins w:id="3530" w:author="Rui Paredes" w:date="2018-09-15T21:48:00Z"/>
          <w:rFonts w:ascii="Consolas" w:hAnsi="Consolas"/>
          <w:color w:val="000000"/>
          <w:sz w:val="18"/>
          <w:szCs w:val="18"/>
          <w:lang w:val="en-US" w:eastAsia="pt-PT"/>
          <w:rPrChange w:id="3531" w:author="Rui Paredes" w:date="2018-09-15T21:50:00Z">
            <w:rPr>
              <w:ins w:id="3532" w:author="Rui Paredes" w:date="2018-09-15T21:48:00Z"/>
              <w:rFonts w:ascii="Consolas" w:hAnsi="Consolas"/>
              <w:color w:val="000000"/>
              <w:sz w:val="21"/>
              <w:szCs w:val="21"/>
              <w:lang w:eastAsia="pt-PT"/>
            </w:rPr>
          </w:rPrChange>
        </w:rPr>
      </w:pPr>
      <w:ins w:id="3533" w:author="Rui Paredes" w:date="2018-09-15T21:48:00Z">
        <w:r w:rsidRPr="00183856">
          <w:rPr>
            <w:rFonts w:ascii="Consolas" w:hAnsi="Consolas"/>
            <w:color w:val="000000"/>
            <w:sz w:val="18"/>
            <w:szCs w:val="18"/>
            <w:lang w:val="en-US" w:eastAsia="pt-PT"/>
            <w:rPrChange w:id="3534" w:author="Rui Paredes" w:date="2018-09-15T21:50:00Z">
              <w:rPr>
                <w:rFonts w:ascii="Consolas" w:hAnsi="Consolas"/>
                <w:color w:val="000000"/>
                <w:sz w:val="21"/>
                <w:szCs w:val="21"/>
                <w:lang w:eastAsia="pt-PT"/>
              </w:rPr>
            </w:rPrChange>
          </w:rPr>
          <w:t xml:space="preserve">            }</w:t>
        </w:r>
      </w:ins>
    </w:p>
    <w:p w14:paraId="6D6972F2" w14:textId="77777777" w:rsidR="00444A82" w:rsidRPr="00183856" w:rsidRDefault="00444A82" w:rsidP="00444A82">
      <w:pPr>
        <w:shd w:val="clear" w:color="auto" w:fill="FFFFFF"/>
        <w:spacing w:line="285" w:lineRule="atLeast"/>
        <w:jc w:val="left"/>
        <w:rPr>
          <w:ins w:id="3535" w:author="Rui Paredes" w:date="2018-09-15T21:48:00Z"/>
          <w:rFonts w:ascii="Consolas" w:hAnsi="Consolas"/>
          <w:color w:val="000000"/>
          <w:sz w:val="18"/>
          <w:szCs w:val="18"/>
          <w:lang w:val="en-US" w:eastAsia="pt-PT"/>
          <w:rPrChange w:id="3536" w:author="Rui Paredes" w:date="2018-09-15T21:50:00Z">
            <w:rPr>
              <w:ins w:id="3537" w:author="Rui Paredes" w:date="2018-09-15T21:48:00Z"/>
              <w:rFonts w:ascii="Consolas" w:hAnsi="Consolas"/>
              <w:color w:val="000000"/>
              <w:sz w:val="21"/>
              <w:szCs w:val="21"/>
              <w:lang w:eastAsia="pt-PT"/>
            </w:rPr>
          </w:rPrChange>
        </w:rPr>
      </w:pPr>
      <w:ins w:id="3538" w:author="Rui Paredes" w:date="2018-09-15T21:48:00Z">
        <w:r w:rsidRPr="00183856">
          <w:rPr>
            <w:rFonts w:ascii="Consolas" w:hAnsi="Consolas"/>
            <w:color w:val="000000"/>
            <w:sz w:val="18"/>
            <w:szCs w:val="18"/>
            <w:lang w:val="en-US" w:eastAsia="pt-PT"/>
            <w:rPrChange w:id="3539" w:author="Rui Paredes" w:date="2018-09-15T21:50:00Z">
              <w:rPr>
                <w:rFonts w:ascii="Consolas" w:hAnsi="Consolas"/>
                <w:color w:val="000000"/>
                <w:sz w:val="21"/>
                <w:szCs w:val="21"/>
                <w:lang w:eastAsia="pt-PT"/>
              </w:rPr>
            </w:rPrChange>
          </w:rPr>
          <w:t xml:space="preserve">        })</w:t>
        </w:r>
      </w:ins>
    </w:p>
    <w:p w14:paraId="016B965E" w14:textId="77777777" w:rsidR="00444A82" w:rsidRPr="00183856" w:rsidRDefault="00444A82" w:rsidP="00444A82">
      <w:pPr>
        <w:shd w:val="clear" w:color="auto" w:fill="FFFFFF"/>
        <w:spacing w:line="285" w:lineRule="atLeast"/>
        <w:jc w:val="left"/>
        <w:rPr>
          <w:ins w:id="3540" w:author="Rui Paredes" w:date="2018-09-15T21:48:00Z"/>
          <w:rFonts w:ascii="Consolas" w:hAnsi="Consolas"/>
          <w:color w:val="000000"/>
          <w:sz w:val="18"/>
          <w:szCs w:val="18"/>
          <w:lang w:val="en-US" w:eastAsia="pt-PT"/>
          <w:rPrChange w:id="3541" w:author="Rui Paredes" w:date="2018-09-15T21:50:00Z">
            <w:rPr>
              <w:ins w:id="3542" w:author="Rui Paredes" w:date="2018-09-15T21:48:00Z"/>
              <w:rFonts w:ascii="Consolas" w:hAnsi="Consolas"/>
              <w:color w:val="000000"/>
              <w:sz w:val="21"/>
              <w:szCs w:val="21"/>
              <w:lang w:eastAsia="pt-PT"/>
            </w:rPr>
          </w:rPrChange>
        </w:rPr>
      </w:pPr>
      <w:ins w:id="3543" w:author="Rui Paredes" w:date="2018-09-15T21:48:00Z">
        <w:r w:rsidRPr="00183856">
          <w:rPr>
            <w:rFonts w:ascii="Consolas" w:hAnsi="Consolas"/>
            <w:color w:val="000000"/>
            <w:sz w:val="18"/>
            <w:szCs w:val="18"/>
            <w:lang w:val="en-US" w:eastAsia="pt-PT"/>
            <w:rPrChange w:id="3544" w:author="Rui Paredes" w:date="2018-09-15T21:50:00Z">
              <w:rPr>
                <w:rFonts w:ascii="Consolas" w:hAnsi="Consolas"/>
                <w:color w:val="000000"/>
                <w:sz w:val="21"/>
                <w:szCs w:val="21"/>
                <w:lang w:eastAsia="pt-PT"/>
              </w:rPr>
            </w:rPrChange>
          </w:rPr>
          <w:t xml:space="preserve">    })</w:t>
        </w:r>
      </w:ins>
    </w:p>
    <w:p w14:paraId="17744FB8" w14:textId="77777777" w:rsidR="00444A82" w:rsidRPr="00183856" w:rsidRDefault="00444A82" w:rsidP="00444A82">
      <w:pPr>
        <w:shd w:val="clear" w:color="auto" w:fill="FFFFFF"/>
        <w:spacing w:line="285" w:lineRule="atLeast"/>
        <w:jc w:val="left"/>
        <w:rPr>
          <w:ins w:id="3545" w:author="Rui Paredes" w:date="2018-09-15T21:48:00Z"/>
          <w:rFonts w:ascii="Consolas" w:hAnsi="Consolas"/>
          <w:color w:val="000000"/>
          <w:sz w:val="18"/>
          <w:szCs w:val="18"/>
          <w:lang w:val="en-US" w:eastAsia="pt-PT"/>
          <w:rPrChange w:id="3546" w:author="Rui Paredes" w:date="2018-09-15T21:50:00Z">
            <w:rPr>
              <w:ins w:id="3547" w:author="Rui Paredes" w:date="2018-09-15T21:48:00Z"/>
              <w:rFonts w:ascii="Consolas" w:hAnsi="Consolas"/>
              <w:color w:val="000000"/>
              <w:sz w:val="21"/>
              <w:szCs w:val="21"/>
              <w:lang w:eastAsia="pt-PT"/>
            </w:rPr>
          </w:rPrChange>
        </w:rPr>
      </w:pPr>
    </w:p>
    <w:p w14:paraId="642308D4" w14:textId="77777777" w:rsidR="00444A82" w:rsidRPr="00183856" w:rsidRDefault="00444A82" w:rsidP="00444A82">
      <w:pPr>
        <w:shd w:val="clear" w:color="auto" w:fill="FFFFFF"/>
        <w:spacing w:line="285" w:lineRule="atLeast"/>
        <w:jc w:val="left"/>
        <w:rPr>
          <w:ins w:id="3548" w:author="Rui Paredes" w:date="2018-09-15T21:48:00Z"/>
          <w:rFonts w:ascii="Consolas" w:hAnsi="Consolas"/>
          <w:color w:val="000000"/>
          <w:sz w:val="18"/>
          <w:szCs w:val="18"/>
          <w:lang w:val="en-US" w:eastAsia="pt-PT"/>
          <w:rPrChange w:id="3549" w:author="Rui Paredes" w:date="2018-09-15T21:50:00Z">
            <w:rPr>
              <w:ins w:id="3550" w:author="Rui Paredes" w:date="2018-09-15T21:48:00Z"/>
              <w:rFonts w:ascii="Consolas" w:hAnsi="Consolas"/>
              <w:color w:val="000000"/>
              <w:sz w:val="21"/>
              <w:szCs w:val="21"/>
              <w:lang w:eastAsia="pt-PT"/>
            </w:rPr>
          </w:rPrChange>
        </w:rPr>
      </w:pPr>
      <w:ins w:id="3551" w:author="Rui Paredes" w:date="2018-09-15T21:48:00Z">
        <w:r w:rsidRPr="00183856">
          <w:rPr>
            <w:rFonts w:ascii="Consolas" w:hAnsi="Consolas"/>
            <w:color w:val="000000"/>
            <w:sz w:val="18"/>
            <w:szCs w:val="18"/>
            <w:lang w:val="en-US" w:eastAsia="pt-PT"/>
            <w:rPrChange w:id="3552" w:author="Rui Paredes" w:date="2018-09-15T21:50:00Z">
              <w:rPr>
                <w:rFonts w:ascii="Consolas" w:hAnsi="Consolas"/>
                <w:color w:val="000000"/>
                <w:sz w:val="21"/>
                <w:szCs w:val="21"/>
                <w:lang w:eastAsia="pt-PT"/>
              </w:rPr>
            </w:rPrChange>
          </w:rPr>
          <w:t>}</w:t>
        </w:r>
      </w:ins>
    </w:p>
    <w:p w14:paraId="3E28F254" w14:textId="225D9A8C" w:rsidR="00444A82" w:rsidRPr="00183856" w:rsidRDefault="00444A82" w:rsidP="00444A82">
      <w:pPr>
        <w:shd w:val="clear" w:color="auto" w:fill="FFFFFF"/>
        <w:spacing w:line="285" w:lineRule="atLeast"/>
        <w:jc w:val="left"/>
        <w:rPr>
          <w:ins w:id="3553" w:author="Rui Paredes" w:date="2018-09-15T21:48:00Z"/>
          <w:rFonts w:ascii="Consolas" w:hAnsi="Consolas"/>
          <w:color w:val="000000"/>
          <w:sz w:val="18"/>
          <w:szCs w:val="18"/>
          <w:lang w:val="en-US" w:eastAsia="pt-PT"/>
          <w:rPrChange w:id="3554" w:author="Rui Paredes" w:date="2018-09-15T21:50:00Z">
            <w:rPr>
              <w:ins w:id="3555" w:author="Rui Paredes" w:date="2018-09-15T21:48:00Z"/>
              <w:rFonts w:ascii="Consolas" w:hAnsi="Consolas"/>
              <w:color w:val="000000"/>
              <w:sz w:val="21"/>
              <w:szCs w:val="21"/>
              <w:lang w:eastAsia="pt-PT"/>
            </w:rPr>
          </w:rPrChange>
        </w:rPr>
      </w:pPr>
      <w:ins w:id="3556" w:author="Rui Paredes" w:date="2018-09-15T21:48:00Z">
        <w:r w:rsidRPr="00183856">
          <w:rPr>
            <w:rFonts w:ascii="Consolas" w:hAnsi="Consolas"/>
            <w:color w:val="0000FF"/>
            <w:sz w:val="18"/>
            <w:szCs w:val="18"/>
            <w:lang w:val="en-US" w:eastAsia="pt-PT"/>
            <w:rPrChange w:id="3557" w:author="Rui Paredes" w:date="2018-09-15T21:50:00Z">
              <w:rPr>
                <w:rFonts w:ascii="Consolas" w:hAnsi="Consolas"/>
                <w:color w:val="0000FF"/>
                <w:sz w:val="21"/>
                <w:szCs w:val="21"/>
                <w:lang w:eastAsia="pt-PT"/>
              </w:rPr>
            </w:rPrChange>
          </w:rPr>
          <w:t>async</w:t>
        </w:r>
        <w:r w:rsidRPr="00183856">
          <w:rPr>
            <w:rFonts w:ascii="Consolas" w:hAnsi="Consolas"/>
            <w:color w:val="000000"/>
            <w:sz w:val="18"/>
            <w:szCs w:val="18"/>
            <w:lang w:val="en-US" w:eastAsia="pt-PT"/>
            <w:rPrChange w:id="3558"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559"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560" w:author="Rui Paredes" w:date="2018-09-15T21:50:00Z">
              <w:rPr>
                <w:rFonts w:ascii="Consolas" w:hAnsi="Consolas"/>
                <w:color w:val="000000"/>
                <w:sz w:val="21"/>
                <w:szCs w:val="21"/>
                <w:lang w:eastAsia="pt-PT"/>
              </w:rPr>
            </w:rPrChange>
          </w:rPr>
          <w:t xml:space="preserve"> doLoopThroughParticipantsAndChallenges(participants, challenges, competitionToClose) {</w:t>
        </w:r>
      </w:ins>
    </w:p>
    <w:p w14:paraId="43E54A18" w14:textId="77777777" w:rsidR="00444A82" w:rsidRPr="00183856" w:rsidRDefault="00444A82" w:rsidP="00444A82">
      <w:pPr>
        <w:shd w:val="clear" w:color="auto" w:fill="FFFFFF"/>
        <w:spacing w:line="285" w:lineRule="atLeast"/>
        <w:jc w:val="left"/>
        <w:rPr>
          <w:ins w:id="3561" w:author="Rui Paredes" w:date="2018-09-15T21:48:00Z"/>
          <w:rFonts w:ascii="Consolas" w:hAnsi="Consolas"/>
          <w:color w:val="000000"/>
          <w:sz w:val="18"/>
          <w:szCs w:val="18"/>
          <w:lang w:val="en-US" w:eastAsia="pt-PT"/>
          <w:rPrChange w:id="3562" w:author="Rui Paredes" w:date="2018-09-15T21:50:00Z">
            <w:rPr>
              <w:ins w:id="3563" w:author="Rui Paredes" w:date="2018-09-15T21:48:00Z"/>
              <w:rFonts w:ascii="Consolas" w:hAnsi="Consolas"/>
              <w:color w:val="000000"/>
              <w:sz w:val="21"/>
              <w:szCs w:val="21"/>
              <w:lang w:eastAsia="pt-PT"/>
            </w:rPr>
          </w:rPrChange>
        </w:rPr>
      </w:pPr>
      <w:ins w:id="3564" w:author="Rui Paredes" w:date="2018-09-15T21:48:00Z">
        <w:r w:rsidRPr="00183856">
          <w:rPr>
            <w:rFonts w:ascii="Consolas" w:hAnsi="Consolas"/>
            <w:color w:val="000000"/>
            <w:sz w:val="18"/>
            <w:szCs w:val="18"/>
            <w:lang w:val="en-US" w:eastAsia="pt-PT"/>
            <w:rPrChange w:id="356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566" w:author="Rui Paredes" w:date="2018-09-15T21:50:00Z">
              <w:rPr>
                <w:rFonts w:ascii="Consolas" w:hAnsi="Consolas"/>
                <w:color w:val="0000FF"/>
                <w:sz w:val="21"/>
                <w:szCs w:val="21"/>
                <w:lang w:eastAsia="pt-PT"/>
              </w:rPr>
            </w:rPrChange>
          </w:rPr>
          <w:t>for</w:t>
        </w:r>
        <w:r w:rsidRPr="00183856">
          <w:rPr>
            <w:rFonts w:ascii="Consolas" w:hAnsi="Consolas"/>
            <w:color w:val="000000"/>
            <w:sz w:val="18"/>
            <w:szCs w:val="18"/>
            <w:lang w:val="en-US" w:eastAsia="pt-PT"/>
            <w:rPrChange w:id="3567"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568"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569" w:author="Rui Paredes" w:date="2018-09-15T21:50:00Z">
              <w:rPr>
                <w:rFonts w:ascii="Consolas" w:hAnsi="Consolas"/>
                <w:color w:val="000000"/>
                <w:sz w:val="21"/>
                <w:szCs w:val="21"/>
                <w:lang w:eastAsia="pt-PT"/>
              </w:rPr>
            </w:rPrChange>
          </w:rPr>
          <w:t xml:space="preserve"> participant </w:t>
        </w:r>
        <w:r w:rsidRPr="00183856">
          <w:rPr>
            <w:rFonts w:ascii="Consolas" w:hAnsi="Consolas"/>
            <w:color w:val="0000FF"/>
            <w:sz w:val="18"/>
            <w:szCs w:val="18"/>
            <w:lang w:val="en-US" w:eastAsia="pt-PT"/>
            <w:rPrChange w:id="3570" w:author="Rui Paredes" w:date="2018-09-15T21:50:00Z">
              <w:rPr>
                <w:rFonts w:ascii="Consolas" w:hAnsi="Consolas"/>
                <w:color w:val="0000FF"/>
                <w:sz w:val="21"/>
                <w:szCs w:val="21"/>
                <w:lang w:eastAsia="pt-PT"/>
              </w:rPr>
            </w:rPrChange>
          </w:rPr>
          <w:t>in</w:t>
        </w:r>
        <w:r w:rsidRPr="00183856">
          <w:rPr>
            <w:rFonts w:ascii="Consolas" w:hAnsi="Consolas"/>
            <w:color w:val="000000"/>
            <w:sz w:val="18"/>
            <w:szCs w:val="18"/>
            <w:lang w:val="en-US" w:eastAsia="pt-PT"/>
            <w:rPrChange w:id="3571" w:author="Rui Paredes" w:date="2018-09-15T21:50:00Z">
              <w:rPr>
                <w:rFonts w:ascii="Consolas" w:hAnsi="Consolas"/>
                <w:color w:val="000000"/>
                <w:sz w:val="21"/>
                <w:szCs w:val="21"/>
                <w:lang w:eastAsia="pt-PT"/>
              </w:rPr>
            </w:rPrChange>
          </w:rPr>
          <w:t xml:space="preserve"> participants) {</w:t>
        </w:r>
      </w:ins>
    </w:p>
    <w:p w14:paraId="4E5862CB" w14:textId="77777777" w:rsidR="00444A82" w:rsidRPr="00183856" w:rsidRDefault="00444A82" w:rsidP="00444A82">
      <w:pPr>
        <w:shd w:val="clear" w:color="auto" w:fill="FFFFFF"/>
        <w:spacing w:line="285" w:lineRule="atLeast"/>
        <w:jc w:val="left"/>
        <w:rPr>
          <w:ins w:id="3572" w:author="Rui Paredes" w:date="2018-09-15T21:48:00Z"/>
          <w:rFonts w:ascii="Consolas" w:hAnsi="Consolas"/>
          <w:color w:val="000000"/>
          <w:sz w:val="18"/>
          <w:szCs w:val="18"/>
          <w:lang w:val="en-US" w:eastAsia="pt-PT"/>
          <w:rPrChange w:id="3573" w:author="Rui Paredes" w:date="2018-09-15T21:50:00Z">
            <w:rPr>
              <w:ins w:id="3574" w:author="Rui Paredes" w:date="2018-09-15T21:48:00Z"/>
              <w:rFonts w:ascii="Consolas" w:hAnsi="Consolas"/>
              <w:color w:val="000000"/>
              <w:sz w:val="21"/>
              <w:szCs w:val="21"/>
              <w:lang w:eastAsia="pt-PT"/>
            </w:rPr>
          </w:rPrChange>
        </w:rPr>
      </w:pPr>
      <w:ins w:id="3575" w:author="Rui Paredes" w:date="2018-09-15T21:48:00Z">
        <w:r w:rsidRPr="00183856">
          <w:rPr>
            <w:rFonts w:ascii="Consolas" w:hAnsi="Consolas"/>
            <w:color w:val="000000"/>
            <w:sz w:val="18"/>
            <w:szCs w:val="18"/>
            <w:lang w:val="en-US" w:eastAsia="pt-PT"/>
            <w:rPrChange w:id="3576"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577" w:author="Rui Paredes" w:date="2018-09-15T21:50:00Z">
              <w:rPr>
                <w:rFonts w:ascii="Consolas" w:hAnsi="Consolas"/>
                <w:color w:val="0000FF"/>
                <w:sz w:val="21"/>
                <w:szCs w:val="21"/>
                <w:lang w:eastAsia="pt-PT"/>
              </w:rPr>
            </w:rPrChange>
          </w:rPr>
          <w:t>let</w:t>
        </w:r>
        <w:r w:rsidRPr="00183856">
          <w:rPr>
            <w:rFonts w:ascii="Consolas" w:hAnsi="Consolas"/>
            <w:color w:val="000000"/>
            <w:sz w:val="18"/>
            <w:szCs w:val="18"/>
            <w:lang w:val="en-US" w:eastAsia="pt-PT"/>
            <w:rPrChange w:id="3578" w:author="Rui Paredes" w:date="2018-09-15T21:50:00Z">
              <w:rPr>
                <w:rFonts w:ascii="Consolas" w:hAnsi="Consolas"/>
                <w:color w:val="000000"/>
                <w:sz w:val="21"/>
                <w:szCs w:val="21"/>
                <w:lang w:eastAsia="pt-PT"/>
              </w:rPr>
            </w:rPrChange>
          </w:rPr>
          <w:t xml:space="preserve"> finalParticipantScore = </w:t>
        </w:r>
        <w:r w:rsidRPr="00183856">
          <w:rPr>
            <w:rFonts w:ascii="Consolas" w:hAnsi="Consolas"/>
            <w:color w:val="09885A"/>
            <w:sz w:val="18"/>
            <w:szCs w:val="18"/>
            <w:lang w:val="en-US" w:eastAsia="pt-PT"/>
            <w:rPrChange w:id="3579" w:author="Rui Paredes" w:date="2018-09-15T21:50:00Z">
              <w:rPr>
                <w:rFonts w:ascii="Consolas" w:hAnsi="Consolas"/>
                <w:color w:val="09885A"/>
                <w:sz w:val="21"/>
                <w:szCs w:val="21"/>
                <w:lang w:eastAsia="pt-PT"/>
              </w:rPr>
            </w:rPrChange>
          </w:rPr>
          <w:t>0</w:t>
        </w:r>
      </w:ins>
    </w:p>
    <w:p w14:paraId="2FD2EB0D" w14:textId="77777777" w:rsidR="00444A82" w:rsidRPr="00183856" w:rsidRDefault="00444A82" w:rsidP="00444A82">
      <w:pPr>
        <w:shd w:val="clear" w:color="auto" w:fill="FFFFFF"/>
        <w:spacing w:line="285" w:lineRule="atLeast"/>
        <w:jc w:val="left"/>
        <w:rPr>
          <w:ins w:id="3580" w:author="Rui Paredes" w:date="2018-09-15T21:48:00Z"/>
          <w:rFonts w:ascii="Consolas" w:hAnsi="Consolas"/>
          <w:color w:val="000000"/>
          <w:sz w:val="18"/>
          <w:szCs w:val="18"/>
          <w:lang w:val="en-US" w:eastAsia="pt-PT"/>
          <w:rPrChange w:id="3581" w:author="Rui Paredes" w:date="2018-09-15T21:50:00Z">
            <w:rPr>
              <w:ins w:id="3582" w:author="Rui Paredes" w:date="2018-09-15T21:48:00Z"/>
              <w:rFonts w:ascii="Consolas" w:hAnsi="Consolas"/>
              <w:color w:val="000000"/>
              <w:sz w:val="21"/>
              <w:szCs w:val="21"/>
              <w:lang w:eastAsia="pt-PT"/>
            </w:rPr>
          </w:rPrChange>
        </w:rPr>
      </w:pPr>
      <w:ins w:id="3583" w:author="Rui Paredes" w:date="2018-09-15T21:48:00Z">
        <w:r w:rsidRPr="00183856">
          <w:rPr>
            <w:rFonts w:ascii="Consolas" w:hAnsi="Consolas"/>
            <w:color w:val="000000"/>
            <w:sz w:val="18"/>
            <w:szCs w:val="18"/>
            <w:lang w:val="en-US" w:eastAsia="pt-PT"/>
            <w:rPrChange w:id="358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585" w:author="Rui Paredes" w:date="2018-09-15T21:50:00Z">
              <w:rPr>
                <w:rFonts w:ascii="Consolas" w:hAnsi="Consolas"/>
                <w:color w:val="0000FF"/>
                <w:sz w:val="21"/>
                <w:szCs w:val="21"/>
                <w:lang w:eastAsia="pt-PT"/>
              </w:rPr>
            </w:rPrChange>
          </w:rPr>
          <w:t>let</w:t>
        </w:r>
        <w:r w:rsidRPr="00183856">
          <w:rPr>
            <w:rFonts w:ascii="Consolas" w:hAnsi="Consolas"/>
            <w:color w:val="000000"/>
            <w:sz w:val="18"/>
            <w:szCs w:val="18"/>
            <w:lang w:val="en-US" w:eastAsia="pt-PT"/>
            <w:rPrChange w:id="3586" w:author="Rui Paredes" w:date="2018-09-15T21:50:00Z">
              <w:rPr>
                <w:rFonts w:ascii="Consolas" w:hAnsi="Consolas"/>
                <w:color w:val="000000"/>
                <w:sz w:val="21"/>
                <w:szCs w:val="21"/>
                <w:lang w:eastAsia="pt-PT"/>
              </w:rPr>
            </w:rPrChange>
          </w:rPr>
          <w:t xml:space="preserve"> finalParticipantTime = </w:t>
        </w:r>
        <w:r w:rsidRPr="00183856">
          <w:rPr>
            <w:rFonts w:ascii="Consolas" w:hAnsi="Consolas"/>
            <w:color w:val="09885A"/>
            <w:sz w:val="18"/>
            <w:szCs w:val="18"/>
            <w:lang w:val="en-US" w:eastAsia="pt-PT"/>
            <w:rPrChange w:id="3587" w:author="Rui Paredes" w:date="2018-09-15T21:50:00Z">
              <w:rPr>
                <w:rFonts w:ascii="Consolas" w:hAnsi="Consolas"/>
                <w:color w:val="09885A"/>
                <w:sz w:val="21"/>
                <w:szCs w:val="21"/>
                <w:lang w:eastAsia="pt-PT"/>
              </w:rPr>
            </w:rPrChange>
          </w:rPr>
          <w:t>0</w:t>
        </w:r>
        <w:r w:rsidRPr="00183856">
          <w:rPr>
            <w:rFonts w:ascii="Consolas" w:hAnsi="Consolas"/>
            <w:color w:val="000000"/>
            <w:sz w:val="18"/>
            <w:szCs w:val="18"/>
            <w:lang w:val="en-US" w:eastAsia="pt-PT"/>
            <w:rPrChange w:id="3588" w:author="Rui Paredes" w:date="2018-09-15T21:50:00Z">
              <w:rPr>
                <w:rFonts w:ascii="Consolas" w:hAnsi="Consolas"/>
                <w:color w:val="000000"/>
                <w:sz w:val="21"/>
                <w:szCs w:val="21"/>
                <w:lang w:eastAsia="pt-PT"/>
              </w:rPr>
            </w:rPrChange>
          </w:rPr>
          <w:t>;</w:t>
        </w:r>
      </w:ins>
    </w:p>
    <w:p w14:paraId="49901B60" w14:textId="77777777" w:rsidR="00444A82" w:rsidRPr="00183856" w:rsidRDefault="00444A82" w:rsidP="00444A82">
      <w:pPr>
        <w:shd w:val="clear" w:color="auto" w:fill="FFFFFF"/>
        <w:spacing w:line="285" w:lineRule="atLeast"/>
        <w:jc w:val="left"/>
        <w:rPr>
          <w:ins w:id="3589" w:author="Rui Paredes" w:date="2018-09-15T21:48:00Z"/>
          <w:rFonts w:ascii="Consolas" w:hAnsi="Consolas"/>
          <w:color w:val="000000"/>
          <w:sz w:val="18"/>
          <w:szCs w:val="18"/>
          <w:lang w:val="en-US" w:eastAsia="pt-PT"/>
          <w:rPrChange w:id="3590" w:author="Rui Paredes" w:date="2018-09-15T21:50:00Z">
            <w:rPr>
              <w:ins w:id="3591" w:author="Rui Paredes" w:date="2018-09-15T21:48:00Z"/>
              <w:rFonts w:ascii="Consolas" w:hAnsi="Consolas"/>
              <w:color w:val="000000"/>
              <w:sz w:val="21"/>
              <w:szCs w:val="21"/>
              <w:lang w:eastAsia="pt-PT"/>
            </w:rPr>
          </w:rPrChange>
        </w:rPr>
      </w:pPr>
      <w:ins w:id="3592" w:author="Rui Paredes" w:date="2018-09-15T21:48:00Z">
        <w:r w:rsidRPr="00183856">
          <w:rPr>
            <w:rFonts w:ascii="Consolas" w:hAnsi="Consolas"/>
            <w:color w:val="000000"/>
            <w:sz w:val="18"/>
            <w:szCs w:val="18"/>
            <w:lang w:val="en-US" w:eastAsia="pt-PT"/>
            <w:rPrChange w:id="3593"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594" w:author="Rui Paredes" w:date="2018-09-15T21:50:00Z">
              <w:rPr>
                <w:rFonts w:ascii="Consolas" w:hAnsi="Consolas"/>
                <w:color w:val="0000FF"/>
                <w:sz w:val="21"/>
                <w:szCs w:val="21"/>
                <w:lang w:eastAsia="pt-PT"/>
              </w:rPr>
            </w:rPrChange>
          </w:rPr>
          <w:t>for</w:t>
        </w:r>
        <w:r w:rsidRPr="00183856">
          <w:rPr>
            <w:rFonts w:ascii="Consolas" w:hAnsi="Consolas"/>
            <w:color w:val="000000"/>
            <w:sz w:val="18"/>
            <w:szCs w:val="18"/>
            <w:lang w:val="en-US" w:eastAsia="pt-PT"/>
            <w:rPrChange w:id="359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596"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597" w:author="Rui Paredes" w:date="2018-09-15T21:50:00Z">
              <w:rPr>
                <w:rFonts w:ascii="Consolas" w:hAnsi="Consolas"/>
                <w:color w:val="000000"/>
                <w:sz w:val="21"/>
                <w:szCs w:val="21"/>
                <w:lang w:eastAsia="pt-PT"/>
              </w:rPr>
            </w:rPrChange>
          </w:rPr>
          <w:t xml:space="preserve"> challenge </w:t>
        </w:r>
        <w:r w:rsidRPr="00183856">
          <w:rPr>
            <w:rFonts w:ascii="Consolas" w:hAnsi="Consolas"/>
            <w:color w:val="0000FF"/>
            <w:sz w:val="18"/>
            <w:szCs w:val="18"/>
            <w:lang w:val="en-US" w:eastAsia="pt-PT"/>
            <w:rPrChange w:id="3598" w:author="Rui Paredes" w:date="2018-09-15T21:50:00Z">
              <w:rPr>
                <w:rFonts w:ascii="Consolas" w:hAnsi="Consolas"/>
                <w:color w:val="0000FF"/>
                <w:sz w:val="21"/>
                <w:szCs w:val="21"/>
                <w:lang w:eastAsia="pt-PT"/>
              </w:rPr>
            </w:rPrChange>
          </w:rPr>
          <w:t>in</w:t>
        </w:r>
        <w:r w:rsidRPr="00183856">
          <w:rPr>
            <w:rFonts w:ascii="Consolas" w:hAnsi="Consolas"/>
            <w:color w:val="000000"/>
            <w:sz w:val="18"/>
            <w:szCs w:val="18"/>
            <w:lang w:val="en-US" w:eastAsia="pt-PT"/>
            <w:rPrChange w:id="3599" w:author="Rui Paredes" w:date="2018-09-15T21:50:00Z">
              <w:rPr>
                <w:rFonts w:ascii="Consolas" w:hAnsi="Consolas"/>
                <w:color w:val="000000"/>
                <w:sz w:val="21"/>
                <w:szCs w:val="21"/>
                <w:lang w:eastAsia="pt-PT"/>
              </w:rPr>
            </w:rPrChange>
          </w:rPr>
          <w:t xml:space="preserve"> challenges) {</w:t>
        </w:r>
      </w:ins>
    </w:p>
    <w:p w14:paraId="387720EB" w14:textId="77777777" w:rsidR="00444A82" w:rsidRPr="00183856" w:rsidRDefault="00444A82" w:rsidP="00444A82">
      <w:pPr>
        <w:shd w:val="clear" w:color="auto" w:fill="FFFFFF"/>
        <w:spacing w:line="285" w:lineRule="atLeast"/>
        <w:jc w:val="left"/>
        <w:rPr>
          <w:ins w:id="3600" w:author="Rui Paredes" w:date="2018-09-15T21:48:00Z"/>
          <w:rFonts w:ascii="Consolas" w:hAnsi="Consolas"/>
          <w:color w:val="000000"/>
          <w:sz w:val="18"/>
          <w:szCs w:val="18"/>
          <w:lang w:val="en-US" w:eastAsia="pt-PT"/>
          <w:rPrChange w:id="3601" w:author="Rui Paredes" w:date="2018-09-15T21:50:00Z">
            <w:rPr>
              <w:ins w:id="3602" w:author="Rui Paredes" w:date="2018-09-15T21:48:00Z"/>
              <w:rFonts w:ascii="Consolas" w:hAnsi="Consolas"/>
              <w:color w:val="000000"/>
              <w:sz w:val="21"/>
              <w:szCs w:val="21"/>
              <w:lang w:eastAsia="pt-PT"/>
            </w:rPr>
          </w:rPrChange>
        </w:rPr>
      </w:pPr>
      <w:ins w:id="3603" w:author="Rui Paredes" w:date="2018-09-15T21:48:00Z">
        <w:r w:rsidRPr="00183856">
          <w:rPr>
            <w:rFonts w:ascii="Consolas" w:hAnsi="Consolas"/>
            <w:color w:val="000000"/>
            <w:sz w:val="18"/>
            <w:szCs w:val="18"/>
            <w:lang w:val="en-US" w:eastAsia="pt-PT"/>
            <w:rPrChange w:id="360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605" w:author="Rui Paredes" w:date="2018-09-15T21:50:00Z">
              <w:rPr>
                <w:rFonts w:ascii="Consolas" w:hAnsi="Consolas"/>
                <w:color w:val="0000FF"/>
                <w:sz w:val="21"/>
                <w:szCs w:val="21"/>
                <w:lang w:eastAsia="pt-PT"/>
              </w:rPr>
            </w:rPrChange>
          </w:rPr>
          <w:t>await</w:t>
        </w:r>
        <w:r w:rsidRPr="00183856">
          <w:rPr>
            <w:rFonts w:ascii="Consolas" w:hAnsi="Consolas"/>
            <w:color w:val="000000"/>
            <w:sz w:val="18"/>
            <w:szCs w:val="18"/>
            <w:lang w:val="en-US" w:eastAsia="pt-PT"/>
            <w:rPrChange w:id="3606" w:author="Rui Paredes" w:date="2018-09-15T21:50:00Z">
              <w:rPr>
                <w:rFonts w:ascii="Consolas" w:hAnsi="Consolas"/>
                <w:color w:val="000000"/>
                <w:sz w:val="21"/>
                <w:szCs w:val="21"/>
                <w:lang w:eastAsia="pt-PT"/>
              </w:rPr>
            </w:rPrChange>
          </w:rPr>
          <w:t xml:space="preserve"> checkParticipantScoreChallenge(participants[participant].id, challenges[challenge].id).then(</w:t>
        </w:r>
        <w:r w:rsidRPr="00183856">
          <w:rPr>
            <w:rFonts w:ascii="Consolas" w:hAnsi="Consolas"/>
            <w:color w:val="0000FF"/>
            <w:sz w:val="18"/>
            <w:szCs w:val="18"/>
            <w:lang w:val="en-US" w:eastAsia="pt-PT"/>
            <w:rPrChange w:id="3607"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608" w:author="Rui Paredes" w:date="2018-09-15T21:50:00Z">
              <w:rPr>
                <w:rFonts w:ascii="Consolas" w:hAnsi="Consolas"/>
                <w:color w:val="000000"/>
                <w:sz w:val="21"/>
                <w:szCs w:val="21"/>
                <w:lang w:eastAsia="pt-PT"/>
              </w:rPr>
            </w:rPrChange>
          </w:rPr>
          <w:t xml:space="preserve"> (participantScoreOnChallenge) {</w:t>
        </w:r>
      </w:ins>
    </w:p>
    <w:p w14:paraId="4D36B88D" w14:textId="77777777" w:rsidR="00444A82" w:rsidRPr="00183856" w:rsidRDefault="00444A82" w:rsidP="00444A82">
      <w:pPr>
        <w:shd w:val="clear" w:color="auto" w:fill="FFFFFF"/>
        <w:spacing w:line="285" w:lineRule="atLeast"/>
        <w:jc w:val="left"/>
        <w:rPr>
          <w:ins w:id="3609" w:author="Rui Paredes" w:date="2018-09-15T21:48:00Z"/>
          <w:rFonts w:ascii="Consolas" w:hAnsi="Consolas"/>
          <w:color w:val="000000"/>
          <w:sz w:val="18"/>
          <w:szCs w:val="18"/>
          <w:lang w:val="en-US" w:eastAsia="pt-PT"/>
          <w:rPrChange w:id="3610" w:author="Rui Paredes" w:date="2018-09-15T21:50:00Z">
            <w:rPr>
              <w:ins w:id="3611" w:author="Rui Paredes" w:date="2018-09-15T21:48:00Z"/>
              <w:rFonts w:ascii="Consolas" w:hAnsi="Consolas"/>
              <w:color w:val="000000"/>
              <w:sz w:val="21"/>
              <w:szCs w:val="21"/>
              <w:lang w:eastAsia="pt-PT"/>
            </w:rPr>
          </w:rPrChange>
        </w:rPr>
      </w:pPr>
      <w:ins w:id="3612" w:author="Rui Paredes" w:date="2018-09-15T21:48:00Z">
        <w:r w:rsidRPr="00183856">
          <w:rPr>
            <w:rFonts w:ascii="Consolas" w:hAnsi="Consolas"/>
            <w:color w:val="000000"/>
            <w:sz w:val="18"/>
            <w:szCs w:val="18"/>
            <w:lang w:val="en-US" w:eastAsia="pt-PT"/>
            <w:rPrChange w:id="3613"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614"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3615" w:author="Rui Paredes" w:date="2018-09-15T21:50:00Z">
              <w:rPr>
                <w:rFonts w:ascii="Consolas" w:hAnsi="Consolas"/>
                <w:color w:val="000000"/>
                <w:sz w:val="21"/>
                <w:szCs w:val="21"/>
                <w:lang w:eastAsia="pt-PT"/>
              </w:rPr>
            </w:rPrChange>
          </w:rPr>
          <w:t xml:space="preserve"> (participantScoreOnChallenge.length != </w:t>
        </w:r>
        <w:r w:rsidRPr="00183856">
          <w:rPr>
            <w:rFonts w:ascii="Consolas" w:hAnsi="Consolas"/>
            <w:color w:val="09885A"/>
            <w:sz w:val="18"/>
            <w:szCs w:val="18"/>
            <w:lang w:val="en-US" w:eastAsia="pt-PT"/>
            <w:rPrChange w:id="3616" w:author="Rui Paredes" w:date="2018-09-15T21:50:00Z">
              <w:rPr>
                <w:rFonts w:ascii="Consolas" w:hAnsi="Consolas"/>
                <w:color w:val="09885A"/>
                <w:sz w:val="21"/>
                <w:szCs w:val="21"/>
                <w:lang w:eastAsia="pt-PT"/>
              </w:rPr>
            </w:rPrChange>
          </w:rPr>
          <w:t>0</w:t>
        </w:r>
        <w:r w:rsidRPr="00183856">
          <w:rPr>
            <w:rFonts w:ascii="Consolas" w:hAnsi="Consolas"/>
            <w:color w:val="000000"/>
            <w:sz w:val="18"/>
            <w:szCs w:val="18"/>
            <w:lang w:val="en-US" w:eastAsia="pt-PT"/>
            <w:rPrChange w:id="3617" w:author="Rui Paredes" w:date="2018-09-15T21:50:00Z">
              <w:rPr>
                <w:rFonts w:ascii="Consolas" w:hAnsi="Consolas"/>
                <w:color w:val="000000"/>
                <w:sz w:val="21"/>
                <w:szCs w:val="21"/>
                <w:lang w:eastAsia="pt-PT"/>
              </w:rPr>
            </w:rPrChange>
          </w:rPr>
          <w:t>) {</w:t>
        </w:r>
      </w:ins>
    </w:p>
    <w:p w14:paraId="4752E99D" w14:textId="77777777" w:rsidR="00444A82" w:rsidRPr="00183856" w:rsidRDefault="00444A82" w:rsidP="00444A82">
      <w:pPr>
        <w:shd w:val="clear" w:color="auto" w:fill="FFFFFF"/>
        <w:spacing w:line="285" w:lineRule="atLeast"/>
        <w:jc w:val="left"/>
        <w:rPr>
          <w:ins w:id="3618" w:author="Rui Paredes" w:date="2018-09-15T21:48:00Z"/>
          <w:rFonts w:ascii="Consolas" w:hAnsi="Consolas"/>
          <w:color w:val="000000"/>
          <w:sz w:val="18"/>
          <w:szCs w:val="18"/>
          <w:lang w:val="en-US" w:eastAsia="pt-PT"/>
          <w:rPrChange w:id="3619" w:author="Rui Paredes" w:date="2018-09-15T21:50:00Z">
            <w:rPr>
              <w:ins w:id="3620" w:author="Rui Paredes" w:date="2018-09-15T21:48:00Z"/>
              <w:rFonts w:ascii="Consolas" w:hAnsi="Consolas"/>
              <w:color w:val="000000"/>
              <w:sz w:val="21"/>
              <w:szCs w:val="21"/>
              <w:lang w:eastAsia="pt-PT"/>
            </w:rPr>
          </w:rPrChange>
        </w:rPr>
      </w:pPr>
      <w:ins w:id="3621" w:author="Rui Paredes" w:date="2018-09-15T21:48:00Z">
        <w:r w:rsidRPr="00183856">
          <w:rPr>
            <w:rFonts w:ascii="Consolas" w:hAnsi="Consolas"/>
            <w:color w:val="000000"/>
            <w:sz w:val="18"/>
            <w:szCs w:val="18"/>
            <w:lang w:val="en-US" w:eastAsia="pt-PT"/>
            <w:rPrChange w:id="3622" w:author="Rui Paredes" w:date="2018-09-15T21:50:00Z">
              <w:rPr>
                <w:rFonts w:ascii="Consolas" w:hAnsi="Consolas"/>
                <w:color w:val="000000"/>
                <w:sz w:val="21"/>
                <w:szCs w:val="21"/>
                <w:lang w:eastAsia="pt-PT"/>
              </w:rPr>
            </w:rPrChange>
          </w:rPr>
          <w:t xml:space="preserve">                    finalParticipantScore += participantScoreOnChallenge[</w:t>
        </w:r>
        <w:r w:rsidRPr="00183856">
          <w:rPr>
            <w:rFonts w:ascii="Consolas" w:hAnsi="Consolas"/>
            <w:color w:val="09885A"/>
            <w:sz w:val="18"/>
            <w:szCs w:val="18"/>
            <w:lang w:val="en-US" w:eastAsia="pt-PT"/>
            <w:rPrChange w:id="3623" w:author="Rui Paredes" w:date="2018-09-15T21:50:00Z">
              <w:rPr>
                <w:rFonts w:ascii="Consolas" w:hAnsi="Consolas"/>
                <w:color w:val="09885A"/>
                <w:sz w:val="21"/>
                <w:szCs w:val="21"/>
                <w:lang w:eastAsia="pt-PT"/>
              </w:rPr>
            </w:rPrChange>
          </w:rPr>
          <w:t>0</w:t>
        </w:r>
        <w:r w:rsidRPr="00183856">
          <w:rPr>
            <w:rFonts w:ascii="Consolas" w:hAnsi="Consolas"/>
            <w:color w:val="000000"/>
            <w:sz w:val="18"/>
            <w:szCs w:val="18"/>
            <w:lang w:val="en-US" w:eastAsia="pt-PT"/>
            <w:rPrChange w:id="3624" w:author="Rui Paredes" w:date="2018-09-15T21:50:00Z">
              <w:rPr>
                <w:rFonts w:ascii="Consolas" w:hAnsi="Consolas"/>
                <w:color w:val="000000"/>
                <w:sz w:val="21"/>
                <w:szCs w:val="21"/>
                <w:lang w:eastAsia="pt-PT"/>
              </w:rPr>
            </w:rPrChange>
          </w:rPr>
          <w:t>].score;</w:t>
        </w:r>
      </w:ins>
    </w:p>
    <w:p w14:paraId="52D9178E" w14:textId="77777777" w:rsidR="00444A82" w:rsidRPr="00183856" w:rsidRDefault="00444A82" w:rsidP="00444A82">
      <w:pPr>
        <w:shd w:val="clear" w:color="auto" w:fill="FFFFFF"/>
        <w:spacing w:line="285" w:lineRule="atLeast"/>
        <w:jc w:val="left"/>
        <w:rPr>
          <w:ins w:id="3625" w:author="Rui Paredes" w:date="2018-09-15T21:48:00Z"/>
          <w:rFonts w:ascii="Consolas" w:hAnsi="Consolas"/>
          <w:color w:val="000000"/>
          <w:sz w:val="18"/>
          <w:szCs w:val="18"/>
          <w:lang w:val="en-US" w:eastAsia="pt-PT"/>
          <w:rPrChange w:id="3626" w:author="Rui Paredes" w:date="2018-09-15T21:50:00Z">
            <w:rPr>
              <w:ins w:id="3627" w:author="Rui Paredes" w:date="2018-09-15T21:48:00Z"/>
              <w:rFonts w:ascii="Consolas" w:hAnsi="Consolas"/>
              <w:color w:val="000000"/>
              <w:sz w:val="21"/>
              <w:szCs w:val="21"/>
              <w:lang w:eastAsia="pt-PT"/>
            </w:rPr>
          </w:rPrChange>
        </w:rPr>
      </w:pPr>
      <w:ins w:id="3628" w:author="Rui Paredes" w:date="2018-09-15T21:48:00Z">
        <w:r w:rsidRPr="00183856">
          <w:rPr>
            <w:rFonts w:ascii="Consolas" w:hAnsi="Consolas"/>
            <w:color w:val="000000"/>
            <w:sz w:val="18"/>
            <w:szCs w:val="18"/>
            <w:lang w:val="en-US" w:eastAsia="pt-PT"/>
            <w:rPrChange w:id="3629"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630"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3631" w:author="Rui Paredes" w:date="2018-09-15T21:50:00Z">
              <w:rPr>
                <w:rFonts w:ascii="Consolas" w:hAnsi="Consolas"/>
                <w:color w:val="000000"/>
                <w:sz w:val="21"/>
                <w:szCs w:val="21"/>
                <w:lang w:eastAsia="pt-PT"/>
              </w:rPr>
            </w:rPrChange>
          </w:rPr>
          <w:t xml:space="preserve"> (finalParticipantTime &lt; participantScoreOnChallenge[</w:t>
        </w:r>
        <w:r w:rsidRPr="00183856">
          <w:rPr>
            <w:rFonts w:ascii="Consolas" w:hAnsi="Consolas"/>
            <w:color w:val="09885A"/>
            <w:sz w:val="18"/>
            <w:szCs w:val="18"/>
            <w:lang w:val="en-US" w:eastAsia="pt-PT"/>
            <w:rPrChange w:id="3632" w:author="Rui Paredes" w:date="2018-09-15T21:50:00Z">
              <w:rPr>
                <w:rFonts w:ascii="Consolas" w:hAnsi="Consolas"/>
                <w:color w:val="09885A"/>
                <w:sz w:val="21"/>
                <w:szCs w:val="21"/>
                <w:lang w:eastAsia="pt-PT"/>
              </w:rPr>
            </w:rPrChange>
          </w:rPr>
          <w:t>0</w:t>
        </w:r>
        <w:r w:rsidRPr="00183856">
          <w:rPr>
            <w:rFonts w:ascii="Consolas" w:hAnsi="Consolas"/>
            <w:color w:val="000000"/>
            <w:sz w:val="18"/>
            <w:szCs w:val="18"/>
            <w:lang w:val="en-US" w:eastAsia="pt-PT"/>
            <w:rPrChange w:id="3633" w:author="Rui Paredes" w:date="2018-09-15T21:50:00Z">
              <w:rPr>
                <w:rFonts w:ascii="Consolas" w:hAnsi="Consolas"/>
                <w:color w:val="000000"/>
                <w:sz w:val="21"/>
                <w:szCs w:val="21"/>
                <w:lang w:eastAsia="pt-PT"/>
              </w:rPr>
            </w:rPrChange>
          </w:rPr>
          <w:t>].time) {</w:t>
        </w:r>
      </w:ins>
    </w:p>
    <w:p w14:paraId="6D699586" w14:textId="77777777" w:rsidR="00444A82" w:rsidRPr="00183856" w:rsidRDefault="00444A82" w:rsidP="00444A82">
      <w:pPr>
        <w:shd w:val="clear" w:color="auto" w:fill="FFFFFF"/>
        <w:spacing w:line="285" w:lineRule="atLeast"/>
        <w:jc w:val="left"/>
        <w:rPr>
          <w:ins w:id="3634" w:author="Rui Paredes" w:date="2018-09-15T21:48:00Z"/>
          <w:rFonts w:ascii="Consolas" w:hAnsi="Consolas"/>
          <w:color w:val="000000"/>
          <w:sz w:val="18"/>
          <w:szCs w:val="18"/>
          <w:lang w:val="en-US" w:eastAsia="pt-PT"/>
          <w:rPrChange w:id="3635" w:author="Rui Paredes" w:date="2018-09-15T21:50:00Z">
            <w:rPr>
              <w:ins w:id="3636" w:author="Rui Paredes" w:date="2018-09-15T21:48:00Z"/>
              <w:rFonts w:ascii="Consolas" w:hAnsi="Consolas"/>
              <w:color w:val="000000"/>
              <w:sz w:val="21"/>
              <w:szCs w:val="21"/>
              <w:lang w:eastAsia="pt-PT"/>
            </w:rPr>
          </w:rPrChange>
        </w:rPr>
      </w:pPr>
      <w:ins w:id="3637" w:author="Rui Paredes" w:date="2018-09-15T21:48:00Z">
        <w:r w:rsidRPr="00183856">
          <w:rPr>
            <w:rFonts w:ascii="Consolas" w:hAnsi="Consolas"/>
            <w:color w:val="000000"/>
            <w:sz w:val="18"/>
            <w:szCs w:val="18"/>
            <w:lang w:val="en-US" w:eastAsia="pt-PT"/>
            <w:rPrChange w:id="3638" w:author="Rui Paredes" w:date="2018-09-15T21:50:00Z">
              <w:rPr>
                <w:rFonts w:ascii="Consolas" w:hAnsi="Consolas"/>
                <w:color w:val="000000"/>
                <w:sz w:val="21"/>
                <w:szCs w:val="21"/>
                <w:lang w:eastAsia="pt-PT"/>
              </w:rPr>
            </w:rPrChange>
          </w:rPr>
          <w:t xml:space="preserve">                        finalParticipantTime = participantScoreOnChallenge[</w:t>
        </w:r>
        <w:r w:rsidRPr="00183856">
          <w:rPr>
            <w:rFonts w:ascii="Consolas" w:hAnsi="Consolas"/>
            <w:color w:val="09885A"/>
            <w:sz w:val="18"/>
            <w:szCs w:val="18"/>
            <w:lang w:val="en-US" w:eastAsia="pt-PT"/>
            <w:rPrChange w:id="3639" w:author="Rui Paredes" w:date="2018-09-15T21:50:00Z">
              <w:rPr>
                <w:rFonts w:ascii="Consolas" w:hAnsi="Consolas"/>
                <w:color w:val="09885A"/>
                <w:sz w:val="21"/>
                <w:szCs w:val="21"/>
                <w:lang w:eastAsia="pt-PT"/>
              </w:rPr>
            </w:rPrChange>
          </w:rPr>
          <w:t>0</w:t>
        </w:r>
        <w:r w:rsidRPr="00183856">
          <w:rPr>
            <w:rFonts w:ascii="Consolas" w:hAnsi="Consolas"/>
            <w:color w:val="000000"/>
            <w:sz w:val="18"/>
            <w:szCs w:val="18"/>
            <w:lang w:val="en-US" w:eastAsia="pt-PT"/>
            <w:rPrChange w:id="3640" w:author="Rui Paredes" w:date="2018-09-15T21:50:00Z">
              <w:rPr>
                <w:rFonts w:ascii="Consolas" w:hAnsi="Consolas"/>
                <w:color w:val="000000"/>
                <w:sz w:val="21"/>
                <w:szCs w:val="21"/>
                <w:lang w:eastAsia="pt-PT"/>
              </w:rPr>
            </w:rPrChange>
          </w:rPr>
          <w:t>].time;</w:t>
        </w:r>
      </w:ins>
    </w:p>
    <w:p w14:paraId="069A27F3" w14:textId="77777777" w:rsidR="00444A82" w:rsidRPr="00183856" w:rsidRDefault="00444A82" w:rsidP="00444A82">
      <w:pPr>
        <w:shd w:val="clear" w:color="auto" w:fill="FFFFFF"/>
        <w:spacing w:line="285" w:lineRule="atLeast"/>
        <w:jc w:val="left"/>
        <w:rPr>
          <w:ins w:id="3641" w:author="Rui Paredes" w:date="2018-09-15T21:48:00Z"/>
          <w:rFonts w:ascii="Consolas" w:hAnsi="Consolas"/>
          <w:color w:val="000000"/>
          <w:sz w:val="18"/>
          <w:szCs w:val="18"/>
          <w:lang w:val="en-US" w:eastAsia="pt-PT"/>
          <w:rPrChange w:id="3642" w:author="Rui Paredes" w:date="2018-09-15T21:50:00Z">
            <w:rPr>
              <w:ins w:id="3643" w:author="Rui Paredes" w:date="2018-09-15T21:48:00Z"/>
              <w:rFonts w:ascii="Consolas" w:hAnsi="Consolas"/>
              <w:color w:val="000000"/>
              <w:sz w:val="21"/>
              <w:szCs w:val="21"/>
              <w:lang w:eastAsia="pt-PT"/>
            </w:rPr>
          </w:rPrChange>
        </w:rPr>
      </w:pPr>
      <w:ins w:id="3644" w:author="Rui Paredes" w:date="2018-09-15T21:48:00Z">
        <w:r w:rsidRPr="00183856">
          <w:rPr>
            <w:rFonts w:ascii="Consolas" w:hAnsi="Consolas"/>
            <w:color w:val="000000"/>
            <w:sz w:val="18"/>
            <w:szCs w:val="18"/>
            <w:lang w:val="en-US" w:eastAsia="pt-PT"/>
            <w:rPrChange w:id="364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646"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647" w:author="Rui Paredes" w:date="2018-09-15T21:50:00Z">
              <w:rPr>
                <w:rFonts w:ascii="Consolas" w:hAnsi="Consolas"/>
                <w:color w:val="000000"/>
                <w:sz w:val="21"/>
                <w:szCs w:val="21"/>
                <w:lang w:eastAsia="pt-PT"/>
              </w:rPr>
            </w:rPrChange>
          </w:rPr>
          <w:t xml:space="preserve"> ms = finalParticipantTime;</w:t>
        </w:r>
      </w:ins>
    </w:p>
    <w:p w14:paraId="62FB48E7" w14:textId="77777777" w:rsidR="00444A82" w:rsidRPr="00183856" w:rsidRDefault="00444A82" w:rsidP="00444A82">
      <w:pPr>
        <w:shd w:val="clear" w:color="auto" w:fill="FFFFFF"/>
        <w:spacing w:line="285" w:lineRule="atLeast"/>
        <w:jc w:val="left"/>
        <w:rPr>
          <w:ins w:id="3648" w:author="Rui Paredes" w:date="2018-09-15T21:48:00Z"/>
          <w:rFonts w:ascii="Consolas" w:hAnsi="Consolas"/>
          <w:color w:val="000000"/>
          <w:sz w:val="18"/>
          <w:szCs w:val="18"/>
          <w:lang w:val="en-US" w:eastAsia="pt-PT"/>
          <w:rPrChange w:id="3649" w:author="Rui Paredes" w:date="2018-09-15T21:50:00Z">
            <w:rPr>
              <w:ins w:id="3650" w:author="Rui Paredes" w:date="2018-09-15T21:48:00Z"/>
              <w:rFonts w:ascii="Consolas" w:hAnsi="Consolas"/>
              <w:color w:val="000000"/>
              <w:sz w:val="21"/>
              <w:szCs w:val="21"/>
              <w:lang w:eastAsia="pt-PT"/>
            </w:rPr>
          </w:rPrChange>
        </w:rPr>
      </w:pPr>
      <w:ins w:id="3651" w:author="Rui Paredes" w:date="2018-09-15T21:48:00Z">
        <w:r w:rsidRPr="00183856">
          <w:rPr>
            <w:rFonts w:ascii="Consolas" w:hAnsi="Consolas"/>
            <w:color w:val="000000"/>
            <w:sz w:val="18"/>
            <w:szCs w:val="18"/>
            <w:lang w:val="en-US" w:eastAsia="pt-PT"/>
            <w:rPrChange w:id="3652"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653"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654" w:author="Rui Paredes" w:date="2018-09-15T21:50:00Z">
              <w:rPr>
                <w:rFonts w:ascii="Consolas" w:hAnsi="Consolas"/>
                <w:color w:val="000000"/>
                <w:sz w:val="21"/>
                <w:szCs w:val="21"/>
                <w:lang w:eastAsia="pt-PT"/>
              </w:rPr>
            </w:rPrChange>
          </w:rPr>
          <w:t xml:space="preserve"> days, hours, mnts, seconds;</w:t>
        </w:r>
      </w:ins>
    </w:p>
    <w:p w14:paraId="5D28A586" w14:textId="77777777" w:rsidR="00444A82" w:rsidRPr="00183856" w:rsidRDefault="00444A82" w:rsidP="00444A82">
      <w:pPr>
        <w:shd w:val="clear" w:color="auto" w:fill="FFFFFF"/>
        <w:spacing w:line="285" w:lineRule="atLeast"/>
        <w:jc w:val="left"/>
        <w:rPr>
          <w:ins w:id="3655" w:author="Rui Paredes" w:date="2018-09-15T21:48:00Z"/>
          <w:rFonts w:ascii="Consolas" w:hAnsi="Consolas"/>
          <w:color w:val="000000"/>
          <w:sz w:val="18"/>
          <w:szCs w:val="18"/>
          <w:lang w:val="en-US" w:eastAsia="pt-PT"/>
          <w:rPrChange w:id="3656" w:author="Rui Paredes" w:date="2018-09-15T21:50:00Z">
            <w:rPr>
              <w:ins w:id="3657" w:author="Rui Paredes" w:date="2018-09-15T21:48:00Z"/>
              <w:rFonts w:ascii="Consolas" w:hAnsi="Consolas"/>
              <w:color w:val="000000"/>
              <w:sz w:val="21"/>
              <w:szCs w:val="21"/>
              <w:lang w:eastAsia="pt-PT"/>
            </w:rPr>
          </w:rPrChange>
        </w:rPr>
      </w:pPr>
      <w:ins w:id="3658" w:author="Rui Paredes" w:date="2018-09-15T21:48:00Z">
        <w:r w:rsidRPr="00183856">
          <w:rPr>
            <w:rFonts w:ascii="Consolas" w:hAnsi="Consolas"/>
            <w:color w:val="000000"/>
            <w:sz w:val="18"/>
            <w:szCs w:val="18"/>
            <w:lang w:val="en-US" w:eastAsia="pt-PT"/>
            <w:rPrChange w:id="3659" w:author="Rui Paredes" w:date="2018-09-15T21:50:00Z">
              <w:rPr>
                <w:rFonts w:ascii="Consolas" w:hAnsi="Consolas"/>
                <w:color w:val="000000"/>
                <w:sz w:val="21"/>
                <w:szCs w:val="21"/>
                <w:lang w:eastAsia="pt-PT"/>
              </w:rPr>
            </w:rPrChange>
          </w:rPr>
          <w:t xml:space="preserve">                        seconds = Math.floor(ms / </w:t>
        </w:r>
        <w:r w:rsidRPr="00183856">
          <w:rPr>
            <w:rFonts w:ascii="Consolas" w:hAnsi="Consolas"/>
            <w:color w:val="09885A"/>
            <w:sz w:val="18"/>
            <w:szCs w:val="18"/>
            <w:lang w:val="en-US" w:eastAsia="pt-PT"/>
            <w:rPrChange w:id="3660" w:author="Rui Paredes" w:date="2018-09-15T21:50:00Z">
              <w:rPr>
                <w:rFonts w:ascii="Consolas" w:hAnsi="Consolas"/>
                <w:color w:val="09885A"/>
                <w:sz w:val="21"/>
                <w:szCs w:val="21"/>
                <w:lang w:eastAsia="pt-PT"/>
              </w:rPr>
            </w:rPrChange>
          </w:rPr>
          <w:t>1000</w:t>
        </w:r>
        <w:r w:rsidRPr="00183856">
          <w:rPr>
            <w:rFonts w:ascii="Consolas" w:hAnsi="Consolas"/>
            <w:color w:val="000000"/>
            <w:sz w:val="18"/>
            <w:szCs w:val="18"/>
            <w:lang w:val="en-US" w:eastAsia="pt-PT"/>
            <w:rPrChange w:id="3661" w:author="Rui Paredes" w:date="2018-09-15T21:50:00Z">
              <w:rPr>
                <w:rFonts w:ascii="Consolas" w:hAnsi="Consolas"/>
                <w:color w:val="000000"/>
                <w:sz w:val="21"/>
                <w:szCs w:val="21"/>
                <w:lang w:eastAsia="pt-PT"/>
              </w:rPr>
            </w:rPrChange>
          </w:rPr>
          <w:t>);</w:t>
        </w:r>
      </w:ins>
    </w:p>
    <w:p w14:paraId="7B62FD30" w14:textId="77777777" w:rsidR="00444A82" w:rsidRPr="00183856" w:rsidRDefault="00444A82" w:rsidP="00444A82">
      <w:pPr>
        <w:shd w:val="clear" w:color="auto" w:fill="FFFFFF"/>
        <w:spacing w:line="285" w:lineRule="atLeast"/>
        <w:jc w:val="left"/>
        <w:rPr>
          <w:ins w:id="3662" w:author="Rui Paredes" w:date="2018-09-15T21:48:00Z"/>
          <w:rFonts w:ascii="Consolas" w:hAnsi="Consolas"/>
          <w:color w:val="000000"/>
          <w:sz w:val="18"/>
          <w:szCs w:val="18"/>
          <w:lang w:val="en-US" w:eastAsia="pt-PT"/>
          <w:rPrChange w:id="3663" w:author="Rui Paredes" w:date="2018-09-15T21:50:00Z">
            <w:rPr>
              <w:ins w:id="3664" w:author="Rui Paredes" w:date="2018-09-15T21:48:00Z"/>
              <w:rFonts w:ascii="Consolas" w:hAnsi="Consolas"/>
              <w:color w:val="000000"/>
              <w:sz w:val="21"/>
              <w:szCs w:val="21"/>
              <w:lang w:eastAsia="pt-PT"/>
            </w:rPr>
          </w:rPrChange>
        </w:rPr>
      </w:pPr>
      <w:ins w:id="3665" w:author="Rui Paredes" w:date="2018-09-15T21:48:00Z">
        <w:r w:rsidRPr="00183856">
          <w:rPr>
            <w:rFonts w:ascii="Consolas" w:hAnsi="Consolas"/>
            <w:color w:val="000000"/>
            <w:sz w:val="18"/>
            <w:szCs w:val="18"/>
            <w:lang w:val="en-US" w:eastAsia="pt-PT"/>
            <w:rPrChange w:id="3666" w:author="Rui Paredes" w:date="2018-09-15T21:50:00Z">
              <w:rPr>
                <w:rFonts w:ascii="Consolas" w:hAnsi="Consolas"/>
                <w:color w:val="000000"/>
                <w:sz w:val="21"/>
                <w:szCs w:val="21"/>
                <w:lang w:eastAsia="pt-PT"/>
              </w:rPr>
            </w:rPrChange>
          </w:rPr>
          <w:t xml:space="preserve">                        mnts = Math.floor(seconds / </w:t>
        </w:r>
        <w:r w:rsidRPr="00183856">
          <w:rPr>
            <w:rFonts w:ascii="Consolas" w:hAnsi="Consolas"/>
            <w:color w:val="09885A"/>
            <w:sz w:val="18"/>
            <w:szCs w:val="18"/>
            <w:lang w:val="en-US" w:eastAsia="pt-PT"/>
            <w:rPrChange w:id="3667" w:author="Rui Paredes" w:date="2018-09-15T21:50:00Z">
              <w:rPr>
                <w:rFonts w:ascii="Consolas" w:hAnsi="Consolas"/>
                <w:color w:val="09885A"/>
                <w:sz w:val="21"/>
                <w:szCs w:val="21"/>
                <w:lang w:eastAsia="pt-PT"/>
              </w:rPr>
            </w:rPrChange>
          </w:rPr>
          <w:t>60</w:t>
        </w:r>
        <w:r w:rsidRPr="00183856">
          <w:rPr>
            <w:rFonts w:ascii="Consolas" w:hAnsi="Consolas"/>
            <w:color w:val="000000"/>
            <w:sz w:val="18"/>
            <w:szCs w:val="18"/>
            <w:lang w:val="en-US" w:eastAsia="pt-PT"/>
            <w:rPrChange w:id="3668" w:author="Rui Paredes" w:date="2018-09-15T21:50:00Z">
              <w:rPr>
                <w:rFonts w:ascii="Consolas" w:hAnsi="Consolas"/>
                <w:color w:val="000000"/>
                <w:sz w:val="21"/>
                <w:szCs w:val="21"/>
                <w:lang w:eastAsia="pt-PT"/>
              </w:rPr>
            </w:rPrChange>
          </w:rPr>
          <w:t>);</w:t>
        </w:r>
      </w:ins>
    </w:p>
    <w:p w14:paraId="1F980FC7" w14:textId="77777777" w:rsidR="00444A82" w:rsidRPr="00183856" w:rsidRDefault="00444A82" w:rsidP="00444A82">
      <w:pPr>
        <w:shd w:val="clear" w:color="auto" w:fill="FFFFFF"/>
        <w:spacing w:line="285" w:lineRule="atLeast"/>
        <w:jc w:val="left"/>
        <w:rPr>
          <w:ins w:id="3669" w:author="Rui Paredes" w:date="2018-09-15T21:48:00Z"/>
          <w:rFonts w:ascii="Consolas" w:hAnsi="Consolas"/>
          <w:color w:val="000000"/>
          <w:sz w:val="18"/>
          <w:szCs w:val="18"/>
          <w:lang w:val="en-US" w:eastAsia="pt-PT"/>
          <w:rPrChange w:id="3670" w:author="Rui Paredes" w:date="2018-09-15T21:50:00Z">
            <w:rPr>
              <w:ins w:id="3671" w:author="Rui Paredes" w:date="2018-09-15T21:48:00Z"/>
              <w:rFonts w:ascii="Consolas" w:hAnsi="Consolas"/>
              <w:color w:val="000000"/>
              <w:sz w:val="21"/>
              <w:szCs w:val="21"/>
              <w:lang w:eastAsia="pt-PT"/>
            </w:rPr>
          </w:rPrChange>
        </w:rPr>
      </w:pPr>
      <w:ins w:id="3672" w:author="Rui Paredes" w:date="2018-09-15T21:48:00Z">
        <w:r w:rsidRPr="00183856">
          <w:rPr>
            <w:rFonts w:ascii="Consolas" w:hAnsi="Consolas"/>
            <w:color w:val="000000"/>
            <w:sz w:val="18"/>
            <w:szCs w:val="18"/>
            <w:lang w:val="en-US" w:eastAsia="pt-PT"/>
            <w:rPrChange w:id="3673" w:author="Rui Paredes" w:date="2018-09-15T21:50:00Z">
              <w:rPr>
                <w:rFonts w:ascii="Consolas" w:hAnsi="Consolas"/>
                <w:color w:val="000000"/>
                <w:sz w:val="21"/>
                <w:szCs w:val="21"/>
                <w:lang w:eastAsia="pt-PT"/>
              </w:rPr>
            </w:rPrChange>
          </w:rPr>
          <w:t xml:space="preserve">                        seconds = seconds % </w:t>
        </w:r>
        <w:r w:rsidRPr="00183856">
          <w:rPr>
            <w:rFonts w:ascii="Consolas" w:hAnsi="Consolas"/>
            <w:color w:val="09885A"/>
            <w:sz w:val="18"/>
            <w:szCs w:val="18"/>
            <w:lang w:val="en-US" w:eastAsia="pt-PT"/>
            <w:rPrChange w:id="3674" w:author="Rui Paredes" w:date="2018-09-15T21:50:00Z">
              <w:rPr>
                <w:rFonts w:ascii="Consolas" w:hAnsi="Consolas"/>
                <w:color w:val="09885A"/>
                <w:sz w:val="21"/>
                <w:szCs w:val="21"/>
                <w:lang w:eastAsia="pt-PT"/>
              </w:rPr>
            </w:rPrChange>
          </w:rPr>
          <w:t>60</w:t>
        </w:r>
        <w:r w:rsidRPr="00183856">
          <w:rPr>
            <w:rFonts w:ascii="Consolas" w:hAnsi="Consolas"/>
            <w:color w:val="000000"/>
            <w:sz w:val="18"/>
            <w:szCs w:val="18"/>
            <w:lang w:val="en-US" w:eastAsia="pt-PT"/>
            <w:rPrChange w:id="3675" w:author="Rui Paredes" w:date="2018-09-15T21:50:00Z">
              <w:rPr>
                <w:rFonts w:ascii="Consolas" w:hAnsi="Consolas"/>
                <w:color w:val="000000"/>
                <w:sz w:val="21"/>
                <w:szCs w:val="21"/>
                <w:lang w:eastAsia="pt-PT"/>
              </w:rPr>
            </w:rPrChange>
          </w:rPr>
          <w:t>;</w:t>
        </w:r>
      </w:ins>
    </w:p>
    <w:p w14:paraId="27A20A27" w14:textId="77777777" w:rsidR="00444A82" w:rsidRPr="00183856" w:rsidRDefault="00444A82" w:rsidP="00444A82">
      <w:pPr>
        <w:shd w:val="clear" w:color="auto" w:fill="FFFFFF"/>
        <w:spacing w:line="285" w:lineRule="atLeast"/>
        <w:jc w:val="left"/>
        <w:rPr>
          <w:ins w:id="3676" w:author="Rui Paredes" w:date="2018-09-15T21:48:00Z"/>
          <w:rFonts w:ascii="Consolas" w:hAnsi="Consolas"/>
          <w:color w:val="000000"/>
          <w:sz w:val="18"/>
          <w:szCs w:val="18"/>
          <w:lang w:val="en-US" w:eastAsia="pt-PT"/>
          <w:rPrChange w:id="3677" w:author="Rui Paredes" w:date="2018-09-15T21:50:00Z">
            <w:rPr>
              <w:ins w:id="3678" w:author="Rui Paredes" w:date="2018-09-15T21:48:00Z"/>
              <w:rFonts w:ascii="Consolas" w:hAnsi="Consolas"/>
              <w:color w:val="000000"/>
              <w:sz w:val="21"/>
              <w:szCs w:val="21"/>
              <w:lang w:eastAsia="pt-PT"/>
            </w:rPr>
          </w:rPrChange>
        </w:rPr>
      </w:pPr>
      <w:ins w:id="3679" w:author="Rui Paredes" w:date="2018-09-15T21:48:00Z">
        <w:r w:rsidRPr="00183856">
          <w:rPr>
            <w:rFonts w:ascii="Consolas" w:hAnsi="Consolas"/>
            <w:color w:val="000000"/>
            <w:sz w:val="18"/>
            <w:szCs w:val="18"/>
            <w:lang w:val="en-US" w:eastAsia="pt-PT"/>
            <w:rPrChange w:id="3680" w:author="Rui Paredes" w:date="2018-09-15T21:50:00Z">
              <w:rPr>
                <w:rFonts w:ascii="Consolas" w:hAnsi="Consolas"/>
                <w:color w:val="000000"/>
                <w:sz w:val="21"/>
                <w:szCs w:val="21"/>
                <w:lang w:eastAsia="pt-PT"/>
              </w:rPr>
            </w:rPrChange>
          </w:rPr>
          <w:t xml:space="preserve">                        hours = Math.floor(mnts / </w:t>
        </w:r>
        <w:r w:rsidRPr="00183856">
          <w:rPr>
            <w:rFonts w:ascii="Consolas" w:hAnsi="Consolas"/>
            <w:color w:val="09885A"/>
            <w:sz w:val="18"/>
            <w:szCs w:val="18"/>
            <w:lang w:val="en-US" w:eastAsia="pt-PT"/>
            <w:rPrChange w:id="3681" w:author="Rui Paredes" w:date="2018-09-15T21:50:00Z">
              <w:rPr>
                <w:rFonts w:ascii="Consolas" w:hAnsi="Consolas"/>
                <w:color w:val="09885A"/>
                <w:sz w:val="21"/>
                <w:szCs w:val="21"/>
                <w:lang w:eastAsia="pt-PT"/>
              </w:rPr>
            </w:rPrChange>
          </w:rPr>
          <w:t>60</w:t>
        </w:r>
        <w:r w:rsidRPr="00183856">
          <w:rPr>
            <w:rFonts w:ascii="Consolas" w:hAnsi="Consolas"/>
            <w:color w:val="000000"/>
            <w:sz w:val="18"/>
            <w:szCs w:val="18"/>
            <w:lang w:val="en-US" w:eastAsia="pt-PT"/>
            <w:rPrChange w:id="3682" w:author="Rui Paredes" w:date="2018-09-15T21:50:00Z">
              <w:rPr>
                <w:rFonts w:ascii="Consolas" w:hAnsi="Consolas"/>
                <w:color w:val="000000"/>
                <w:sz w:val="21"/>
                <w:szCs w:val="21"/>
                <w:lang w:eastAsia="pt-PT"/>
              </w:rPr>
            </w:rPrChange>
          </w:rPr>
          <w:t>);</w:t>
        </w:r>
      </w:ins>
    </w:p>
    <w:p w14:paraId="0E6C513D" w14:textId="77777777" w:rsidR="00444A82" w:rsidRPr="00183856" w:rsidRDefault="00444A82" w:rsidP="00444A82">
      <w:pPr>
        <w:shd w:val="clear" w:color="auto" w:fill="FFFFFF"/>
        <w:spacing w:line="285" w:lineRule="atLeast"/>
        <w:jc w:val="left"/>
        <w:rPr>
          <w:ins w:id="3683" w:author="Rui Paredes" w:date="2018-09-15T21:48:00Z"/>
          <w:rFonts w:ascii="Consolas" w:hAnsi="Consolas"/>
          <w:color w:val="000000"/>
          <w:sz w:val="18"/>
          <w:szCs w:val="18"/>
          <w:lang w:val="en-US" w:eastAsia="pt-PT"/>
          <w:rPrChange w:id="3684" w:author="Rui Paredes" w:date="2018-09-15T21:50:00Z">
            <w:rPr>
              <w:ins w:id="3685" w:author="Rui Paredes" w:date="2018-09-15T21:48:00Z"/>
              <w:rFonts w:ascii="Consolas" w:hAnsi="Consolas"/>
              <w:color w:val="000000"/>
              <w:sz w:val="21"/>
              <w:szCs w:val="21"/>
              <w:lang w:eastAsia="pt-PT"/>
            </w:rPr>
          </w:rPrChange>
        </w:rPr>
      </w:pPr>
      <w:ins w:id="3686" w:author="Rui Paredes" w:date="2018-09-15T21:48:00Z">
        <w:r w:rsidRPr="00183856">
          <w:rPr>
            <w:rFonts w:ascii="Consolas" w:hAnsi="Consolas"/>
            <w:color w:val="000000"/>
            <w:sz w:val="18"/>
            <w:szCs w:val="18"/>
            <w:lang w:val="en-US" w:eastAsia="pt-PT"/>
            <w:rPrChange w:id="3687" w:author="Rui Paredes" w:date="2018-09-15T21:50:00Z">
              <w:rPr>
                <w:rFonts w:ascii="Consolas" w:hAnsi="Consolas"/>
                <w:color w:val="000000"/>
                <w:sz w:val="21"/>
                <w:szCs w:val="21"/>
                <w:lang w:eastAsia="pt-PT"/>
              </w:rPr>
            </w:rPrChange>
          </w:rPr>
          <w:t xml:space="preserve">                        mnts = mnts % </w:t>
        </w:r>
        <w:r w:rsidRPr="00183856">
          <w:rPr>
            <w:rFonts w:ascii="Consolas" w:hAnsi="Consolas"/>
            <w:color w:val="09885A"/>
            <w:sz w:val="18"/>
            <w:szCs w:val="18"/>
            <w:lang w:val="en-US" w:eastAsia="pt-PT"/>
            <w:rPrChange w:id="3688" w:author="Rui Paredes" w:date="2018-09-15T21:50:00Z">
              <w:rPr>
                <w:rFonts w:ascii="Consolas" w:hAnsi="Consolas"/>
                <w:color w:val="09885A"/>
                <w:sz w:val="21"/>
                <w:szCs w:val="21"/>
                <w:lang w:eastAsia="pt-PT"/>
              </w:rPr>
            </w:rPrChange>
          </w:rPr>
          <w:t>60</w:t>
        </w:r>
        <w:r w:rsidRPr="00183856">
          <w:rPr>
            <w:rFonts w:ascii="Consolas" w:hAnsi="Consolas"/>
            <w:color w:val="000000"/>
            <w:sz w:val="18"/>
            <w:szCs w:val="18"/>
            <w:lang w:val="en-US" w:eastAsia="pt-PT"/>
            <w:rPrChange w:id="3689" w:author="Rui Paredes" w:date="2018-09-15T21:50:00Z">
              <w:rPr>
                <w:rFonts w:ascii="Consolas" w:hAnsi="Consolas"/>
                <w:color w:val="000000"/>
                <w:sz w:val="21"/>
                <w:szCs w:val="21"/>
                <w:lang w:eastAsia="pt-PT"/>
              </w:rPr>
            </w:rPrChange>
          </w:rPr>
          <w:t>;</w:t>
        </w:r>
      </w:ins>
    </w:p>
    <w:p w14:paraId="6C75472E" w14:textId="77777777" w:rsidR="00444A82" w:rsidRPr="00183856" w:rsidRDefault="00444A82" w:rsidP="00444A82">
      <w:pPr>
        <w:shd w:val="clear" w:color="auto" w:fill="FFFFFF"/>
        <w:spacing w:line="285" w:lineRule="atLeast"/>
        <w:jc w:val="left"/>
        <w:rPr>
          <w:ins w:id="3690" w:author="Rui Paredes" w:date="2018-09-15T21:48:00Z"/>
          <w:rFonts w:ascii="Consolas" w:hAnsi="Consolas"/>
          <w:color w:val="000000"/>
          <w:sz w:val="18"/>
          <w:szCs w:val="18"/>
          <w:lang w:val="en-US" w:eastAsia="pt-PT"/>
          <w:rPrChange w:id="3691" w:author="Rui Paredes" w:date="2018-09-15T21:50:00Z">
            <w:rPr>
              <w:ins w:id="3692" w:author="Rui Paredes" w:date="2018-09-15T21:48:00Z"/>
              <w:rFonts w:ascii="Consolas" w:hAnsi="Consolas"/>
              <w:color w:val="000000"/>
              <w:sz w:val="21"/>
              <w:szCs w:val="21"/>
              <w:lang w:eastAsia="pt-PT"/>
            </w:rPr>
          </w:rPrChange>
        </w:rPr>
      </w:pPr>
      <w:ins w:id="3693" w:author="Rui Paredes" w:date="2018-09-15T21:48:00Z">
        <w:r w:rsidRPr="00183856">
          <w:rPr>
            <w:rFonts w:ascii="Consolas" w:hAnsi="Consolas"/>
            <w:color w:val="000000"/>
            <w:sz w:val="18"/>
            <w:szCs w:val="18"/>
            <w:lang w:val="en-US" w:eastAsia="pt-PT"/>
            <w:rPrChange w:id="3694" w:author="Rui Paredes" w:date="2018-09-15T21:50:00Z">
              <w:rPr>
                <w:rFonts w:ascii="Consolas" w:hAnsi="Consolas"/>
                <w:color w:val="000000"/>
                <w:sz w:val="21"/>
                <w:szCs w:val="21"/>
                <w:lang w:eastAsia="pt-PT"/>
              </w:rPr>
            </w:rPrChange>
          </w:rPr>
          <w:t xml:space="preserve">                        days = Math.floor(hours / </w:t>
        </w:r>
        <w:r w:rsidRPr="00183856">
          <w:rPr>
            <w:rFonts w:ascii="Consolas" w:hAnsi="Consolas"/>
            <w:color w:val="09885A"/>
            <w:sz w:val="18"/>
            <w:szCs w:val="18"/>
            <w:lang w:val="en-US" w:eastAsia="pt-PT"/>
            <w:rPrChange w:id="3695" w:author="Rui Paredes" w:date="2018-09-15T21:50:00Z">
              <w:rPr>
                <w:rFonts w:ascii="Consolas" w:hAnsi="Consolas"/>
                <w:color w:val="09885A"/>
                <w:sz w:val="21"/>
                <w:szCs w:val="21"/>
                <w:lang w:eastAsia="pt-PT"/>
              </w:rPr>
            </w:rPrChange>
          </w:rPr>
          <w:t>24</w:t>
        </w:r>
        <w:r w:rsidRPr="00183856">
          <w:rPr>
            <w:rFonts w:ascii="Consolas" w:hAnsi="Consolas"/>
            <w:color w:val="000000"/>
            <w:sz w:val="18"/>
            <w:szCs w:val="18"/>
            <w:lang w:val="en-US" w:eastAsia="pt-PT"/>
            <w:rPrChange w:id="3696" w:author="Rui Paredes" w:date="2018-09-15T21:50:00Z">
              <w:rPr>
                <w:rFonts w:ascii="Consolas" w:hAnsi="Consolas"/>
                <w:color w:val="000000"/>
                <w:sz w:val="21"/>
                <w:szCs w:val="21"/>
                <w:lang w:eastAsia="pt-PT"/>
              </w:rPr>
            </w:rPrChange>
          </w:rPr>
          <w:t>);</w:t>
        </w:r>
      </w:ins>
    </w:p>
    <w:p w14:paraId="6A38AE7D" w14:textId="77777777" w:rsidR="00444A82" w:rsidRPr="006C699F" w:rsidRDefault="00444A82" w:rsidP="00444A82">
      <w:pPr>
        <w:shd w:val="clear" w:color="auto" w:fill="FFFFFF"/>
        <w:spacing w:line="285" w:lineRule="atLeast"/>
        <w:jc w:val="left"/>
        <w:rPr>
          <w:ins w:id="3697" w:author="Rui Paredes" w:date="2018-09-15T21:48:00Z"/>
          <w:rFonts w:ascii="Consolas" w:hAnsi="Consolas"/>
          <w:color w:val="000000"/>
          <w:sz w:val="18"/>
          <w:szCs w:val="18"/>
          <w:lang w:val="en-US" w:eastAsia="pt-PT"/>
          <w:rPrChange w:id="3698" w:author="Rui Paredes" w:date="2018-09-15T22:04:00Z">
            <w:rPr>
              <w:ins w:id="3699" w:author="Rui Paredes" w:date="2018-09-15T21:48:00Z"/>
              <w:rFonts w:ascii="Consolas" w:hAnsi="Consolas"/>
              <w:color w:val="000000"/>
              <w:sz w:val="21"/>
              <w:szCs w:val="21"/>
              <w:lang w:eastAsia="pt-PT"/>
            </w:rPr>
          </w:rPrChange>
        </w:rPr>
      </w:pPr>
      <w:ins w:id="3700" w:author="Rui Paredes" w:date="2018-09-15T21:48:00Z">
        <w:r w:rsidRPr="00183856">
          <w:rPr>
            <w:rFonts w:ascii="Consolas" w:hAnsi="Consolas"/>
            <w:color w:val="000000"/>
            <w:sz w:val="18"/>
            <w:szCs w:val="18"/>
            <w:lang w:val="en-US" w:eastAsia="pt-PT"/>
            <w:rPrChange w:id="3701" w:author="Rui Paredes" w:date="2018-09-15T21:50:00Z">
              <w:rPr>
                <w:rFonts w:ascii="Consolas" w:hAnsi="Consolas"/>
                <w:color w:val="000000"/>
                <w:sz w:val="21"/>
                <w:szCs w:val="21"/>
                <w:lang w:eastAsia="pt-PT"/>
              </w:rPr>
            </w:rPrChange>
          </w:rPr>
          <w:t xml:space="preserve">                        </w:t>
        </w:r>
        <w:r w:rsidRPr="006C699F">
          <w:rPr>
            <w:rFonts w:ascii="Consolas" w:hAnsi="Consolas"/>
            <w:color w:val="000000"/>
            <w:sz w:val="18"/>
            <w:szCs w:val="18"/>
            <w:lang w:val="en-US" w:eastAsia="pt-PT"/>
            <w:rPrChange w:id="3702" w:author="Rui Paredes" w:date="2018-09-15T22:04:00Z">
              <w:rPr>
                <w:rFonts w:ascii="Consolas" w:hAnsi="Consolas"/>
                <w:color w:val="000000"/>
                <w:sz w:val="21"/>
                <w:szCs w:val="21"/>
                <w:lang w:eastAsia="pt-PT"/>
              </w:rPr>
            </w:rPrChange>
          </w:rPr>
          <w:t xml:space="preserve">hours = hours % </w:t>
        </w:r>
        <w:r w:rsidRPr="006C699F">
          <w:rPr>
            <w:rFonts w:ascii="Consolas" w:hAnsi="Consolas"/>
            <w:color w:val="09885A"/>
            <w:sz w:val="18"/>
            <w:szCs w:val="18"/>
            <w:lang w:val="en-US" w:eastAsia="pt-PT"/>
            <w:rPrChange w:id="3703" w:author="Rui Paredes" w:date="2018-09-15T22:04:00Z">
              <w:rPr>
                <w:rFonts w:ascii="Consolas" w:hAnsi="Consolas"/>
                <w:color w:val="09885A"/>
                <w:sz w:val="21"/>
                <w:szCs w:val="21"/>
                <w:lang w:eastAsia="pt-PT"/>
              </w:rPr>
            </w:rPrChange>
          </w:rPr>
          <w:t>24</w:t>
        </w:r>
        <w:r w:rsidRPr="006C699F">
          <w:rPr>
            <w:rFonts w:ascii="Consolas" w:hAnsi="Consolas"/>
            <w:color w:val="000000"/>
            <w:sz w:val="18"/>
            <w:szCs w:val="18"/>
            <w:lang w:val="en-US" w:eastAsia="pt-PT"/>
            <w:rPrChange w:id="3704" w:author="Rui Paredes" w:date="2018-09-15T22:04:00Z">
              <w:rPr>
                <w:rFonts w:ascii="Consolas" w:hAnsi="Consolas"/>
                <w:color w:val="000000"/>
                <w:sz w:val="21"/>
                <w:szCs w:val="21"/>
                <w:lang w:eastAsia="pt-PT"/>
              </w:rPr>
            </w:rPrChange>
          </w:rPr>
          <w:t>;</w:t>
        </w:r>
      </w:ins>
    </w:p>
    <w:p w14:paraId="1B8AD824" w14:textId="77777777" w:rsidR="00444A82" w:rsidRPr="00183856" w:rsidRDefault="00444A82" w:rsidP="00444A82">
      <w:pPr>
        <w:shd w:val="clear" w:color="auto" w:fill="FFFFFF"/>
        <w:spacing w:line="285" w:lineRule="atLeast"/>
        <w:jc w:val="left"/>
        <w:rPr>
          <w:ins w:id="3705" w:author="Rui Paredes" w:date="2018-09-15T21:48:00Z"/>
          <w:rFonts w:ascii="Consolas" w:hAnsi="Consolas"/>
          <w:color w:val="000000"/>
          <w:sz w:val="18"/>
          <w:szCs w:val="18"/>
          <w:lang w:val="en-US" w:eastAsia="pt-PT"/>
          <w:rPrChange w:id="3706" w:author="Rui Paredes" w:date="2018-09-15T21:50:00Z">
            <w:rPr>
              <w:ins w:id="3707" w:author="Rui Paredes" w:date="2018-09-15T21:48:00Z"/>
              <w:rFonts w:ascii="Consolas" w:hAnsi="Consolas"/>
              <w:color w:val="000000"/>
              <w:sz w:val="21"/>
              <w:szCs w:val="21"/>
              <w:lang w:eastAsia="pt-PT"/>
            </w:rPr>
          </w:rPrChange>
        </w:rPr>
      </w:pPr>
      <w:ins w:id="3708" w:author="Rui Paredes" w:date="2018-09-15T21:48:00Z">
        <w:r w:rsidRPr="00183856">
          <w:rPr>
            <w:rFonts w:ascii="Consolas" w:hAnsi="Consolas"/>
            <w:color w:val="000000"/>
            <w:sz w:val="18"/>
            <w:szCs w:val="18"/>
            <w:lang w:val="en-US" w:eastAsia="pt-PT"/>
            <w:rPrChange w:id="3709"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710"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711" w:author="Rui Paredes" w:date="2018-09-15T21:50:00Z">
              <w:rPr>
                <w:rFonts w:ascii="Consolas" w:hAnsi="Consolas"/>
                <w:color w:val="000000"/>
                <w:sz w:val="21"/>
                <w:szCs w:val="21"/>
                <w:lang w:eastAsia="pt-PT"/>
              </w:rPr>
            </w:rPrChange>
          </w:rPr>
          <w:t xml:space="preserve"> timeInDays = days + </w:t>
        </w:r>
        <w:r w:rsidRPr="00183856">
          <w:rPr>
            <w:rFonts w:ascii="Consolas" w:hAnsi="Consolas"/>
            <w:color w:val="A31515"/>
            <w:sz w:val="18"/>
            <w:szCs w:val="18"/>
            <w:lang w:val="en-US" w:eastAsia="pt-PT"/>
            <w:rPrChange w:id="3712" w:author="Rui Paredes" w:date="2018-09-15T21:50:00Z">
              <w:rPr>
                <w:rFonts w:ascii="Consolas" w:hAnsi="Consolas"/>
                <w:color w:val="A31515"/>
                <w:sz w:val="21"/>
                <w:szCs w:val="21"/>
                <w:lang w:eastAsia="pt-PT"/>
              </w:rPr>
            </w:rPrChange>
          </w:rPr>
          <w:t>" day(s) "</w:t>
        </w:r>
        <w:r w:rsidRPr="00183856">
          <w:rPr>
            <w:rFonts w:ascii="Consolas" w:hAnsi="Consolas"/>
            <w:color w:val="000000"/>
            <w:sz w:val="18"/>
            <w:szCs w:val="18"/>
            <w:lang w:val="en-US" w:eastAsia="pt-PT"/>
            <w:rPrChange w:id="3713" w:author="Rui Paredes" w:date="2018-09-15T21:50:00Z">
              <w:rPr>
                <w:rFonts w:ascii="Consolas" w:hAnsi="Consolas"/>
                <w:color w:val="000000"/>
                <w:sz w:val="21"/>
                <w:szCs w:val="21"/>
                <w:lang w:eastAsia="pt-PT"/>
              </w:rPr>
            </w:rPrChange>
          </w:rPr>
          <w:t xml:space="preserve"> + hours + </w:t>
        </w:r>
        <w:r w:rsidRPr="00183856">
          <w:rPr>
            <w:rFonts w:ascii="Consolas" w:hAnsi="Consolas"/>
            <w:color w:val="A31515"/>
            <w:sz w:val="18"/>
            <w:szCs w:val="18"/>
            <w:lang w:val="en-US" w:eastAsia="pt-PT"/>
            <w:rPrChange w:id="3714" w:author="Rui Paredes" w:date="2018-09-15T21:50:00Z">
              <w:rPr>
                <w:rFonts w:ascii="Consolas" w:hAnsi="Consolas"/>
                <w:color w:val="A31515"/>
                <w:sz w:val="21"/>
                <w:szCs w:val="21"/>
                <w:lang w:eastAsia="pt-PT"/>
              </w:rPr>
            </w:rPrChange>
          </w:rPr>
          <w:t>" hour(s) "</w:t>
        </w:r>
        <w:r w:rsidRPr="00183856">
          <w:rPr>
            <w:rFonts w:ascii="Consolas" w:hAnsi="Consolas"/>
            <w:color w:val="000000"/>
            <w:sz w:val="18"/>
            <w:szCs w:val="18"/>
            <w:lang w:val="en-US" w:eastAsia="pt-PT"/>
            <w:rPrChange w:id="3715" w:author="Rui Paredes" w:date="2018-09-15T21:50:00Z">
              <w:rPr>
                <w:rFonts w:ascii="Consolas" w:hAnsi="Consolas"/>
                <w:color w:val="000000"/>
                <w:sz w:val="21"/>
                <w:szCs w:val="21"/>
                <w:lang w:eastAsia="pt-PT"/>
              </w:rPr>
            </w:rPrChange>
          </w:rPr>
          <w:t xml:space="preserve"> + mnts + </w:t>
        </w:r>
        <w:r w:rsidRPr="00183856">
          <w:rPr>
            <w:rFonts w:ascii="Consolas" w:hAnsi="Consolas"/>
            <w:color w:val="A31515"/>
            <w:sz w:val="18"/>
            <w:szCs w:val="18"/>
            <w:lang w:val="en-US" w:eastAsia="pt-PT"/>
            <w:rPrChange w:id="3716" w:author="Rui Paredes" w:date="2018-09-15T21:50:00Z">
              <w:rPr>
                <w:rFonts w:ascii="Consolas" w:hAnsi="Consolas"/>
                <w:color w:val="A31515"/>
                <w:sz w:val="21"/>
                <w:szCs w:val="21"/>
                <w:lang w:eastAsia="pt-PT"/>
              </w:rPr>
            </w:rPrChange>
          </w:rPr>
          <w:t>" Minute(s) "</w:t>
        </w:r>
        <w:r w:rsidRPr="00183856">
          <w:rPr>
            <w:rFonts w:ascii="Consolas" w:hAnsi="Consolas"/>
            <w:color w:val="000000"/>
            <w:sz w:val="18"/>
            <w:szCs w:val="18"/>
            <w:lang w:val="en-US" w:eastAsia="pt-PT"/>
            <w:rPrChange w:id="3717" w:author="Rui Paredes" w:date="2018-09-15T21:50:00Z">
              <w:rPr>
                <w:rFonts w:ascii="Consolas" w:hAnsi="Consolas"/>
                <w:color w:val="000000"/>
                <w:sz w:val="21"/>
                <w:szCs w:val="21"/>
                <w:lang w:eastAsia="pt-PT"/>
              </w:rPr>
            </w:rPrChange>
          </w:rPr>
          <w:t xml:space="preserve"> + seconds + </w:t>
        </w:r>
        <w:r w:rsidRPr="00183856">
          <w:rPr>
            <w:rFonts w:ascii="Consolas" w:hAnsi="Consolas"/>
            <w:color w:val="A31515"/>
            <w:sz w:val="18"/>
            <w:szCs w:val="18"/>
            <w:lang w:val="en-US" w:eastAsia="pt-PT"/>
            <w:rPrChange w:id="3718" w:author="Rui Paredes" w:date="2018-09-15T21:50:00Z">
              <w:rPr>
                <w:rFonts w:ascii="Consolas" w:hAnsi="Consolas"/>
                <w:color w:val="A31515"/>
                <w:sz w:val="21"/>
                <w:szCs w:val="21"/>
                <w:lang w:eastAsia="pt-PT"/>
              </w:rPr>
            </w:rPrChange>
          </w:rPr>
          <w:t>" Second(s)"</w:t>
        </w:r>
        <w:r w:rsidRPr="00183856">
          <w:rPr>
            <w:rFonts w:ascii="Consolas" w:hAnsi="Consolas"/>
            <w:color w:val="000000"/>
            <w:sz w:val="18"/>
            <w:szCs w:val="18"/>
            <w:lang w:val="en-US" w:eastAsia="pt-PT"/>
            <w:rPrChange w:id="3719" w:author="Rui Paredes" w:date="2018-09-15T21:50:00Z">
              <w:rPr>
                <w:rFonts w:ascii="Consolas" w:hAnsi="Consolas"/>
                <w:color w:val="000000"/>
                <w:sz w:val="21"/>
                <w:szCs w:val="21"/>
                <w:lang w:eastAsia="pt-PT"/>
              </w:rPr>
            </w:rPrChange>
          </w:rPr>
          <w:t>;</w:t>
        </w:r>
      </w:ins>
    </w:p>
    <w:p w14:paraId="389291AE" w14:textId="77777777" w:rsidR="00444A82" w:rsidRPr="00183856" w:rsidRDefault="00444A82" w:rsidP="00444A82">
      <w:pPr>
        <w:shd w:val="clear" w:color="auto" w:fill="FFFFFF"/>
        <w:spacing w:line="285" w:lineRule="atLeast"/>
        <w:jc w:val="left"/>
        <w:rPr>
          <w:ins w:id="3720" w:author="Rui Paredes" w:date="2018-09-15T21:48:00Z"/>
          <w:rFonts w:ascii="Consolas" w:hAnsi="Consolas"/>
          <w:color w:val="000000"/>
          <w:sz w:val="18"/>
          <w:szCs w:val="18"/>
          <w:lang w:val="en-US" w:eastAsia="pt-PT"/>
          <w:rPrChange w:id="3721" w:author="Rui Paredes" w:date="2018-09-15T21:50:00Z">
            <w:rPr>
              <w:ins w:id="3722" w:author="Rui Paredes" w:date="2018-09-15T21:48:00Z"/>
              <w:rFonts w:ascii="Consolas" w:hAnsi="Consolas"/>
              <w:color w:val="000000"/>
              <w:sz w:val="21"/>
              <w:szCs w:val="21"/>
              <w:lang w:eastAsia="pt-PT"/>
            </w:rPr>
          </w:rPrChange>
        </w:rPr>
      </w:pPr>
      <w:ins w:id="3723" w:author="Rui Paredes" w:date="2018-09-15T21:48:00Z">
        <w:r w:rsidRPr="00183856">
          <w:rPr>
            <w:rFonts w:ascii="Consolas" w:hAnsi="Consolas"/>
            <w:color w:val="000000"/>
            <w:sz w:val="18"/>
            <w:szCs w:val="18"/>
            <w:lang w:val="en-US" w:eastAsia="pt-PT"/>
            <w:rPrChange w:id="3724" w:author="Rui Paredes" w:date="2018-09-15T21:50:00Z">
              <w:rPr>
                <w:rFonts w:ascii="Consolas" w:hAnsi="Consolas"/>
                <w:color w:val="000000"/>
                <w:sz w:val="21"/>
                <w:szCs w:val="21"/>
                <w:lang w:eastAsia="pt-PT"/>
              </w:rPr>
            </w:rPrChange>
          </w:rPr>
          <w:lastRenderedPageBreak/>
          <w:t xml:space="preserve">                        timeinDays = timeInDays.toString()</w:t>
        </w:r>
      </w:ins>
    </w:p>
    <w:p w14:paraId="69EB8751" w14:textId="77777777" w:rsidR="00444A82" w:rsidRPr="00183856" w:rsidRDefault="00444A82" w:rsidP="00444A82">
      <w:pPr>
        <w:shd w:val="clear" w:color="auto" w:fill="FFFFFF"/>
        <w:spacing w:line="285" w:lineRule="atLeast"/>
        <w:jc w:val="left"/>
        <w:rPr>
          <w:ins w:id="3725" w:author="Rui Paredes" w:date="2018-09-15T21:48:00Z"/>
          <w:rFonts w:ascii="Consolas" w:hAnsi="Consolas"/>
          <w:color w:val="000000"/>
          <w:sz w:val="18"/>
          <w:szCs w:val="18"/>
          <w:lang w:val="en-US" w:eastAsia="pt-PT"/>
          <w:rPrChange w:id="3726" w:author="Rui Paredes" w:date="2018-09-15T21:50:00Z">
            <w:rPr>
              <w:ins w:id="3727" w:author="Rui Paredes" w:date="2018-09-15T21:48:00Z"/>
              <w:rFonts w:ascii="Consolas" w:hAnsi="Consolas"/>
              <w:color w:val="000000"/>
              <w:sz w:val="21"/>
              <w:szCs w:val="21"/>
              <w:lang w:eastAsia="pt-PT"/>
            </w:rPr>
          </w:rPrChange>
        </w:rPr>
      </w:pPr>
      <w:ins w:id="3728" w:author="Rui Paredes" w:date="2018-09-15T21:48:00Z">
        <w:r w:rsidRPr="00183856">
          <w:rPr>
            <w:rFonts w:ascii="Consolas" w:hAnsi="Consolas"/>
            <w:color w:val="000000"/>
            <w:sz w:val="18"/>
            <w:szCs w:val="18"/>
            <w:lang w:val="en-US" w:eastAsia="pt-PT"/>
            <w:rPrChange w:id="3729" w:author="Rui Paredes" w:date="2018-09-15T21:50:00Z">
              <w:rPr>
                <w:rFonts w:ascii="Consolas" w:hAnsi="Consolas"/>
                <w:color w:val="000000"/>
                <w:sz w:val="21"/>
                <w:szCs w:val="21"/>
                <w:lang w:eastAsia="pt-PT"/>
              </w:rPr>
            </w:rPrChange>
          </w:rPr>
          <w:t xml:space="preserve">                    }</w:t>
        </w:r>
      </w:ins>
    </w:p>
    <w:p w14:paraId="0BB316BB" w14:textId="77777777" w:rsidR="00444A82" w:rsidRPr="00183856" w:rsidRDefault="00444A82" w:rsidP="00444A82">
      <w:pPr>
        <w:shd w:val="clear" w:color="auto" w:fill="FFFFFF"/>
        <w:spacing w:line="285" w:lineRule="atLeast"/>
        <w:jc w:val="left"/>
        <w:rPr>
          <w:ins w:id="3730" w:author="Rui Paredes" w:date="2018-09-15T21:48:00Z"/>
          <w:rFonts w:ascii="Consolas" w:hAnsi="Consolas"/>
          <w:color w:val="000000"/>
          <w:sz w:val="18"/>
          <w:szCs w:val="18"/>
          <w:lang w:val="en-US" w:eastAsia="pt-PT"/>
          <w:rPrChange w:id="3731" w:author="Rui Paredes" w:date="2018-09-15T21:50:00Z">
            <w:rPr>
              <w:ins w:id="3732" w:author="Rui Paredes" w:date="2018-09-15T21:48:00Z"/>
              <w:rFonts w:ascii="Consolas" w:hAnsi="Consolas"/>
              <w:color w:val="000000"/>
              <w:sz w:val="21"/>
              <w:szCs w:val="21"/>
              <w:lang w:eastAsia="pt-PT"/>
            </w:rPr>
          </w:rPrChange>
        </w:rPr>
      </w:pPr>
      <w:ins w:id="3733" w:author="Rui Paredes" w:date="2018-09-15T21:48:00Z">
        <w:r w:rsidRPr="00183856">
          <w:rPr>
            <w:rFonts w:ascii="Consolas" w:hAnsi="Consolas"/>
            <w:color w:val="000000"/>
            <w:sz w:val="18"/>
            <w:szCs w:val="18"/>
            <w:lang w:val="en-US" w:eastAsia="pt-PT"/>
            <w:rPrChange w:id="3734" w:author="Rui Paredes" w:date="2018-09-15T21:50:00Z">
              <w:rPr>
                <w:rFonts w:ascii="Consolas" w:hAnsi="Consolas"/>
                <w:color w:val="000000"/>
                <w:sz w:val="21"/>
                <w:szCs w:val="21"/>
                <w:lang w:eastAsia="pt-PT"/>
              </w:rPr>
            </w:rPrChange>
          </w:rPr>
          <w:t xml:space="preserve">                    createScoreboard(participants[participant].id, competitionToClose, finalParticipantScore, finalParticipantTime, timeInDays);</w:t>
        </w:r>
      </w:ins>
    </w:p>
    <w:p w14:paraId="707BB16A" w14:textId="77777777" w:rsidR="00444A82" w:rsidRPr="00183856" w:rsidRDefault="00444A82" w:rsidP="00444A82">
      <w:pPr>
        <w:shd w:val="clear" w:color="auto" w:fill="FFFFFF"/>
        <w:spacing w:line="285" w:lineRule="atLeast"/>
        <w:jc w:val="left"/>
        <w:rPr>
          <w:ins w:id="3735" w:author="Rui Paredes" w:date="2018-09-15T21:48:00Z"/>
          <w:rFonts w:ascii="Consolas" w:hAnsi="Consolas"/>
          <w:color w:val="000000"/>
          <w:sz w:val="18"/>
          <w:szCs w:val="18"/>
          <w:lang w:val="en-US" w:eastAsia="pt-PT"/>
          <w:rPrChange w:id="3736" w:author="Rui Paredes" w:date="2018-09-15T21:50:00Z">
            <w:rPr>
              <w:ins w:id="3737" w:author="Rui Paredes" w:date="2018-09-15T21:48:00Z"/>
              <w:rFonts w:ascii="Consolas" w:hAnsi="Consolas"/>
              <w:color w:val="000000"/>
              <w:sz w:val="21"/>
              <w:szCs w:val="21"/>
              <w:lang w:eastAsia="pt-PT"/>
            </w:rPr>
          </w:rPrChange>
        </w:rPr>
      </w:pPr>
      <w:ins w:id="3738" w:author="Rui Paredes" w:date="2018-09-15T21:48:00Z">
        <w:r w:rsidRPr="00183856">
          <w:rPr>
            <w:rFonts w:ascii="Consolas" w:hAnsi="Consolas"/>
            <w:color w:val="000000"/>
            <w:sz w:val="18"/>
            <w:szCs w:val="18"/>
            <w:lang w:val="en-US" w:eastAsia="pt-PT"/>
            <w:rPrChange w:id="3739" w:author="Rui Paredes" w:date="2018-09-15T21:50:00Z">
              <w:rPr>
                <w:rFonts w:ascii="Consolas" w:hAnsi="Consolas"/>
                <w:color w:val="000000"/>
                <w:sz w:val="21"/>
                <w:szCs w:val="21"/>
                <w:lang w:eastAsia="pt-PT"/>
              </w:rPr>
            </w:rPrChange>
          </w:rPr>
          <w:t xml:space="preserve">                }</w:t>
        </w:r>
      </w:ins>
    </w:p>
    <w:p w14:paraId="54521329" w14:textId="77777777" w:rsidR="00444A82" w:rsidRPr="00183856" w:rsidRDefault="00444A82" w:rsidP="00444A82">
      <w:pPr>
        <w:shd w:val="clear" w:color="auto" w:fill="FFFFFF"/>
        <w:spacing w:line="285" w:lineRule="atLeast"/>
        <w:jc w:val="left"/>
        <w:rPr>
          <w:ins w:id="3740" w:author="Rui Paredes" w:date="2018-09-15T21:48:00Z"/>
          <w:rFonts w:ascii="Consolas" w:hAnsi="Consolas"/>
          <w:color w:val="000000"/>
          <w:sz w:val="18"/>
          <w:szCs w:val="18"/>
          <w:lang w:val="en-US" w:eastAsia="pt-PT"/>
          <w:rPrChange w:id="3741" w:author="Rui Paredes" w:date="2018-09-15T21:50:00Z">
            <w:rPr>
              <w:ins w:id="3742" w:author="Rui Paredes" w:date="2018-09-15T21:48:00Z"/>
              <w:rFonts w:ascii="Consolas" w:hAnsi="Consolas"/>
              <w:color w:val="000000"/>
              <w:sz w:val="21"/>
              <w:szCs w:val="21"/>
              <w:lang w:eastAsia="pt-PT"/>
            </w:rPr>
          </w:rPrChange>
        </w:rPr>
      </w:pPr>
    </w:p>
    <w:p w14:paraId="6BB5FC36" w14:textId="77777777" w:rsidR="00444A82" w:rsidRPr="00183856" w:rsidRDefault="00444A82" w:rsidP="00444A82">
      <w:pPr>
        <w:shd w:val="clear" w:color="auto" w:fill="FFFFFF"/>
        <w:spacing w:line="285" w:lineRule="atLeast"/>
        <w:jc w:val="left"/>
        <w:rPr>
          <w:ins w:id="3743" w:author="Rui Paredes" w:date="2018-09-15T21:48:00Z"/>
          <w:rFonts w:ascii="Consolas" w:hAnsi="Consolas"/>
          <w:color w:val="000000"/>
          <w:sz w:val="18"/>
          <w:szCs w:val="18"/>
          <w:lang w:val="en-US" w:eastAsia="pt-PT"/>
          <w:rPrChange w:id="3744" w:author="Rui Paredes" w:date="2018-09-15T21:50:00Z">
            <w:rPr>
              <w:ins w:id="3745" w:author="Rui Paredes" w:date="2018-09-15T21:48:00Z"/>
              <w:rFonts w:ascii="Consolas" w:hAnsi="Consolas"/>
              <w:color w:val="000000"/>
              <w:sz w:val="21"/>
              <w:szCs w:val="21"/>
              <w:lang w:eastAsia="pt-PT"/>
            </w:rPr>
          </w:rPrChange>
        </w:rPr>
      </w:pPr>
      <w:ins w:id="3746" w:author="Rui Paredes" w:date="2018-09-15T21:48:00Z">
        <w:r w:rsidRPr="00183856">
          <w:rPr>
            <w:rFonts w:ascii="Consolas" w:hAnsi="Consolas"/>
            <w:color w:val="000000"/>
            <w:sz w:val="18"/>
            <w:szCs w:val="18"/>
            <w:lang w:val="en-US" w:eastAsia="pt-PT"/>
            <w:rPrChange w:id="3747" w:author="Rui Paredes" w:date="2018-09-15T21:50:00Z">
              <w:rPr>
                <w:rFonts w:ascii="Consolas" w:hAnsi="Consolas"/>
                <w:color w:val="000000"/>
                <w:sz w:val="21"/>
                <w:szCs w:val="21"/>
                <w:lang w:eastAsia="pt-PT"/>
              </w:rPr>
            </w:rPrChange>
          </w:rPr>
          <w:t xml:space="preserve">            });</w:t>
        </w:r>
      </w:ins>
    </w:p>
    <w:p w14:paraId="3F99882C" w14:textId="77777777" w:rsidR="00444A82" w:rsidRPr="00183856" w:rsidRDefault="00444A82" w:rsidP="00444A82">
      <w:pPr>
        <w:shd w:val="clear" w:color="auto" w:fill="FFFFFF"/>
        <w:spacing w:line="285" w:lineRule="atLeast"/>
        <w:jc w:val="left"/>
        <w:rPr>
          <w:ins w:id="3748" w:author="Rui Paredes" w:date="2018-09-15T21:48:00Z"/>
          <w:rFonts w:ascii="Consolas" w:hAnsi="Consolas"/>
          <w:color w:val="000000"/>
          <w:sz w:val="18"/>
          <w:szCs w:val="18"/>
          <w:lang w:val="en-US" w:eastAsia="pt-PT"/>
          <w:rPrChange w:id="3749" w:author="Rui Paredes" w:date="2018-09-15T21:50:00Z">
            <w:rPr>
              <w:ins w:id="3750" w:author="Rui Paredes" w:date="2018-09-15T21:48:00Z"/>
              <w:rFonts w:ascii="Consolas" w:hAnsi="Consolas"/>
              <w:color w:val="000000"/>
              <w:sz w:val="21"/>
              <w:szCs w:val="21"/>
              <w:lang w:eastAsia="pt-PT"/>
            </w:rPr>
          </w:rPrChange>
        </w:rPr>
      </w:pPr>
      <w:ins w:id="3751" w:author="Rui Paredes" w:date="2018-09-15T21:48:00Z">
        <w:r w:rsidRPr="00183856">
          <w:rPr>
            <w:rFonts w:ascii="Consolas" w:hAnsi="Consolas"/>
            <w:color w:val="000000"/>
            <w:sz w:val="18"/>
            <w:szCs w:val="18"/>
            <w:lang w:val="en-US" w:eastAsia="pt-PT"/>
            <w:rPrChange w:id="3752" w:author="Rui Paredes" w:date="2018-09-15T21:50:00Z">
              <w:rPr>
                <w:rFonts w:ascii="Consolas" w:hAnsi="Consolas"/>
                <w:color w:val="000000"/>
                <w:sz w:val="21"/>
                <w:szCs w:val="21"/>
                <w:lang w:eastAsia="pt-PT"/>
              </w:rPr>
            </w:rPrChange>
          </w:rPr>
          <w:t xml:space="preserve">        }</w:t>
        </w:r>
      </w:ins>
    </w:p>
    <w:p w14:paraId="0009D0D6" w14:textId="77777777" w:rsidR="00444A82" w:rsidRPr="00183856" w:rsidRDefault="00444A82" w:rsidP="00444A82">
      <w:pPr>
        <w:shd w:val="clear" w:color="auto" w:fill="FFFFFF"/>
        <w:spacing w:line="285" w:lineRule="atLeast"/>
        <w:jc w:val="left"/>
        <w:rPr>
          <w:ins w:id="3753" w:author="Rui Paredes" w:date="2018-09-15T21:48:00Z"/>
          <w:rFonts w:ascii="Consolas" w:hAnsi="Consolas"/>
          <w:color w:val="000000"/>
          <w:sz w:val="18"/>
          <w:szCs w:val="18"/>
          <w:lang w:val="en-US" w:eastAsia="pt-PT"/>
          <w:rPrChange w:id="3754" w:author="Rui Paredes" w:date="2018-09-15T21:50:00Z">
            <w:rPr>
              <w:ins w:id="3755" w:author="Rui Paredes" w:date="2018-09-15T21:48:00Z"/>
              <w:rFonts w:ascii="Consolas" w:hAnsi="Consolas"/>
              <w:color w:val="000000"/>
              <w:sz w:val="21"/>
              <w:szCs w:val="21"/>
              <w:lang w:eastAsia="pt-PT"/>
            </w:rPr>
          </w:rPrChange>
        </w:rPr>
      </w:pPr>
      <w:ins w:id="3756" w:author="Rui Paredes" w:date="2018-09-15T21:48:00Z">
        <w:r w:rsidRPr="00183856">
          <w:rPr>
            <w:rFonts w:ascii="Consolas" w:hAnsi="Consolas"/>
            <w:color w:val="000000"/>
            <w:sz w:val="18"/>
            <w:szCs w:val="18"/>
            <w:lang w:val="en-US" w:eastAsia="pt-PT"/>
            <w:rPrChange w:id="3757" w:author="Rui Paredes" w:date="2018-09-15T21:50:00Z">
              <w:rPr>
                <w:rFonts w:ascii="Consolas" w:hAnsi="Consolas"/>
                <w:color w:val="000000"/>
                <w:sz w:val="21"/>
                <w:szCs w:val="21"/>
                <w:lang w:eastAsia="pt-PT"/>
              </w:rPr>
            </w:rPrChange>
          </w:rPr>
          <w:t xml:space="preserve">    }</w:t>
        </w:r>
      </w:ins>
    </w:p>
    <w:p w14:paraId="139D54D9" w14:textId="77777777" w:rsidR="00444A82" w:rsidRPr="00183856" w:rsidRDefault="00444A82" w:rsidP="00444A82">
      <w:pPr>
        <w:shd w:val="clear" w:color="auto" w:fill="FFFFFF"/>
        <w:spacing w:line="285" w:lineRule="atLeast"/>
        <w:jc w:val="left"/>
        <w:rPr>
          <w:ins w:id="3758" w:author="Rui Paredes" w:date="2018-09-15T21:48:00Z"/>
          <w:rFonts w:ascii="Consolas" w:hAnsi="Consolas"/>
          <w:color w:val="000000"/>
          <w:sz w:val="18"/>
          <w:szCs w:val="18"/>
          <w:lang w:val="en-US" w:eastAsia="pt-PT"/>
          <w:rPrChange w:id="3759" w:author="Rui Paredes" w:date="2018-09-15T21:50:00Z">
            <w:rPr>
              <w:ins w:id="3760" w:author="Rui Paredes" w:date="2018-09-15T21:48:00Z"/>
              <w:rFonts w:ascii="Consolas" w:hAnsi="Consolas"/>
              <w:color w:val="000000"/>
              <w:sz w:val="21"/>
              <w:szCs w:val="21"/>
              <w:lang w:eastAsia="pt-PT"/>
            </w:rPr>
          </w:rPrChange>
        </w:rPr>
      </w:pPr>
      <w:ins w:id="3761" w:author="Rui Paredes" w:date="2018-09-15T21:48:00Z">
        <w:r w:rsidRPr="00183856">
          <w:rPr>
            <w:rFonts w:ascii="Consolas" w:hAnsi="Consolas"/>
            <w:color w:val="000000"/>
            <w:sz w:val="18"/>
            <w:szCs w:val="18"/>
            <w:lang w:val="en-US" w:eastAsia="pt-PT"/>
            <w:rPrChange w:id="3762" w:author="Rui Paredes" w:date="2018-09-15T21:50:00Z">
              <w:rPr>
                <w:rFonts w:ascii="Consolas" w:hAnsi="Consolas"/>
                <w:color w:val="000000"/>
                <w:sz w:val="21"/>
                <w:szCs w:val="21"/>
                <w:lang w:eastAsia="pt-PT"/>
              </w:rPr>
            </w:rPrChange>
          </w:rPr>
          <w:t xml:space="preserve">    checkParticipantsPlaces(competitionToClose).then(</w:t>
        </w:r>
        <w:r w:rsidRPr="00183856">
          <w:rPr>
            <w:rFonts w:ascii="Consolas" w:hAnsi="Consolas"/>
            <w:color w:val="0000FF"/>
            <w:sz w:val="18"/>
            <w:szCs w:val="18"/>
            <w:lang w:val="en-US" w:eastAsia="pt-PT"/>
            <w:rPrChange w:id="3763"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764" w:author="Rui Paredes" w:date="2018-09-15T21:50:00Z">
              <w:rPr>
                <w:rFonts w:ascii="Consolas" w:hAnsi="Consolas"/>
                <w:color w:val="000000"/>
                <w:sz w:val="21"/>
                <w:szCs w:val="21"/>
                <w:lang w:eastAsia="pt-PT"/>
              </w:rPr>
            </w:rPrChange>
          </w:rPr>
          <w:t xml:space="preserve"> (participantsOrderBy) {</w:t>
        </w:r>
      </w:ins>
    </w:p>
    <w:p w14:paraId="15CCB7AB" w14:textId="77777777" w:rsidR="00444A82" w:rsidRPr="00183856" w:rsidRDefault="00444A82" w:rsidP="00444A82">
      <w:pPr>
        <w:shd w:val="clear" w:color="auto" w:fill="FFFFFF"/>
        <w:spacing w:line="285" w:lineRule="atLeast"/>
        <w:jc w:val="left"/>
        <w:rPr>
          <w:ins w:id="3765" w:author="Rui Paredes" w:date="2018-09-15T21:48:00Z"/>
          <w:rFonts w:ascii="Consolas" w:hAnsi="Consolas"/>
          <w:color w:val="000000"/>
          <w:sz w:val="18"/>
          <w:szCs w:val="18"/>
          <w:lang w:val="en-US" w:eastAsia="pt-PT"/>
          <w:rPrChange w:id="3766" w:author="Rui Paredes" w:date="2018-09-15T21:50:00Z">
            <w:rPr>
              <w:ins w:id="3767" w:author="Rui Paredes" w:date="2018-09-15T21:48:00Z"/>
              <w:rFonts w:ascii="Consolas" w:hAnsi="Consolas"/>
              <w:color w:val="000000"/>
              <w:sz w:val="21"/>
              <w:szCs w:val="21"/>
              <w:lang w:eastAsia="pt-PT"/>
            </w:rPr>
          </w:rPrChange>
        </w:rPr>
      </w:pPr>
      <w:ins w:id="3768" w:author="Rui Paredes" w:date="2018-09-15T21:48:00Z">
        <w:r w:rsidRPr="00183856">
          <w:rPr>
            <w:rFonts w:ascii="Consolas" w:hAnsi="Consolas"/>
            <w:color w:val="000000"/>
            <w:sz w:val="18"/>
            <w:szCs w:val="18"/>
            <w:lang w:val="en-US" w:eastAsia="pt-PT"/>
            <w:rPrChange w:id="3769"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770"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771" w:author="Rui Paredes" w:date="2018-09-15T21:50:00Z">
              <w:rPr>
                <w:rFonts w:ascii="Consolas" w:hAnsi="Consolas"/>
                <w:color w:val="000000"/>
                <w:sz w:val="21"/>
                <w:szCs w:val="21"/>
                <w:lang w:eastAsia="pt-PT"/>
              </w:rPr>
            </w:rPrChange>
          </w:rPr>
          <w:t xml:space="preserve"> pos = </w:t>
        </w:r>
        <w:r w:rsidRPr="00183856">
          <w:rPr>
            <w:rFonts w:ascii="Consolas" w:hAnsi="Consolas"/>
            <w:color w:val="09885A"/>
            <w:sz w:val="18"/>
            <w:szCs w:val="18"/>
            <w:lang w:val="en-US" w:eastAsia="pt-PT"/>
            <w:rPrChange w:id="3772" w:author="Rui Paredes" w:date="2018-09-15T21:50:00Z">
              <w:rPr>
                <w:rFonts w:ascii="Consolas" w:hAnsi="Consolas"/>
                <w:color w:val="09885A"/>
                <w:sz w:val="21"/>
                <w:szCs w:val="21"/>
                <w:lang w:eastAsia="pt-PT"/>
              </w:rPr>
            </w:rPrChange>
          </w:rPr>
          <w:t>1</w:t>
        </w:r>
        <w:r w:rsidRPr="00183856">
          <w:rPr>
            <w:rFonts w:ascii="Consolas" w:hAnsi="Consolas"/>
            <w:color w:val="000000"/>
            <w:sz w:val="18"/>
            <w:szCs w:val="18"/>
            <w:lang w:val="en-US" w:eastAsia="pt-PT"/>
            <w:rPrChange w:id="3773" w:author="Rui Paredes" w:date="2018-09-15T21:50:00Z">
              <w:rPr>
                <w:rFonts w:ascii="Consolas" w:hAnsi="Consolas"/>
                <w:color w:val="000000"/>
                <w:sz w:val="21"/>
                <w:szCs w:val="21"/>
                <w:lang w:eastAsia="pt-PT"/>
              </w:rPr>
            </w:rPrChange>
          </w:rPr>
          <w:t>;</w:t>
        </w:r>
      </w:ins>
    </w:p>
    <w:p w14:paraId="69AECA0B" w14:textId="77777777" w:rsidR="00444A82" w:rsidRPr="00183856" w:rsidRDefault="00444A82" w:rsidP="00444A82">
      <w:pPr>
        <w:shd w:val="clear" w:color="auto" w:fill="FFFFFF"/>
        <w:spacing w:line="285" w:lineRule="atLeast"/>
        <w:jc w:val="left"/>
        <w:rPr>
          <w:ins w:id="3774" w:author="Rui Paredes" w:date="2018-09-15T21:48:00Z"/>
          <w:rFonts w:ascii="Consolas" w:hAnsi="Consolas"/>
          <w:color w:val="000000"/>
          <w:sz w:val="18"/>
          <w:szCs w:val="18"/>
          <w:lang w:val="en-US" w:eastAsia="pt-PT"/>
          <w:rPrChange w:id="3775" w:author="Rui Paredes" w:date="2018-09-15T21:50:00Z">
            <w:rPr>
              <w:ins w:id="3776" w:author="Rui Paredes" w:date="2018-09-15T21:48:00Z"/>
              <w:rFonts w:ascii="Consolas" w:hAnsi="Consolas"/>
              <w:color w:val="000000"/>
              <w:sz w:val="21"/>
              <w:szCs w:val="21"/>
              <w:lang w:eastAsia="pt-PT"/>
            </w:rPr>
          </w:rPrChange>
        </w:rPr>
      </w:pPr>
      <w:ins w:id="3777" w:author="Rui Paredes" w:date="2018-09-15T21:48:00Z">
        <w:r w:rsidRPr="00183856">
          <w:rPr>
            <w:rFonts w:ascii="Consolas" w:hAnsi="Consolas"/>
            <w:color w:val="000000"/>
            <w:sz w:val="18"/>
            <w:szCs w:val="18"/>
            <w:lang w:val="en-US" w:eastAsia="pt-PT"/>
            <w:rPrChange w:id="3778"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779" w:author="Rui Paredes" w:date="2018-09-15T21:50:00Z">
              <w:rPr>
                <w:rFonts w:ascii="Consolas" w:hAnsi="Consolas"/>
                <w:color w:val="0000FF"/>
                <w:sz w:val="21"/>
                <w:szCs w:val="21"/>
                <w:lang w:eastAsia="pt-PT"/>
              </w:rPr>
            </w:rPrChange>
          </w:rPr>
          <w:t>for</w:t>
        </w:r>
        <w:r w:rsidRPr="00183856">
          <w:rPr>
            <w:rFonts w:ascii="Consolas" w:hAnsi="Consolas"/>
            <w:color w:val="000000"/>
            <w:sz w:val="18"/>
            <w:szCs w:val="18"/>
            <w:lang w:val="en-US" w:eastAsia="pt-PT"/>
            <w:rPrChange w:id="3780"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781" w:author="Rui Paredes" w:date="2018-09-15T21:50:00Z">
              <w:rPr>
                <w:rFonts w:ascii="Consolas" w:hAnsi="Consolas"/>
                <w:color w:val="0000FF"/>
                <w:sz w:val="21"/>
                <w:szCs w:val="21"/>
                <w:lang w:eastAsia="pt-PT"/>
              </w:rPr>
            </w:rPrChange>
          </w:rPr>
          <w:t>var</w:t>
        </w:r>
        <w:r w:rsidRPr="00183856">
          <w:rPr>
            <w:rFonts w:ascii="Consolas" w:hAnsi="Consolas"/>
            <w:color w:val="000000"/>
            <w:sz w:val="18"/>
            <w:szCs w:val="18"/>
            <w:lang w:val="en-US" w:eastAsia="pt-PT"/>
            <w:rPrChange w:id="3782" w:author="Rui Paredes" w:date="2018-09-15T21:50:00Z">
              <w:rPr>
                <w:rFonts w:ascii="Consolas" w:hAnsi="Consolas"/>
                <w:color w:val="000000"/>
                <w:sz w:val="21"/>
                <w:szCs w:val="21"/>
                <w:lang w:eastAsia="pt-PT"/>
              </w:rPr>
            </w:rPrChange>
          </w:rPr>
          <w:t xml:space="preserve"> rank </w:t>
        </w:r>
        <w:r w:rsidRPr="00183856">
          <w:rPr>
            <w:rFonts w:ascii="Consolas" w:hAnsi="Consolas"/>
            <w:color w:val="0000FF"/>
            <w:sz w:val="18"/>
            <w:szCs w:val="18"/>
            <w:lang w:val="en-US" w:eastAsia="pt-PT"/>
            <w:rPrChange w:id="3783" w:author="Rui Paredes" w:date="2018-09-15T21:50:00Z">
              <w:rPr>
                <w:rFonts w:ascii="Consolas" w:hAnsi="Consolas"/>
                <w:color w:val="0000FF"/>
                <w:sz w:val="21"/>
                <w:szCs w:val="21"/>
                <w:lang w:eastAsia="pt-PT"/>
              </w:rPr>
            </w:rPrChange>
          </w:rPr>
          <w:t>in</w:t>
        </w:r>
        <w:r w:rsidRPr="00183856">
          <w:rPr>
            <w:rFonts w:ascii="Consolas" w:hAnsi="Consolas"/>
            <w:color w:val="000000"/>
            <w:sz w:val="18"/>
            <w:szCs w:val="18"/>
            <w:lang w:val="en-US" w:eastAsia="pt-PT"/>
            <w:rPrChange w:id="3784" w:author="Rui Paredes" w:date="2018-09-15T21:50:00Z">
              <w:rPr>
                <w:rFonts w:ascii="Consolas" w:hAnsi="Consolas"/>
                <w:color w:val="000000"/>
                <w:sz w:val="21"/>
                <w:szCs w:val="21"/>
                <w:lang w:eastAsia="pt-PT"/>
              </w:rPr>
            </w:rPrChange>
          </w:rPr>
          <w:t xml:space="preserve"> participantsOrderBy) {</w:t>
        </w:r>
      </w:ins>
    </w:p>
    <w:p w14:paraId="7189F51C" w14:textId="77777777" w:rsidR="00444A82" w:rsidRPr="006C699F" w:rsidRDefault="00444A82" w:rsidP="00444A82">
      <w:pPr>
        <w:shd w:val="clear" w:color="auto" w:fill="FFFFFF"/>
        <w:spacing w:line="285" w:lineRule="atLeast"/>
        <w:jc w:val="left"/>
        <w:rPr>
          <w:ins w:id="3785" w:author="Rui Paredes" w:date="2018-09-15T21:48:00Z"/>
          <w:rFonts w:ascii="Consolas" w:hAnsi="Consolas"/>
          <w:color w:val="000000"/>
          <w:sz w:val="18"/>
          <w:szCs w:val="18"/>
          <w:lang w:val="en-US" w:eastAsia="pt-PT"/>
          <w:rPrChange w:id="3786" w:author="Rui Paredes" w:date="2018-09-15T22:04:00Z">
            <w:rPr>
              <w:ins w:id="3787" w:author="Rui Paredes" w:date="2018-09-15T21:48:00Z"/>
              <w:rFonts w:ascii="Consolas" w:hAnsi="Consolas"/>
              <w:color w:val="000000"/>
              <w:sz w:val="21"/>
              <w:szCs w:val="21"/>
              <w:lang w:eastAsia="pt-PT"/>
            </w:rPr>
          </w:rPrChange>
        </w:rPr>
      </w:pPr>
      <w:ins w:id="3788" w:author="Rui Paredes" w:date="2018-09-15T21:48:00Z">
        <w:r w:rsidRPr="00183856">
          <w:rPr>
            <w:rFonts w:ascii="Consolas" w:hAnsi="Consolas"/>
            <w:color w:val="000000"/>
            <w:sz w:val="18"/>
            <w:szCs w:val="18"/>
            <w:lang w:val="en-US" w:eastAsia="pt-PT"/>
            <w:rPrChange w:id="3789" w:author="Rui Paredes" w:date="2018-09-15T21:50:00Z">
              <w:rPr>
                <w:rFonts w:ascii="Consolas" w:hAnsi="Consolas"/>
                <w:color w:val="000000"/>
                <w:sz w:val="21"/>
                <w:szCs w:val="21"/>
                <w:lang w:eastAsia="pt-PT"/>
              </w:rPr>
            </w:rPrChange>
          </w:rPr>
          <w:t xml:space="preserve">            </w:t>
        </w:r>
        <w:r w:rsidRPr="006C699F">
          <w:rPr>
            <w:rFonts w:ascii="Consolas" w:hAnsi="Consolas"/>
            <w:color w:val="000000"/>
            <w:sz w:val="18"/>
            <w:szCs w:val="18"/>
            <w:lang w:val="en-US" w:eastAsia="pt-PT"/>
            <w:rPrChange w:id="3790" w:author="Rui Paredes" w:date="2018-09-15T22:04:00Z">
              <w:rPr>
                <w:rFonts w:ascii="Consolas" w:hAnsi="Consolas"/>
                <w:color w:val="000000"/>
                <w:sz w:val="21"/>
                <w:szCs w:val="21"/>
                <w:lang w:eastAsia="pt-PT"/>
              </w:rPr>
            </w:rPrChange>
          </w:rPr>
          <w:t>insertParticipantPlace(participantsOrderBy[rank].id, pos);</w:t>
        </w:r>
      </w:ins>
    </w:p>
    <w:p w14:paraId="548D1720" w14:textId="77777777" w:rsidR="00444A82" w:rsidRPr="006C699F" w:rsidRDefault="00444A82" w:rsidP="00444A82">
      <w:pPr>
        <w:shd w:val="clear" w:color="auto" w:fill="FFFFFF"/>
        <w:spacing w:line="285" w:lineRule="atLeast"/>
        <w:jc w:val="left"/>
        <w:rPr>
          <w:ins w:id="3791" w:author="Rui Paredes" w:date="2018-09-15T21:48:00Z"/>
          <w:rFonts w:ascii="Consolas" w:hAnsi="Consolas"/>
          <w:color w:val="000000"/>
          <w:sz w:val="18"/>
          <w:szCs w:val="18"/>
          <w:lang w:val="en-US" w:eastAsia="pt-PT"/>
          <w:rPrChange w:id="3792" w:author="Rui Paredes" w:date="2018-09-15T22:04:00Z">
            <w:rPr>
              <w:ins w:id="3793" w:author="Rui Paredes" w:date="2018-09-15T21:48:00Z"/>
              <w:rFonts w:ascii="Consolas" w:hAnsi="Consolas"/>
              <w:color w:val="000000"/>
              <w:sz w:val="21"/>
              <w:szCs w:val="21"/>
              <w:lang w:eastAsia="pt-PT"/>
            </w:rPr>
          </w:rPrChange>
        </w:rPr>
      </w:pPr>
      <w:ins w:id="3794" w:author="Rui Paredes" w:date="2018-09-15T21:48:00Z">
        <w:r w:rsidRPr="006C699F">
          <w:rPr>
            <w:rFonts w:ascii="Consolas" w:hAnsi="Consolas"/>
            <w:color w:val="000000"/>
            <w:sz w:val="18"/>
            <w:szCs w:val="18"/>
            <w:lang w:val="en-US" w:eastAsia="pt-PT"/>
            <w:rPrChange w:id="3795" w:author="Rui Paredes" w:date="2018-09-15T22:04:00Z">
              <w:rPr>
                <w:rFonts w:ascii="Consolas" w:hAnsi="Consolas"/>
                <w:color w:val="000000"/>
                <w:sz w:val="21"/>
                <w:szCs w:val="21"/>
                <w:lang w:eastAsia="pt-PT"/>
              </w:rPr>
            </w:rPrChange>
          </w:rPr>
          <w:t xml:space="preserve">            pos++;</w:t>
        </w:r>
      </w:ins>
    </w:p>
    <w:p w14:paraId="43BD0C74" w14:textId="77777777" w:rsidR="00444A82" w:rsidRPr="006C699F" w:rsidRDefault="00444A82" w:rsidP="00444A82">
      <w:pPr>
        <w:shd w:val="clear" w:color="auto" w:fill="FFFFFF"/>
        <w:spacing w:line="285" w:lineRule="atLeast"/>
        <w:jc w:val="left"/>
        <w:rPr>
          <w:ins w:id="3796" w:author="Rui Paredes" w:date="2018-09-15T21:48:00Z"/>
          <w:rFonts w:ascii="Consolas" w:hAnsi="Consolas"/>
          <w:color w:val="000000"/>
          <w:sz w:val="18"/>
          <w:szCs w:val="18"/>
          <w:lang w:val="en-US" w:eastAsia="pt-PT"/>
          <w:rPrChange w:id="3797" w:author="Rui Paredes" w:date="2018-09-15T22:04:00Z">
            <w:rPr>
              <w:ins w:id="3798" w:author="Rui Paredes" w:date="2018-09-15T21:48:00Z"/>
              <w:rFonts w:ascii="Consolas" w:hAnsi="Consolas"/>
              <w:color w:val="000000"/>
              <w:sz w:val="21"/>
              <w:szCs w:val="21"/>
              <w:lang w:eastAsia="pt-PT"/>
            </w:rPr>
          </w:rPrChange>
        </w:rPr>
      </w:pPr>
      <w:ins w:id="3799" w:author="Rui Paredes" w:date="2018-09-15T21:48:00Z">
        <w:r w:rsidRPr="006C699F">
          <w:rPr>
            <w:rFonts w:ascii="Consolas" w:hAnsi="Consolas"/>
            <w:color w:val="000000"/>
            <w:sz w:val="18"/>
            <w:szCs w:val="18"/>
            <w:lang w:val="en-US" w:eastAsia="pt-PT"/>
            <w:rPrChange w:id="3800" w:author="Rui Paredes" w:date="2018-09-15T22:04:00Z">
              <w:rPr>
                <w:rFonts w:ascii="Consolas" w:hAnsi="Consolas"/>
                <w:color w:val="000000"/>
                <w:sz w:val="21"/>
                <w:szCs w:val="21"/>
                <w:lang w:eastAsia="pt-PT"/>
              </w:rPr>
            </w:rPrChange>
          </w:rPr>
          <w:t xml:space="preserve">        }</w:t>
        </w:r>
      </w:ins>
    </w:p>
    <w:p w14:paraId="46939236" w14:textId="77777777" w:rsidR="00444A82" w:rsidRPr="006C699F" w:rsidRDefault="00444A82" w:rsidP="00444A82">
      <w:pPr>
        <w:shd w:val="clear" w:color="auto" w:fill="FFFFFF"/>
        <w:spacing w:line="285" w:lineRule="atLeast"/>
        <w:jc w:val="left"/>
        <w:rPr>
          <w:ins w:id="3801" w:author="Rui Paredes" w:date="2018-09-15T21:48:00Z"/>
          <w:rFonts w:ascii="Consolas" w:hAnsi="Consolas"/>
          <w:color w:val="000000"/>
          <w:sz w:val="18"/>
          <w:szCs w:val="18"/>
          <w:lang w:val="en-US" w:eastAsia="pt-PT"/>
          <w:rPrChange w:id="3802" w:author="Rui Paredes" w:date="2018-09-15T22:04:00Z">
            <w:rPr>
              <w:ins w:id="3803" w:author="Rui Paredes" w:date="2018-09-15T21:48:00Z"/>
              <w:rFonts w:ascii="Consolas" w:hAnsi="Consolas"/>
              <w:color w:val="000000"/>
              <w:sz w:val="21"/>
              <w:szCs w:val="21"/>
              <w:lang w:eastAsia="pt-PT"/>
            </w:rPr>
          </w:rPrChange>
        </w:rPr>
      </w:pPr>
      <w:ins w:id="3804" w:author="Rui Paredes" w:date="2018-09-15T21:48:00Z">
        <w:r w:rsidRPr="006C699F">
          <w:rPr>
            <w:rFonts w:ascii="Consolas" w:hAnsi="Consolas"/>
            <w:color w:val="000000"/>
            <w:sz w:val="18"/>
            <w:szCs w:val="18"/>
            <w:lang w:val="en-US" w:eastAsia="pt-PT"/>
            <w:rPrChange w:id="3805" w:author="Rui Paredes" w:date="2018-09-15T22:04:00Z">
              <w:rPr>
                <w:rFonts w:ascii="Consolas" w:hAnsi="Consolas"/>
                <w:color w:val="000000"/>
                <w:sz w:val="21"/>
                <w:szCs w:val="21"/>
                <w:lang w:eastAsia="pt-PT"/>
              </w:rPr>
            </w:rPrChange>
          </w:rPr>
          <w:t xml:space="preserve">    })</w:t>
        </w:r>
      </w:ins>
    </w:p>
    <w:p w14:paraId="5702565E" w14:textId="02AC7BF7" w:rsidR="00444A82" w:rsidRPr="006C699F" w:rsidRDefault="00183856" w:rsidP="00444A82">
      <w:pPr>
        <w:shd w:val="clear" w:color="auto" w:fill="FFFFFF"/>
        <w:spacing w:line="285" w:lineRule="atLeast"/>
        <w:jc w:val="left"/>
        <w:rPr>
          <w:ins w:id="3806" w:author="Rui Paredes" w:date="2018-09-15T21:48:00Z"/>
          <w:rFonts w:ascii="Consolas" w:hAnsi="Consolas"/>
          <w:color w:val="000000"/>
          <w:sz w:val="18"/>
          <w:szCs w:val="18"/>
          <w:lang w:val="en-US" w:eastAsia="pt-PT"/>
          <w:rPrChange w:id="3807" w:author="Rui Paredes" w:date="2018-09-15T22:04:00Z">
            <w:rPr>
              <w:ins w:id="3808" w:author="Rui Paredes" w:date="2018-09-15T21:48:00Z"/>
              <w:rFonts w:ascii="Consolas" w:hAnsi="Consolas"/>
              <w:color w:val="000000"/>
              <w:sz w:val="21"/>
              <w:szCs w:val="21"/>
              <w:lang w:eastAsia="pt-PT"/>
            </w:rPr>
          </w:rPrChange>
        </w:rPr>
      </w:pPr>
      <w:ins w:id="3809" w:author="Rui Paredes" w:date="2018-09-15T21:48:00Z">
        <w:r w:rsidRPr="006C699F">
          <w:rPr>
            <w:rFonts w:ascii="Consolas" w:hAnsi="Consolas"/>
            <w:color w:val="000000"/>
            <w:sz w:val="18"/>
            <w:szCs w:val="18"/>
            <w:lang w:val="en-US" w:eastAsia="pt-PT"/>
            <w:rPrChange w:id="3810" w:author="Rui Paredes" w:date="2018-09-15T22:04:00Z">
              <w:rPr>
                <w:rFonts w:ascii="Consolas" w:hAnsi="Consolas"/>
                <w:color w:val="000000"/>
                <w:sz w:val="18"/>
                <w:szCs w:val="18"/>
                <w:lang w:eastAsia="pt-PT"/>
              </w:rPr>
            </w:rPrChange>
          </w:rPr>
          <w:t>}</w:t>
        </w:r>
      </w:ins>
    </w:p>
    <w:p w14:paraId="0FB82BE5" w14:textId="77777777" w:rsidR="00444A82" w:rsidRPr="00183856" w:rsidRDefault="00444A82" w:rsidP="00444A82">
      <w:pPr>
        <w:shd w:val="clear" w:color="auto" w:fill="FFFFFF"/>
        <w:spacing w:line="285" w:lineRule="atLeast"/>
        <w:jc w:val="left"/>
        <w:rPr>
          <w:ins w:id="3811" w:author="Rui Paredes" w:date="2018-09-15T21:48:00Z"/>
          <w:rFonts w:ascii="Consolas" w:hAnsi="Consolas"/>
          <w:color w:val="000000"/>
          <w:sz w:val="18"/>
          <w:szCs w:val="18"/>
          <w:lang w:val="en-US" w:eastAsia="pt-PT"/>
          <w:rPrChange w:id="3812" w:author="Rui Paredes" w:date="2018-09-15T21:50:00Z">
            <w:rPr>
              <w:ins w:id="3813" w:author="Rui Paredes" w:date="2018-09-15T21:48:00Z"/>
              <w:rFonts w:ascii="Consolas" w:hAnsi="Consolas"/>
              <w:color w:val="000000"/>
              <w:sz w:val="21"/>
              <w:szCs w:val="21"/>
              <w:lang w:eastAsia="pt-PT"/>
            </w:rPr>
          </w:rPrChange>
        </w:rPr>
      </w:pPr>
      <w:ins w:id="3814" w:author="Rui Paredes" w:date="2018-09-15T21:48:00Z">
        <w:r w:rsidRPr="00183856">
          <w:rPr>
            <w:rFonts w:ascii="Consolas" w:hAnsi="Consolas"/>
            <w:color w:val="0000FF"/>
            <w:sz w:val="18"/>
            <w:szCs w:val="18"/>
            <w:lang w:val="en-US" w:eastAsia="pt-PT"/>
            <w:rPrChange w:id="3815"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816" w:author="Rui Paredes" w:date="2018-09-15T21:50:00Z">
              <w:rPr>
                <w:rFonts w:ascii="Consolas" w:hAnsi="Consolas"/>
                <w:color w:val="000000"/>
                <w:sz w:val="21"/>
                <w:szCs w:val="21"/>
                <w:lang w:eastAsia="pt-PT"/>
              </w:rPr>
            </w:rPrChange>
          </w:rPr>
          <w:t xml:space="preserve"> insertParticipantPlace(participantID, place) {</w:t>
        </w:r>
      </w:ins>
    </w:p>
    <w:p w14:paraId="27789834" w14:textId="77777777" w:rsidR="00444A82" w:rsidRPr="00183856" w:rsidRDefault="00444A82" w:rsidP="00444A82">
      <w:pPr>
        <w:shd w:val="clear" w:color="auto" w:fill="FFFFFF"/>
        <w:spacing w:line="285" w:lineRule="atLeast"/>
        <w:jc w:val="left"/>
        <w:rPr>
          <w:ins w:id="3817" w:author="Rui Paredes" w:date="2018-09-15T21:48:00Z"/>
          <w:rFonts w:ascii="Consolas" w:hAnsi="Consolas"/>
          <w:color w:val="000000"/>
          <w:sz w:val="18"/>
          <w:szCs w:val="18"/>
          <w:lang w:val="en-US" w:eastAsia="pt-PT"/>
          <w:rPrChange w:id="3818" w:author="Rui Paredes" w:date="2018-09-15T21:50:00Z">
            <w:rPr>
              <w:ins w:id="3819" w:author="Rui Paredes" w:date="2018-09-15T21:48:00Z"/>
              <w:rFonts w:ascii="Consolas" w:hAnsi="Consolas"/>
              <w:color w:val="000000"/>
              <w:sz w:val="21"/>
              <w:szCs w:val="21"/>
              <w:lang w:eastAsia="pt-PT"/>
            </w:rPr>
          </w:rPrChange>
        </w:rPr>
      </w:pPr>
      <w:ins w:id="3820" w:author="Rui Paredes" w:date="2018-09-15T21:48:00Z">
        <w:r w:rsidRPr="00183856">
          <w:rPr>
            <w:rFonts w:ascii="Consolas" w:hAnsi="Consolas"/>
            <w:color w:val="000000"/>
            <w:sz w:val="18"/>
            <w:szCs w:val="18"/>
            <w:lang w:val="en-US" w:eastAsia="pt-PT"/>
            <w:rPrChange w:id="3821"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822" w:author="Rui Paredes" w:date="2018-09-15T21:50:00Z">
              <w:rPr>
                <w:rFonts w:ascii="Consolas" w:hAnsi="Consolas"/>
                <w:color w:val="0000FF"/>
                <w:sz w:val="21"/>
                <w:szCs w:val="21"/>
                <w:lang w:eastAsia="pt-PT"/>
              </w:rPr>
            </w:rPrChange>
          </w:rPr>
          <w:t>return</w:t>
        </w:r>
        <w:r w:rsidRPr="00183856">
          <w:rPr>
            <w:rFonts w:ascii="Consolas" w:hAnsi="Consolas"/>
            <w:color w:val="000000"/>
            <w:sz w:val="18"/>
            <w:szCs w:val="18"/>
            <w:lang w:val="en-US" w:eastAsia="pt-PT"/>
            <w:rPrChange w:id="3823"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824" w:author="Rui Paredes" w:date="2018-09-15T21:50:00Z">
              <w:rPr>
                <w:rFonts w:ascii="Consolas" w:hAnsi="Consolas"/>
                <w:color w:val="0000FF"/>
                <w:sz w:val="21"/>
                <w:szCs w:val="21"/>
                <w:lang w:eastAsia="pt-PT"/>
              </w:rPr>
            </w:rPrChange>
          </w:rPr>
          <w:t>new</w:t>
        </w:r>
        <w:r w:rsidRPr="00183856">
          <w:rPr>
            <w:rFonts w:ascii="Consolas" w:hAnsi="Consolas"/>
            <w:color w:val="000000"/>
            <w:sz w:val="18"/>
            <w:szCs w:val="18"/>
            <w:lang w:val="en-US" w:eastAsia="pt-PT"/>
            <w:rPrChange w:id="3825" w:author="Rui Paredes" w:date="2018-09-15T21:50:00Z">
              <w:rPr>
                <w:rFonts w:ascii="Consolas" w:hAnsi="Consolas"/>
                <w:color w:val="000000"/>
                <w:sz w:val="21"/>
                <w:szCs w:val="21"/>
                <w:lang w:eastAsia="pt-PT"/>
              </w:rPr>
            </w:rPrChange>
          </w:rPr>
          <w:t xml:space="preserve"> Promise(</w:t>
        </w:r>
        <w:r w:rsidRPr="00183856">
          <w:rPr>
            <w:rFonts w:ascii="Consolas" w:hAnsi="Consolas"/>
            <w:color w:val="0000FF"/>
            <w:sz w:val="18"/>
            <w:szCs w:val="18"/>
            <w:lang w:val="en-US" w:eastAsia="pt-PT"/>
            <w:rPrChange w:id="3826"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827" w:author="Rui Paredes" w:date="2018-09-15T21:50:00Z">
              <w:rPr>
                <w:rFonts w:ascii="Consolas" w:hAnsi="Consolas"/>
                <w:color w:val="000000"/>
                <w:sz w:val="21"/>
                <w:szCs w:val="21"/>
                <w:lang w:eastAsia="pt-PT"/>
              </w:rPr>
            </w:rPrChange>
          </w:rPr>
          <w:t xml:space="preserve"> (resolve, reject) {</w:t>
        </w:r>
      </w:ins>
    </w:p>
    <w:p w14:paraId="5873DC94" w14:textId="77777777" w:rsidR="00444A82" w:rsidRPr="00183856" w:rsidRDefault="00444A82" w:rsidP="00444A82">
      <w:pPr>
        <w:shd w:val="clear" w:color="auto" w:fill="FFFFFF"/>
        <w:spacing w:line="285" w:lineRule="atLeast"/>
        <w:jc w:val="left"/>
        <w:rPr>
          <w:ins w:id="3828" w:author="Rui Paredes" w:date="2018-09-15T21:48:00Z"/>
          <w:rFonts w:ascii="Consolas" w:hAnsi="Consolas"/>
          <w:color w:val="000000"/>
          <w:sz w:val="18"/>
          <w:szCs w:val="18"/>
          <w:lang w:val="en-US" w:eastAsia="pt-PT"/>
          <w:rPrChange w:id="3829" w:author="Rui Paredes" w:date="2018-09-15T21:50:00Z">
            <w:rPr>
              <w:ins w:id="3830" w:author="Rui Paredes" w:date="2018-09-15T21:48:00Z"/>
              <w:rFonts w:ascii="Consolas" w:hAnsi="Consolas"/>
              <w:color w:val="000000"/>
              <w:sz w:val="21"/>
              <w:szCs w:val="21"/>
              <w:lang w:eastAsia="pt-PT"/>
            </w:rPr>
          </w:rPrChange>
        </w:rPr>
      </w:pPr>
      <w:ins w:id="3831" w:author="Rui Paredes" w:date="2018-09-15T21:48:00Z">
        <w:r w:rsidRPr="00183856">
          <w:rPr>
            <w:rFonts w:ascii="Consolas" w:hAnsi="Consolas"/>
            <w:color w:val="000000"/>
            <w:sz w:val="18"/>
            <w:szCs w:val="18"/>
            <w:lang w:val="en-US" w:eastAsia="pt-PT"/>
            <w:rPrChange w:id="3832"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833" w:author="Rui Paredes" w:date="2018-09-15T21:50:00Z">
              <w:rPr>
                <w:rFonts w:ascii="Consolas" w:hAnsi="Consolas"/>
                <w:color w:val="0000FF"/>
                <w:sz w:val="21"/>
                <w:szCs w:val="21"/>
                <w:lang w:eastAsia="pt-PT"/>
              </w:rPr>
            </w:rPrChange>
          </w:rPr>
          <w:t>const</w:t>
        </w:r>
        <w:r w:rsidRPr="00183856">
          <w:rPr>
            <w:rFonts w:ascii="Consolas" w:hAnsi="Consolas"/>
            <w:color w:val="000000"/>
            <w:sz w:val="18"/>
            <w:szCs w:val="18"/>
            <w:lang w:val="en-US" w:eastAsia="pt-PT"/>
            <w:rPrChange w:id="3834" w:author="Rui Paredes" w:date="2018-09-15T21:50:00Z">
              <w:rPr>
                <w:rFonts w:ascii="Consolas" w:hAnsi="Consolas"/>
                <w:color w:val="000000"/>
                <w:sz w:val="21"/>
                <w:szCs w:val="21"/>
                <w:lang w:eastAsia="pt-PT"/>
              </w:rPr>
            </w:rPrChange>
          </w:rPr>
          <w:t xml:space="preserve"> INSERT_PARTICIPANT_PLACE_QUERY = </w:t>
        </w:r>
        <w:r w:rsidRPr="00183856">
          <w:rPr>
            <w:rFonts w:ascii="Consolas" w:hAnsi="Consolas"/>
            <w:color w:val="A31515"/>
            <w:sz w:val="18"/>
            <w:szCs w:val="18"/>
            <w:lang w:val="en-US" w:eastAsia="pt-PT"/>
            <w:rPrChange w:id="3835" w:author="Rui Paredes" w:date="2018-09-15T21:50:00Z">
              <w:rPr>
                <w:rFonts w:ascii="Consolas" w:hAnsi="Consolas"/>
                <w:color w:val="A31515"/>
                <w:sz w:val="21"/>
                <w:szCs w:val="21"/>
                <w:lang w:eastAsia="pt-PT"/>
              </w:rPr>
            </w:rPrChange>
          </w:rPr>
          <w:t xml:space="preserve">`UPDATE registrations SET place = </w:t>
        </w:r>
        <w:r w:rsidRPr="00183856">
          <w:rPr>
            <w:rFonts w:ascii="Consolas" w:hAnsi="Consolas"/>
            <w:color w:val="0000FF"/>
            <w:sz w:val="18"/>
            <w:szCs w:val="18"/>
            <w:lang w:val="en-US" w:eastAsia="pt-PT"/>
            <w:rPrChange w:id="3836"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3837" w:author="Rui Paredes" w:date="2018-09-15T21:50:00Z">
              <w:rPr>
                <w:rFonts w:ascii="Consolas" w:hAnsi="Consolas"/>
                <w:color w:val="000000"/>
                <w:sz w:val="21"/>
                <w:szCs w:val="21"/>
                <w:lang w:eastAsia="pt-PT"/>
              </w:rPr>
            </w:rPrChange>
          </w:rPr>
          <w:t>place</w:t>
        </w:r>
        <w:r w:rsidRPr="00183856">
          <w:rPr>
            <w:rFonts w:ascii="Consolas" w:hAnsi="Consolas"/>
            <w:color w:val="0000FF"/>
            <w:sz w:val="18"/>
            <w:szCs w:val="18"/>
            <w:lang w:val="en-US" w:eastAsia="pt-PT"/>
            <w:rPrChange w:id="3838"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3839" w:author="Rui Paredes" w:date="2018-09-15T21:50:00Z">
              <w:rPr>
                <w:rFonts w:ascii="Consolas" w:hAnsi="Consolas"/>
                <w:color w:val="A31515"/>
                <w:sz w:val="21"/>
                <w:szCs w:val="21"/>
                <w:lang w:eastAsia="pt-PT"/>
              </w:rPr>
            </w:rPrChange>
          </w:rPr>
          <w:t xml:space="preserve"> where id= </w:t>
        </w:r>
        <w:r w:rsidRPr="00183856">
          <w:rPr>
            <w:rFonts w:ascii="Consolas" w:hAnsi="Consolas"/>
            <w:color w:val="0000FF"/>
            <w:sz w:val="18"/>
            <w:szCs w:val="18"/>
            <w:lang w:val="en-US" w:eastAsia="pt-PT"/>
            <w:rPrChange w:id="3840"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3841" w:author="Rui Paredes" w:date="2018-09-15T21:50:00Z">
              <w:rPr>
                <w:rFonts w:ascii="Consolas" w:hAnsi="Consolas"/>
                <w:color w:val="000000"/>
                <w:sz w:val="21"/>
                <w:szCs w:val="21"/>
                <w:lang w:eastAsia="pt-PT"/>
              </w:rPr>
            </w:rPrChange>
          </w:rPr>
          <w:t>participantID</w:t>
        </w:r>
        <w:r w:rsidRPr="00183856">
          <w:rPr>
            <w:rFonts w:ascii="Consolas" w:hAnsi="Consolas"/>
            <w:color w:val="0000FF"/>
            <w:sz w:val="18"/>
            <w:szCs w:val="18"/>
            <w:lang w:val="en-US" w:eastAsia="pt-PT"/>
            <w:rPrChange w:id="3842"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3843" w:author="Rui Paredes" w:date="2018-09-15T21:50:00Z">
              <w:rPr>
                <w:rFonts w:ascii="Consolas" w:hAnsi="Consolas"/>
                <w:color w:val="A31515"/>
                <w:sz w:val="21"/>
                <w:szCs w:val="21"/>
                <w:lang w:eastAsia="pt-PT"/>
              </w:rPr>
            </w:rPrChange>
          </w:rPr>
          <w:t>`</w:t>
        </w:r>
        <w:r w:rsidRPr="00183856">
          <w:rPr>
            <w:rFonts w:ascii="Consolas" w:hAnsi="Consolas"/>
            <w:color w:val="000000"/>
            <w:sz w:val="18"/>
            <w:szCs w:val="18"/>
            <w:lang w:val="en-US" w:eastAsia="pt-PT"/>
            <w:rPrChange w:id="3844" w:author="Rui Paredes" w:date="2018-09-15T21:50:00Z">
              <w:rPr>
                <w:rFonts w:ascii="Consolas" w:hAnsi="Consolas"/>
                <w:color w:val="000000"/>
                <w:sz w:val="21"/>
                <w:szCs w:val="21"/>
                <w:lang w:eastAsia="pt-PT"/>
              </w:rPr>
            </w:rPrChange>
          </w:rPr>
          <w:t>;</w:t>
        </w:r>
      </w:ins>
    </w:p>
    <w:p w14:paraId="6FE203DD" w14:textId="77777777" w:rsidR="00444A82" w:rsidRPr="00183856" w:rsidRDefault="00444A82" w:rsidP="00444A82">
      <w:pPr>
        <w:shd w:val="clear" w:color="auto" w:fill="FFFFFF"/>
        <w:spacing w:line="285" w:lineRule="atLeast"/>
        <w:jc w:val="left"/>
        <w:rPr>
          <w:ins w:id="3845" w:author="Rui Paredes" w:date="2018-09-15T21:48:00Z"/>
          <w:rFonts w:ascii="Consolas" w:hAnsi="Consolas"/>
          <w:color w:val="000000"/>
          <w:sz w:val="18"/>
          <w:szCs w:val="18"/>
          <w:lang w:val="en-US" w:eastAsia="pt-PT"/>
          <w:rPrChange w:id="3846" w:author="Rui Paredes" w:date="2018-09-15T21:50:00Z">
            <w:rPr>
              <w:ins w:id="3847" w:author="Rui Paredes" w:date="2018-09-15T21:48:00Z"/>
              <w:rFonts w:ascii="Consolas" w:hAnsi="Consolas"/>
              <w:color w:val="000000"/>
              <w:sz w:val="21"/>
              <w:szCs w:val="21"/>
              <w:lang w:eastAsia="pt-PT"/>
            </w:rPr>
          </w:rPrChange>
        </w:rPr>
      </w:pPr>
      <w:ins w:id="3848" w:author="Rui Paredes" w:date="2018-09-15T21:48:00Z">
        <w:r w:rsidRPr="00183856">
          <w:rPr>
            <w:rFonts w:ascii="Consolas" w:hAnsi="Consolas"/>
            <w:color w:val="000000"/>
            <w:sz w:val="18"/>
            <w:szCs w:val="18"/>
            <w:lang w:val="en-US" w:eastAsia="pt-PT"/>
            <w:rPrChange w:id="3849" w:author="Rui Paredes" w:date="2018-09-15T21:50:00Z">
              <w:rPr>
                <w:rFonts w:ascii="Consolas" w:hAnsi="Consolas"/>
                <w:color w:val="000000"/>
                <w:sz w:val="21"/>
                <w:szCs w:val="21"/>
                <w:lang w:eastAsia="pt-PT"/>
              </w:rPr>
            </w:rPrChange>
          </w:rPr>
          <w:t xml:space="preserve">        con.query(INSERT_PARTICIPANT_PLACE_QUERY, (err, updatedParticipantPlace) </w:t>
        </w:r>
        <w:r w:rsidRPr="00183856">
          <w:rPr>
            <w:rFonts w:ascii="Consolas" w:hAnsi="Consolas"/>
            <w:color w:val="0000FF"/>
            <w:sz w:val="18"/>
            <w:szCs w:val="18"/>
            <w:lang w:val="en-US" w:eastAsia="pt-PT"/>
            <w:rPrChange w:id="3850" w:author="Rui Paredes" w:date="2018-09-15T21:50:00Z">
              <w:rPr>
                <w:rFonts w:ascii="Consolas" w:hAnsi="Consolas"/>
                <w:color w:val="0000FF"/>
                <w:sz w:val="21"/>
                <w:szCs w:val="21"/>
                <w:lang w:eastAsia="pt-PT"/>
              </w:rPr>
            </w:rPrChange>
          </w:rPr>
          <w:t>=&gt;</w:t>
        </w:r>
        <w:r w:rsidRPr="00183856">
          <w:rPr>
            <w:rFonts w:ascii="Consolas" w:hAnsi="Consolas"/>
            <w:color w:val="000000"/>
            <w:sz w:val="18"/>
            <w:szCs w:val="18"/>
            <w:lang w:val="en-US" w:eastAsia="pt-PT"/>
            <w:rPrChange w:id="3851" w:author="Rui Paredes" w:date="2018-09-15T21:50:00Z">
              <w:rPr>
                <w:rFonts w:ascii="Consolas" w:hAnsi="Consolas"/>
                <w:color w:val="000000"/>
                <w:sz w:val="21"/>
                <w:szCs w:val="21"/>
                <w:lang w:eastAsia="pt-PT"/>
              </w:rPr>
            </w:rPrChange>
          </w:rPr>
          <w:t xml:space="preserve"> {</w:t>
        </w:r>
      </w:ins>
    </w:p>
    <w:p w14:paraId="4CBB16EB" w14:textId="77777777" w:rsidR="00444A82" w:rsidRPr="006C699F" w:rsidRDefault="00444A82" w:rsidP="00444A82">
      <w:pPr>
        <w:shd w:val="clear" w:color="auto" w:fill="FFFFFF"/>
        <w:spacing w:line="285" w:lineRule="atLeast"/>
        <w:jc w:val="left"/>
        <w:rPr>
          <w:ins w:id="3852" w:author="Rui Paredes" w:date="2018-09-15T21:48:00Z"/>
          <w:rFonts w:ascii="Consolas" w:hAnsi="Consolas"/>
          <w:color w:val="000000"/>
          <w:sz w:val="18"/>
          <w:szCs w:val="18"/>
          <w:lang w:val="en-US" w:eastAsia="pt-PT"/>
          <w:rPrChange w:id="3853" w:author="Rui Paredes" w:date="2018-09-15T22:05:00Z">
            <w:rPr>
              <w:ins w:id="3854" w:author="Rui Paredes" w:date="2018-09-15T21:48:00Z"/>
              <w:rFonts w:ascii="Consolas" w:hAnsi="Consolas"/>
              <w:color w:val="000000"/>
              <w:sz w:val="21"/>
              <w:szCs w:val="21"/>
              <w:lang w:eastAsia="pt-PT"/>
            </w:rPr>
          </w:rPrChange>
        </w:rPr>
      </w:pPr>
      <w:ins w:id="3855" w:author="Rui Paredes" w:date="2018-09-15T21:48:00Z">
        <w:r w:rsidRPr="00183856">
          <w:rPr>
            <w:rFonts w:ascii="Consolas" w:hAnsi="Consolas"/>
            <w:color w:val="000000"/>
            <w:sz w:val="18"/>
            <w:szCs w:val="18"/>
            <w:lang w:val="en-US" w:eastAsia="pt-PT"/>
            <w:rPrChange w:id="3856" w:author="Rui Paredes" w:date="2018-09-15T21:50:00Z">
              <w:rPr>
                <w:rFonts w:ascii="Consolas" w:hAnsi="Consolas"/>
                <w:color w:val="000000"/>
                <w:sz w:val="21"/>
                <w:szCs w:val="21"/>
                <w:lang w:eastAsia="pt-PT"/>
              </w:rPr>
            </w:rPrChange>
          </w:rPr>
          <w:t xml:space="preserve">            </w:t>
        </w:r>
        <w:r w:rsidRPr="006C699F">
          <w:rPr>
            <w:rFonts w:ascii="Consolas" w:hAnsi="Consolas"/>
            <w:color w:val="0000FF"/>
            <w:sz w:val="18"/>
            <w:szCs w:val="18"/>
            <w:lang w:val="en-US" w:eastAsia="pt-PT"/>
            <w:rPrChange w:id="3857" w:author="Rui Paredes" w:date="2018-09-15T22:05:00Z">
              <w:rPr>
                <w:rFonts w:ascii="Consolas" w:hAnsi="Consolas"/>
                <w:color w:val="0000FF"/>
                <w:sz w:val="21"/>
                <w:szCs w:val="21"/>
                <w:lang w:eastAsia="pt-PT"/>
              </w:rPr>
            </w:rPrChange>
          </w:rPr>
          <w:t>if</w:t>
        </w:r>
        <w:r w:rsidRPr="006C699F">
          <w:rPr>
            <w:rFonts w:ascii="Consolas" w:hAnsi="Consolas"/>
            <w:color w:val="000000"/>
            <w:sz w:val="18"/>
            <w:szCs w:val="18"/>
            <w:lang w:val="en-US" w:eastAsia="pt-PT"/>
            <w:rPrChange w:id="3858" w:author="Rui Paredes" w:date="2018-09-15T22:05:00Z">
              <w:rPr>
                <w:rFonts w:ascii="Consolas" w:hAnsi="Consolas"/>
                <w:color w:val="000000"/>
                <w:sz w:val="21"/>
                <w:szCs w:val="21"/>
                <w:lang w:eastAsia="pt-PT"/>
              </w:rPr>
            </w:rPrChange>
          </w:rPr>
          <w:t xml:space="preserve"> (err) {</w:t>
        </w:r>
      </w:ins>
    </w:p>
    <w:p w14:paraId="406B02EC" w14:textId="77777777" w:rsidR="00444A82" w:rsidRPr="006C699F" w:rsidRDefault="00444A82" w:rsidP="00444A82">
      <w:pPr>
        <w:shd w:val="clear" w:color="auto" w:fill="FFFFFF"/>
        <w:spacing w:line="285" w:lineRule="atLeast"/>
        <w:jc w:val="left"/>
        <w:rPr>
          <w:ins w:id="3859" w:author="Rui Paredes" w:date="2018-09-15T21:48:00Z"/>
          <w:rFonts w:ascii="Consolas" w:hAnsi="Consolas"/>
          <w:color w:val="000000"/>
          <w:sz w:val="18"/>
          <w:szCs w:val="18"/>
          <w:lang w:val="en-US" w:eastAsia="pt-PT"/>
          <w:rPrChange w:id="3860" w:author="Rui Paredes" w:date="2018-09-15T22:05:00Z">
            <w:rPr>
              <w:ins w:id="3861" w:author="Rui Paredes" w:date="2018-09-15T21:48:00Z"/>
              <w:rFonts w:ascii="Consolas" w:hAnsi="Consolas"/>
              <w:color w:val="000000"/>
              <w:sz w:val="21"/>
              <w:szCs w:val="21"/>
              <w:lang w:eastAsia="pt-PT"/>
            </w:rPr>
          </w:rPrChange>
        </w:rPr>
      </w:pPr>
      <w:ins w:id="3862" w:author="Rui Paredes" w:date="2018-09-15T21:48:00Z">
        <w:r w:rsidRPr="006C699F">
          <w:rPr>
            <w:rFonts w:ascii="Consolas" w:hAnsi="Consolas"/>
            <w:color w:val="000000"/>
            <w:sz w:val="18"/>
            <w:szCs w:val="18"/>
            <w:lang w:val="en-US" w:eastAsia="pt-PT"/>
            <w:rPrChange w:id="3863" w:author="Rui Paredes" w:date="2018-09-15T22:05:00Z">
              <w:rPr>
                <w:rFonts w:ascii="Consolas" w:hAnsi="Consolas"/>
                <w:color w:val="000000"/>
                <w:sz w:val="21"/>
                <w:szCs w:val="21"/>
                <w:lang w:eastAsia="pt-PT"/>
              </w:rPr>
            </w:rPrChange>
          </w:rPr>
          <w:t xml:space="preserve">                reject(err);</w:t>
        </w:r>
      </w:ins>
    </w:p>
    <w:p w14:paraId="645BF17F" w14:textId="77777777" w:rsidR="00444A82" w:rsidRPr="006C699F" w:rsidRDefault="00444A82" w:rsidP="00444A82">
      <w:pPr>
        <w:shd w:val="clear" w:color="auto" w:fill="FFFFFF"/>
        <w:spacing w:line="285" w:lineRule="atLeast"/>
        <w:jc w:val="left"/>
        <w:rPr>
          <w:ins w:id="3864" w:author="Rui Paredes" w:date="2018-09-15T21:48:00Z"/>
          <w:rFonts w:ascii="Consolas" w:hAnsi="Consolas"/>
          <w:color w:val="000000"/>
          <w:sz w:val="18"/>
          <w:szCs w:val="18"/>
          <w:lang w:val="en-US" w:eastAsia="pt-PT"/>
          <w:rPrChange w:id="3865" w:author="Rui Paredes" w:date="2018-09-15T22:05:00Z">
            <w:rPr>
              <w:ins w:id="3866" w:author="Rui Paredes" w:date="2018-09-15T21:48:00Z"/>
              <w:rFonts w:ascii="Consolas" w:hAnsi="Consolas"/>
              <w:color w:val="000000"/>
              <w:sz w:val="21"/>
              <w:szCs w:val="21"/>
              <w:lang w:eastAsia="pt-PT"/>
            </w:rPr>
          </w:rPrChange>
        </w:rPr>
      </w:pPr>
      <w:ins w:id="3867" w:author="Rui Paredes" w:date="2018-09-15T21:48:00Z">
        <w:r w:rsidRPr="006C699F">
          <w:rPr>
            <w:rFonts w:ascii="Consolas" w:hAnsi="Consolas"/>
            <w:color w:val="000000"/>
            <w:sz w:val="18"/>
            <w:szCs w:val="18"/>
            <w:lang w:val="en-US" w:eastAsia="pt-PT"/>
            <w:rPrChange w:id="3868" w:author="Rui Paredes" w:date="2018-09-15T22:05:00Z">
              <w:rPr>
                <w:rFonts w:ascii="Consolas" w:hAnsi="Consolas"/>
                <w:color w:val="000000"/>
                <w:sz w:val="21"/>
                <w:szCs w:val="21"/>
                <w:lang w:eastAsia="pt-PT"/>
              </w:rPr>
            </w:rPrChange>
          </w:rPr>
          <w:t xml:space="preserve">            }</w:t>
        </w:r>
      </w:ins>
    </w:p>
    <w:p w14:paraId="364C8634" w14:textId="77777777" w:rsidR="00444A82" w:rsidRPr="006C699F" w:rsidRDefault="00444A82" w:rsidP="00444A82">
      <w:pPr>
        <w:shd w:val="clear" w:color="auto" w:fill="FFFFFF"/>
        <w:spacing w:line="285" w:lineRule="atLeast"/>
        <w:jc w:val="left"/>
        <w:rPr>
          <w:ins w:id="3869" w:author="Rui Paredes" w:date="2018-09-15T21:48:00Z"/>
          <w:rFonts w:ascii="Consolas" w:hAnsi="Consolas"/>
          <w:color w:val="000000"/>
          <w:sz w:val="18"/>
          <w:szCs w:val="18"/>
          <w:lang w:val="en-US" w:eastAsia="pt-PT"/>
          <w:rPrChange w:id="3870" w:author="Rui Paredes" w:date="2018-09-15T22:05:00Z">
            <w:rPr>
              <w:ins w:id="3871" w:author="Rui Paredes" w:date="2018-09-15T21:48:00Z"/>
              <w:rFonts w:ascii="Consolas" w:hAnsi="Consolas"/>
              <w:color w:val="000000"/>
              <w:sz w:val="21"/>
              <w:szCs w:val="21"/>
              <w:lang w:eastAsia="pt-PT"/>
            </w:rPr>
          </w:rPrChange>
        </w:rPr>
      </w:pPr>
      <w:ins w:id="3872" w:author="Rui Paredes" w:date="2018-09-15T21:48:00Z">
        <w:r w:rsidRPr="006C699F">
          <w:rPr>
            <w:rFonts w:ascii="Consolas" w:hAnsi="Consolas"/>
            <w:color w:val="000000"/>
            <w:sz w:val="18"/>
            <w:szCs w:val="18"/>
            <w:lang w:val="en-US" w:eastAsia="pt-PT"/>
            <w:rPrChange w:id="3873" w:author="Rui Paredes" w:date="2018-09-15T22:05:00Z">
              <w:rPr>
                <w:rFonts w:ascii="Consolas" w:hAnsi="Consolas"/>
                <w:color w:val="000000"/>
                <w:sz w:val="21"/>
                <w:szCs w:val="21"/>
                <w:lang w:eastAsia="pt-PT"/>
              </w:rPr>
            </w:rPrChange>
          </w:rPr>
          <w:t xml:space="preserve">            </w:t>
        </w:r>
        <w:r w:rsidRPr="006C699F">
          <w:rPr>
            <w:rFonts w:ascii="Consolas" w:hAnsi="Consolas"/>
            <w:color w:val="0000FF"/>
            <w:sz w:val="18"/>
            <w:szCs w:val="18"/>
            <w:lang w:val="en-US" w:eastAsia="pt-PT"/>
            <w:rPrChange w:id="3874" w:author="Rui Paredes" w:date="2018-09-15T22:05:00Z">
              <w:rPr>
                <w:rFonts w:ascii="Consolas" w:hAnsi="Consolas"/>
                <w:color w:val="0000FF"/>
                <w:sz w:val="21"/>
                <w:szCs w:val="21"/>
                <w:lang w:eastAsia="pt-PT"/>
              </w:rPr>
            </w:rPrChange>
          </w:rPr>
          <w:t>else</w:t>
        </w:r>
        <w:r w:rsidRPr="006C699F">
          <w:rPr>
            <w:rFonts w:ascii="Consolas" w:hAnsi="Consolas"/>
            <w:color w:val="000000"/>
            <w:sz w:val="18"/>
            <w:szCs w:val="18"/>
            <w:lang w:val="en-US" w:eastAsia="pt-PT"/>
            <w:rPrChange w:id="3875" w:author="Rui Paredes" w:date="2018-09-15T22:05:00Z">
              <w:rPr>
                <w:rFonts w:ascii="Consolas" w:hAnsi="Consolas"/>
                <w:color w:val="000000"/>
                <w:sz w:val="21"/>
                <w:szCs w:val="21"/>
                <w:lang w:eastAsia="pt-PT"/>
              </w:rPr>
            </w:rPrChange>
          </w:rPr>
          <w:t xml:space="preserve"> {</w:t>
        </w:r>
      </w:ins>
    </w:p>
    <w:p w14:paraId="30C55667" w14:textId="77777777" w:rsidR="00444A82" w:rsidRPr="006C699F" w:rsidRDefault="00444A82" w:rsidP="00444A82">
      <w:pPr>
        <w:shd w:val="clear" w:color="auto" w:fill="FFFFFF"/>
        <w:spacing w:line="285" w:lineRule="atLeast"/>
        <w:jc w:val="left"/>
        <w:rPr>
          <w:ins w:id="3876" w:author="Rui Paredes" w:date="2018-09-15T21:48:00Z"/>
          <w:rFonts w:ascii="Consolas" w:hAnsi="Consolas"/>
          <w:color w:val="000000"/>
          <w:sz w:val="18"/>
          <w:szCs w:val="18"/>
          <w:lang w:val="en-US" w:eastAsia="pt-PT"/>
          <w:rPrChange w:id="3877" w:author="Rui Paredes" w:date="2018-09-15T22:05:00Z">
            <w:rPr>
              <w:ins w:id="3878" w:author="Rui Paredes" w:date="2018-09-15T21:48:00Z"/>
              <w:rFonts w:ascii="Consolas" w:hAnsi="Consolas"/>
              <w:color w:val="000000"/>
              <w:sz w:val="21"/>
              <w:szCs w:val="21"/>
              <w:lang w:eastAsia="pt-PT"/>
            </w:rPr>
          </w:rPrChange>
        </w:rPr>
      </w:pPr>
      <w:ins w:id="3879" w:author="Rui Paredes" w:date="2018-09-15T21:48:00Z">
        <w:r w:rsidRPr="006C699F">
          <w:rPr>
            <w:rFonts w:ascii="Consolas" w:hAnsi="Consolas"/>
            <w:color w:val="000000"/>
            <w:sz w:val="18"/>
            <w:szCs w:val="18"/>
            <w:lang w:val="en-US" w:eastAsia="pt-PT"/>
            <w:rPrChange w:id="3880" w:author="Rui Paredes" w:date="2018-09-15T22:05:00Z">
              <w:rPr>
                <w:rFonts w:ascii="Consolas" w:hAnsi="Consolas"/>
                <w:color w:val="000000"/>
                <w:sz w:val="21"/>
                <w:szCs w:val="21"/>
                <w:lang w:eastAsia="pt-PT"/>
              </w:rPr>
            </w:rPrChange>
          </w:rPr>
          <w:t xml:space="preserve">                resolve(updatedParticipantPlace);</w:t>
        </w:r>
      </w:ins>
    </w:p>
    <w:p w14:paraId="1D907B45" w14:textId="77777777" w:rsidR="00444A82" w:rsidRPr="006C699F" w:rsidRDefault="00444A82" w:rsidP="00444A82">
      <w:pPr>
        <w:shd w:val="clear" w:color="auto" w:fill="FFFFFF"/>
        <w:spacing w:line="285" w:lineRule="atLeast"/>
        <w:jc w:val="left"/>
        <w:rPr>
          <w:ins w:id="3881" w:author="Rui Paredes" w:date="2018-09-15T21:48:00Z"/>
          <w:rFonts w:ascii="Consolas" w:hAnsi="Consolas"/>
          <w:color w:val="000000"/>
          <w:sz w:val="18"/>
          <w:szCs w:val="18"/>
          <w:lang w:val="en-US" w:eastAsia="pt-PT"/>
          <w:rPrChange w:id="3882" w:author="Rui Paredes" w:date="2018-09-15T22:05:00Z">
            <w:rPr>
              <w:ins w:id="3883" w:author="Rui Paredes" w:date="2018-09-15T21:48:00Z"/>
              <w:rFonts w:ascii="Consolas" w:hAnsi="Consolas"/>
              <w:color w:val="000000"/>
              <w:sz w:val="21"/>
              <w:szCs w:val="21"/>
              <w:lang w:eastAsia="pt-PT"/>
            </w:rPr>
          </w:rPrChange>
        </w:rPr>
      </w:pPr>
      <w:ins w:id="3884" w:author="Rui Paredes" w:date="2018-09-15T21:48:00Z">
        <w:r w:rsidRPr="006C699F">
          <w:rPr>
            <w:rFonts w:ascii="Consolas" w:hAnsi="Consolas"/>
            <w:color w:val="000000"/>
            <w:sz w:val="18"/>
            <w:szCs w:val="18"/>
            <w:lang w:val="en-US" w:eastAsia="pt-PT"/>
            <w:rPrChange w:id="3885" w:author="Rui Paredes" w:date="2018-09-15T22:05:00Z">
              <w:rPr>
                <w:rFonts w:ascii="Consolas" w:hAnsi="Consolas"/>
                <w:color w:val="000000"/>
                <w:sz w:val="21"/>
                <w:szCs w:val="21"/>
                <w:lang w:eastAsia="pt-PT"/>
              </w:rPr>
            </w:rPrChange>
          </w:rPr>
          <w:t xml:space="preserve">            }</w:t>
        </w:r>
      </w:ins>
    </w:p>
    <w:p w14:paraId="4AD5D557" w14:textId="77777777" w:rsidR="00444A82" w:rsidRPr="006C699F" w:rsidRDefault="00444A82" w:rsidP="00444A82">
      <w:pPr>
        <w:shd w:val="clear" w:color="auto" w:fill="FFFFFF"/>
        <w:spacing w:line="285" w:lineRule="atLeast"/>
        <w:jc w:val="left"/>
        <w:rPr>
          <w:ins w:id="3886" w:author="Rui Paredes" w:date="2018-09-15T21:48:00Z"/>
          <w:rFonts w:ascii="Consolas" w:hAnsi="Consolas"/>
          <w:color w:val="000000"/>
          <w:sz w:val="18"/>
          <w:szCs w:val="18"/>
          <w:lang w:val="en-US" w:eastAsia="pt-PT"/>
          <w:rPrChange w:id="3887" w:author="Rui Paredes" w:date="2018-09-15T22:05:00Z">
            <w:rPr>
              <w:ins w:id="3888" w:author="Rui Paredes" w:date="2018-09-15T21:48:00Z"/>
              <w:rFonts w:ascii="Consolas" w:hAnsi="Consolas"/>
              <w:color w:val="000000"/>
              <w:sz w:val="21"/>
              <w:szCs w:val="21"/>
              <w:lang w:eastAsia="pt-PT"/>
            </w:rPr>
          </w:rPrChange>
        </w:rPr>
      </w:pPr>
      <w:ins w:id="3889" w:author="Rui Paredes" w:date="2018-09-15T21:48:00Z">
        <w:r w:rsidRPr="006C699F">
          <w:rPr>
            <w:rFonts w:ascii="Consolas" w:hAnsi="Consolas"/>
            <w:color w:val="000000"/>
            <w:sz w:val="18"/>
            <w:szCs w:val="18"/>
            <w:lang w:val="en-US" w:eastAsia="pt-PT"/>
            <w:rPrChange w:id="3890" w:author="Rui Paredes" w:date="2018-09-15T22:05:00Z">
              <w:rPr>
                <w:rFonts w:ascii="Consolas" w:hAnsi="Consolas"/>
                <w:color w:val="000000"/>
                <w:sz w:val="21"/>
                <w:szCs w:val="21"/>
                <w:lang w:eastAsia="pt-PT"/>
              </w:rPr>
            </w:rPrChange>
          </w:rPr>
          <w:t xml:space="preserve">        })</w:t>
        </w:r>
      </w:ins>
    </w:p>
    <w:p w14:paraId="08664B31" w14:textId="77777777" w:rsidR="00444A82" w:rsidRPr="006C699F" w:rsidRDefault="00444A82" w:rsidP="00444A82">
      <w:pPr>
        <w:shd w:val="clear" w:color="auto" w:fill="FFFFFF"/>
        <w:spacing w:line="285" w:lineRule="atLeast"/>
        <w:jc w:val="left"/>
        <w:rPr>
          <w:ins w:id="3891" w:author="Rui Paredes" w:date="2018-09-15T21:48:00Z"/>
          <w:rFonts w:ascii="Consolas" w:hAnsi="Consolas"/>
          <w:color w:val="000000"/>
          <w:sz w:val="18"/>
          <w:szCs w:val="18"/>
          <w:lang w:val="en-US" w:eastAsia="pt-PT"/>
          <w:rPrChange w:id="3892" w:author="Rui Paredes" w:date="2018-09-15T22:05:00Z">
            <w:rPr>
              <w:ins w:id="3893" w:author="Rui Paredes" w:date="2018-09-15T21:48:00Z"/>
              <w:rFonts w:ascii="Consolas" w:hAnsi="Consolas"/>
              <w:color w:val="000000"/>
              <w:sz w:val="21"/>
              <w:szCs w:val="21"/>
              <w:lang w:eastAsia="pt-PT"/>
            </w:rPr>
          </w:rPrChange>
        </w:rPr>
      </w:pPr>
      <w:ins w:id="3894" w:author="Rui Paredes" w:date="2018-09-15T21:48:00Z">
        <w:r w:rsidRPr="006C699F">
          <w:rPr>
            <w:rFonts w:ascii="Consolas" w:hAnsi="Consolas"/>
            <w:color w:val="000000"/>
            <w:sz w:val="18"/>
            <w:szCs w:val="18"/>
            <w:lang w:val="en-US" w:eastAsia="pt-PT"/>
            <w:rPrChange w:id="3895" w:author="Rui Paredes" w:date="2018-09-15T22:05:00Z">
              <w:rPr>
                <w:rFonts w:ascii="Consolas" w:hAnsi="Consolas"/>
                <w:color w:val="000000"/>
                <w:sz w:val="21"/>
                <w:szCs w:val="21"/>
                <w:lang w:eastAsia="pt-PT"/>
              </w:rPr>
            </w:rPrChange>
          </w:rPr>
          <w:t xml:space="preserve">    })</w:t>
        </w:r>
      </w:ins>
    </w:p>
    <w:p w14:paraId="575F4F72" w14:textId="77777777" w:rsidR="00444A82" w:rsidRPr="006C699F" w:rsidRDefault="00444A82" w:rsidP="00444A82">
      <w:pPr>
        <w:shd w:val="clear" w:color="auto" w:fill="FFFFFF"/>
        <w:spacing w:line="285" w:lineRule="atLeast"/>
        <w:jc w:val="left"/>
        <w:rPr>
          <w:ins w:id="3896" w:author="Rui Paredes" w:date="2018-09-15T21:48:00Z"/>
          <w:rFonts w:ascii="Consolas" w:hAnsi="Consolas"/>
          <w:color w:val="000000"/>
          <w:sz w:val="18"/>
          <w:szCs w:val="18"/>
          <w:lang w:val="en-US" w:eastAsia="pt-PT"/>
          <w:rPrChange w:id="3897" w:author="Rui Paredes" w:date="2018-09-15T22:05:00Z">
            <w:rPr>
              <w:ins w:id="3898" w:author="Rui Paredes" w:date="2018-09-15T21:48:00Z"/>
              <w:rFonts w:ascii="Consolas" w:hAnsi="Consolas"/>
              <w:color w:val="000000"/>
              <w:sz w:val="21"/>
              <w:szCs w:val="21"/>
              <w:lang w:eastAsia="pt-PT"/>
            </w:rPr>
          </w:rPrChange>
        </w:rPr>
      </w:pPr>
      <w:ins w:id="3899" w:author="Rui Paredes" w:date="2018-09-15T21:48:00Z">
        <w:r w:rsidRPr="006C699F">
          <w:rPr>
            <w:rFonts w:ascii="Consolas" w:hAnsi="Consolas"/>
            <w:color w:val="000000"/>
            <w:sz w:val="18"/>
            <w:szCs w:val="18"/>
            <w:lang w:val="en-US" w:eastAsia="pt-PT"/>
            <w:rPrChange w:id="3900" w:author="Rui Paredes" w:date="2018-09-15T22:05:00Z">
              <w:rPr>
                <w:rFonts w:ascii="Consolas" w:hAnsi="Consolas"/>
                <w:color w:val="000000"/>
                <w:sz w:val="21"/>
                <w:szCs w:val="21"/>
                <w:lang w:eastAsia="pt-PT"/>
              </w:rPr>
            </w:rPrChange>
          </w:rPr>
          <w:t>}</w:t>
        </w:r>
      </w:ins>
    </w:p>
    <w:p w14:paraId="7E77AE8A" w14:textId="77777777" w:rsidR="00444A82" w:rsidRPr="006C699F" w:rsidRDefault="00444A82" w:rsidP="00444A82">
      <w:pPr>
        <w:shd w:val="clear" w:color="auto" w:fill="FFFFFF"/>
        <w:spacing w:line="285" w:lineRule="atLeast"/>
        <w:jc w:val="left"/>
        <w:rPr>
          <w:ins w:id="3901" w:author="Rui Paredes" w:date="2018-09-15T21:48:00Z"/>
          <w:rFonts w:ascii="Consolas" w:hAnsi="Consolas"/>
          <w:color w:val="000000"/>
          <w:sz w:val="18"/>
          <w:szCs w:val="18"/>
          <w:lang w:val="en-US" w:eastAsia="pt-PT"/>
          <w:rPrChange w:id="3902" w:author="Rui Paredes" w:date="2018-09-15T22:05:00Z">
            <w:rPr>
              <w:ins w:id="3903" w:author="Rui Paredes" w:date="2018-09-15T21:48:00Z"/>
              <w:rFonts w:ascii="Consolas" w:hAnsi="Consolas"/>
              <w:color w:val="000000"/>
              <w:sz w:val="21"/>
              <w:szCs w:val="21"/>
              <w:lang w:eastAsia="pt-PT"/>
            </w:rPr>
          </w:rPrChange>
        </w:rPr>
      </w:pPr>
    </w:p>
    <w:p w14:paraId="506FD413" w14:textId="77777777" w:rsidR="00444A82" w:rsidRPr="006C699F" w:rsidRDefault="00444A82" w:rsidP="00444A82">
      <w:pPr>
        <w:shd w:val="clear" w:color="auto" w:fill="FFFFFF"/>
        <w:spacing w:line="285" w:lineRule="atLeast"/>
        <w:jc w:val="left"/>
        <w:rPr>
          <w:ins w:id="3904" w:author="Rui Paredes" w:date="2018-09-15T21:48:00Z"/>
          <w:rFonts w:ascii="Consolas" w:hAnsi="Consolas"/>
          <w:color w:val="000000"/>
          <w:sz w:val="18"/>
          <w:szCs w:val="18"/>
          <w:lang w:val="en-US" w:eastAsia="pt-PT"/>
          <w:rPrChange w:id="3905" w:author="Rui Paredes" w:date="2018-09-15T22:05:00Z">
            <w:rPr>
              <w:ins w:id="3906" w:author="Rui Paredes" w:date="2018-09-15T21:48:00Z"/>
              <w:rFonts w:ascii="Consolas" w:hAnsi="Consolas"/>
              <w:color w:val="000000"/>
              <w:sz w:val="21"/>
              <w:szCs w:val="21"/>
              <w:lang w:eastAsia="pt-PT"/>
            </w:rPr>
          </w:rPrChange>
        </w:rPr>
      </w:pPr>
      <w:ins w:id="3907" w:author="Rui Paredes" w:date="2018-09-15T21:48:00Z">
        <w:r w:rsidRPr="006C699F">
          <w:rPr>
            <w:rFonts w:ascii="Consolas" w:hAnsi="Consolas"/>
            <w:color w:val="0000FF"/>
            <w:sz w:val="18"/>
            <w:szCs w:val="18"/>
            <w:lang w:val="en-US" w:eastAsia="pt-PT"/>
            <w:rPrChange w:id="3908" w:author="Rui Paredes" w:date="2018-09-15T22:05:00Z">
              <w:rPr>
                <w:rFonts w:ascii="Consolas" w:hAnsi="Consolas"/>
                <w:color w:val="0000FF"/>
                <w:sz w:val="21"/>
                <w:szCs w:val="21"/>
                <w:lang w:eastAsia="pt-PT"/>
              </w:rPr>
            </w:rPrChange>
          </w:rPr>
          <w:t>function</w:t>
        </w:r>
        <w:r w:rsidRPr="006C699F">
          <w:rPr>
            <w:rFonts w:ascii="Consolas" w:hAnsi="Consolas"/>
            <w:color w:val="000000"/>
            <w:sz w:val="18"/>
            <w:szCs w:val="18"/>
            <w:lang w:val="en-US" w:eastAsia="pt-PT"/>
            <w:rPrChange w:id="3909" w:author="Rui Paredes" w:date="2018-09-15T22:05:00Z">
              <w:rPr>
                <w:rFonts w:ascii="Consolas" w:hAnsi="Consolas"/>
                <w:color w:val="000000"/>
                <w:sz w:val="21"/>
                <w:szCs w:val="21"/>
                <w:lang w:eastAsia="pt-PT"/>
              </w:rPr>
            </w:rPrChange>
          </w:rPr>
          <w:t xml:space="preserve"> checkParticipantScoreChallenge(participantID, challengeID) {</w:t>
        </w:r>
      </w:ins>
    </w:p>
    <w:p w14:paraId="6D27C520" w14:textId="77777777" w:rsidR="00444A82" w:rsidRPr="00183856" w:rsidRDefault="00444A82" w:rsidP="00444A82">
      <w:pPr>
        <w:shd w:val="clear" w:color="auto" w:fill="FFFFFF"/>
        <w:spacing w:line="285" w:lineRule="atLeast"/>
        <w:jc w:val="left"/>
        <w:rPr>
          <w:ins w:id="3910" w:author="Rui Paredes" w:date="2018-09-15T21:48:00Z"/>
          <w:rFonts w:ascii="Consolas" w:hAnsi="Consolas"/>
          <w:color w:val="000000"/>
          <w:sz w:val="18"/>
          <w:szCs w:val="18"/>
          <w:lang w:val="en-US" w:eastAsia="pt-PT"/>
          <w:rPrChange w:id="3911" w:author="Rui Paredes" w:date="2018-09-15T21:50:00Z">
            <w:rPr>
              <w:ins w:id="3912" w:author="Rui Paredes" w:date="2018-09-15T21:48:00Z"/>
              <w:rFonts w:ascii="Consolas" w:hAnsi="Consolas"/>
              <w:color w:val="000000"/>
              <w:sz w:val="21"/>
              <w:szCs w:val="21"/>
              <w:lang w:eastAsia="pt-PT"/>
            </w:rPr>
          </w:rPrChange>
        </w:rPr>
      </w:pPr>
      <w:ins w:id="3913" w:author="Rui Paredes" w:date="2018-09-15T21:48:00Z">
        <w:r w:rsidRPr="00183856">
          <w:rPr>
            <w:rFonts w:ascii="Consolas" w:hAnsi="Consolas"/>
            <w:color w:val="000000"/>
            <w:sz w:val="18"/>
            <w:szCs w:val="18"/>
            <w:lang w:val="en-US" w:eastAsia="pt-PT"/>
            <w:rPrChange w:id="391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915" w:author="Rui Paredes" w:date="2018-09-15T21:50:00Z">
              <w:rPr>
                <w:rFonts w:ascii="Consolas" w:hAnsi="Consolas"/>
                <w:color w:val="0000FF"/>
                <w:sz w:val="21"/>
                <w:szCs w:val="21"/>
                <w:lang w:eastAsia="pt-PT"/>
              </w:rPr>
            </w:rPrChange>
          </w:rPr>
          <w:t>return</w:t>
        </w:r>
        <w:r w:rsidRPr="00183856">
          <w:rPr>
            <w:rFonts w:ascii="Consolas" w:hAnsi="Consolas"/>
            <w:color w:val="000000"/>
            <w:sz w:val="18"/>
            <w:szCs w:val="18"/>
            <w:lang w:val="en-US" w:eastAsia="pt-PT"/>
            <w:rPrChange w:id="3916"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917" w:author="Rui Paredes" w:date="2018-09-15T21:50:00Z">
              <w:rPr>
                <w:rFonts w:ascii="Consolas" w:hAnsi="Consolas"/>
                <w:color w:val="0000FF"/>
                <w:sz w:val="21"/>
                <w:szCs w:val="21"/>
                <w:lang w:eastAsia="pt-PT"/>
              </w:rPr>
            </w:rPrChange>
          </w:rPr>
          <w:t>new</w:t>
        </w:r>
        <w:r w:rsidRPr="00183856">
          <w:rPr>
            <w:rFonts w:ascii="Consolas" w:hAnsi="Consolas"/>
            <w:color w:val="000000"/>
            <w:sz w:val="18"/>
            <w:szCs w:val="18"/>
            <w:lang w:val="en-US" w:eastAsia="pt-PT"/>
            <w:rPrChange w:id="3918" w:author="Rui Paredes" w:date="2018-09-15T21:50:00Z">
              <w:rPr>
                <w:rFonts w:ascii="Consolas" w:hAnsi="Consolas"/>
                <w:color w:val="000000"/>
                <w:sz w:val="21"/>
                <w:szCs w:val="21"/>
                <w:lang w:eastAsia="pt-PT"/>
              </w:rPr>
            </w:rPrChange>
          </w:rPr>
          <w:t xml:space="preserve"> Promise(</w:t>
        </w:r>
        <w:r w:rsidRPr="00183856">
          <w:rPr>
            <w:rFonts w:ascii="Consolas" w:hAnsi="Consolas"/>
            <w:color w:val="0000FF"/>
            <w:sz w:val="18"/>
            <w:szCs w:val="18"/>
            <w:lang w:val="en-US" w:eastAsia="pt-PT"/>
            <w:rPrChange w:id="3919"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3920" w:author="Rui Paredes" w:date="2018-09-15T21:50:00Z">
              <w:rPr>
                <w:rFonts w:ascii="Consolas" w:hAnsi="Consolas"/>
                <w:color w:val="000000"/>
                <w:sz w:val="21"/>
                <w:szCs w:val="21"/>
                <w:lang w:eastAsia="pt-PT"/>
              </w:rPr>
            </w:rPrChange>
          </w:rPr>
          <w:t xml:space="preserve"> (resolve, reject) {</w:t>
        </w:r>
      </w:ins>
    </w:p>
    <w:p w14:paraId="29C24FDE" w14:textId="77777777" w:rsidR="00444A82" w:rsidRPr="00183856" w:rsidRDefault="00444A82" w:rsidP="00444A82">
      <w:pPr>
        <w:shd w:val="clear" w:color="auto" w:fill="FFFFFF"/>
        <w:spacing w:line="285" w:lineRule="atLeast"/>
        <w:jc w:val="left"/>
        <w:rPr>
          <w:ins w:id="3921" w:author="Rui Paredes" w:date="2018-09-15T21:48:00Z"/>
          <w:rFonts w:ascii="Consolas" w:hAnsi="Consolas"/>
          <w:color w:val="000000"/>
          <w:sz w:val="18"/>
          <w:szCs w:val="18"/>
          <w:lang w:val="en-US" w:eastAsia="pt-PT"/>
          <w:rPrChange w:id="3922" w:author="Rui Paredes" w:date="2018-09-15T21:50:00Z">
            <w:rPr>
              <w:ins w:id="3923" w:author="Rui Paredes" w:date="2018-09-15T21:48:00Z"/>
              <w:rFonts w:ascii="Consolas" w:hAnsi="Consolas"/>
              <w:color w:val="000000"/>
              <w:sz w:val="21"/>
              <w:szCs w:val="21"/>
              <w:lang w:eastAsia="pt-PT"/>
            </w:rPr>
          </w:rPrChange>
        </w:rPr>
      </w:pPr>
      <w:ins w:id="3924" w:author="Rui Paredes" w:date="2018-09-15T21:48:00Z">
        <w:r w:rsidRPr="00183856">
          <w:rPr>
            <w:rFonts w:ascii="Consolas" w:hAnsi="Consolas"/>
            <w:color w:val="000000"/>
            <w:sz w:val="18"/>
            <w:szCs w:val="18"/>
            <w:lang w:val="en-US" w:eastAsia="pt-PT"/>
            <w:rPrChange w:id="392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926" w:author="Rui Paredes" w:date="2018-09-15T21:50:00Z">
              <w:rPr>
                <w:rFonts w:ascii="Consolas" w:hAnsi="Consolas"/>
                <w:color w:val="0000FF"/>
                <w:sz w:val="21"/>
                <w:szCs w:val="21"/>
                <w:lang w:eastAsia="pt-PT"/>
              </w:rPr>
            </w:rPrChange>
          </w:rPr>
          <w:t>const</w:t>
        </w:r>
        <w:r w:rsidRPr="00183856">
          <w:rPr>
            <w:rFonts w:ascii="Consolas" w:hAnsi="Consolas"/>
            <w:color w:val="000000"/>
            <w:sz w:val="18"/>
            <w:szCs w:val="18"/>
            <w:lang w:val="en-US" w:eastAsia="pt-PT"/>
            <w:rPrChange w:id="3927" w:author="Rui Paredes" w:date="2018-09-15T21:50:00Z">
              <w:rPr>
                <w:rFonts w:ascii="Consolas" w:hAnsi="Consolas"/>
                <w:color w:val="000000"/>
                <w:sz w:val="21"/>
                <w:szCs w:val="21"/>
                <w:lang w:eastAsia="pt-PT"/>
              </w:rPr>
            </w:rPrChange>
          </w:rPr>
          <w:t xml:space="preserve"> CHECK_PARTICIPANT_SCORE_CHALLENGE_QUERY = </w:t>
        </w:r>
        <w:r w:rsidRPr="00183856">
          <w:rPr>
            <w:rFonts w:ascii="Consolas" w:hAnsi="Consolas"/>
            <w:color w:val="A31515"/>
            <w:sz w:val="18"/>
            <w:szCs w:val="18"/>
            <w:lang w:val="en-US" w:eastAsia="pt-PT"/>
            <w:rPrChange w:id="3928" w:author="Rui Paredes" w:date="2018-09-15T21:50:00Z">
              <w:rPr>
                <w:rFonts w:ascii="Consolas" w:hAnsi="Consolas"/>
                <w:color w:val="A31515"/>
                <w:sz w:val="21"/>
                <w:szCs w:val="21"/>
                <w:lang w:eastAsia="pt-PT"/>
              </w:rPr>
            </w:rPrChange>
          </w:rPr>
          <w:t xml:space="preserve">`SELECT score, time from scorePerChallengePerCompetition where registrationID = </w:t>
        </w:r>
        <w:r w:rsidRPr="00183856">
          <w:rPr>
            <w:rFonts w:ascii="Consolas" w:hAnsi="Consolas"/>
            <w:color w:val="0000FF"/>
            <w:sz w:val="18"/>
            <w:szCs w:val="18"/>
            <w:lang w:val="en-US" w:eastAsia="pt-PT"/>
            <w:rPrChange w:id="3929"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3930" w:author="Rui Paredes" w:date="2018-09-15T21:50:00Z">
              <w:rPr>
                <w:rFonts w:ascii="Consolas" w:hAnsi="Consolas"/>
                <w:color w:val="000000"/>
                <w:sz w:val="21"/>
                <w:szCs w:val="21"/>
                <w:lang w:eastAsia="pt-PT"/>
              </w:rPr>
            </w:rPrChange>
          </w:rPr>
          <w:t>participantID</w:t>
        </w:r>
        <w:r w:rsidRPr="00183856">
          <w:rPr>
            <w:rFonts w:ascii="Consolas" w:hAnsi="Consolas"/>
            <w:color w:val="0000FF"/>
            <w:sz w:val="18"/>
            <w:szCs w:val="18"/>
            <w:lang w:val="en-US" w:eastAsia="pt-PT"/>
            <w:rPrChange w:id="3931"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3932" w:author="Rui Paredes" w:date="2018-09-15T21:50:00Z">
              <w:rPr>
                <w:rFonts w:ascii="Consolas" w:hAnsi="Consolas"/>
                <w:color w:val="A31515"/>
                <w:sz w:val="21"/>
                <w:szCs w:val="21"/>
                <w:lang w:eastAsia="pt-PT"/>
              </w:rPr>
            </w:rPrChange>
          </w:rPr>
          <w:t xml:space="preserve"> and challengesPerCompetitionID = </w:t>
        </w:r>
        <w:r w:rsidRPr="00183856">
          <w:rPr>
            <w:rFonts w:ascii="Consolas" w:hAnsi="Consolas"/>
            <w:color w:val="0000FF"/>
            <w:sz w:val="18"/>
            <w:szCs w:val="18"/>
            <w:lang w:val="en-US" w:eastAsia="pt-PT"/>
            <w:rPrChange w:id="3933"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3934" w:author="Rui Paredes" w:date="2018-09-15T21:50:00Z">
              <w:rPr>
                <w:rFonts w:ascii="Consolas" w:hAnsi="Consolas"/>
                <w:color w:val="000000"/>
                <w:sz w:val="21"/>
                <w:szCs w:val="21"/>
                <w:lang w:eastAsia="pt-PT"/>
              </w:rPr>
            </w:rPrChange>
          </w:rPr>
          <w:t>challengeID</w:t>
        </w:r>
        <w:r w:rsidRPr="00183856">
          <w:rPr>
            <w:rFonts w:ascii="Consolas" w:hAnsi="Consolas"/>
            <w:color w:val="0000FF"/>
            <w:sz w:val="18"/>
            <w:szCs w:val="18"/>
            <w:lang w:val="en-US" w:eastAsia="pt-PT"/>
            <w:rPrChange w:id="3935"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3936" w:author="Rui Paredes" w:date="2018-09-15T21:50:00Z">
              <w:rPr>
                <w:rFonts w:ascii="Consolas" w:hAnsi="Consolas"/>
                <w:color w:val="A31515"/>
                <w:sz w:val="21"/>
                <w:szCs w:val="21"/>
                <w:lang w:eastAsia="pt-PT"/>
              </w:rPr>
            </w:rPrChange>
          </w:rPr>
          <w:t>`</w:t>
        </w:r>
        <w:r w:rsidRPr="00183856">
          <w:rPr>
            <w:rFonts w:ascii="Consolas" w:hAnsi="Consolas"/>
            <w:color w:val="000000"/>
            <w:sz w:val="18"/>
            <w:szCs w:val="18"/>
            <w:lang w:val="en-US" w:eastAsia="pt-PT"/>
            <w:rPrChange w:id="3937" w:author="Rui Paredes" w:date="2018-09-15T21:50:00Z">
              <w:rPr>
                <w:rFonts w:ascii="Consolas" w:hAnsi="Consolas"/>
                <w:color w:val="000000"/>
                <w:sz w:val="21"/>
                <w:szCs w:val="21"/>
                <w:lang w:eastAsia="pt-PT"/>
              </w:rPr>
            </w:rPrChange>
          </w:rPr>
          <w:t>;</w:t>
        </w:r>
      </w:ins>
    </w:p>
    <w:p w14:paraId="1E7EB937" w14:textId="77777777" w:rsidR="00444A82" w:rsidRPr="00183856" w:rsidRDefault="00444A82" w:rsidP="00444A82">
      <w:pPr>
        <w:shd w:val="clear" w:color="auto" w:fill="FFFFFF"/>
        <w:spacing w:line="285" w:lineRule="atLeast"/>
        <w:jc w:val="left"/>
        <w:rPr>
          <w:ins w:id="3938" w:author="Rui Paredes" w:date="2018-09-15T21:48:00Z"/>
          <w:rFonts w:ascii="Consolas" w:hAnsi="Consolas"/>
          <w:color w:val="000000"/>
          <w:sz w:val="18"/>
          <w:szCs w:val="18"/>
          <w:lang w:val="en-US" w:eastAsia="pt-PT"/>
          <w:rPrChange w:id="3939" w:author="Rui Paredes" w:date="2018-09-15T21:50:00Z">
            <w:rPr>
              <w:ins w:id="3940" w:author="Rui Paredes" w:date="2018-09-15T21:48:00Z"/>
              <w:rFonts w:ascii="Consolas" w:hAnsi="Consolas"/>
              <w:color w:val="000000"/>
              <w:sz w:val="21"/>
              <w:szCs w:val="21"/>
              <w:lang w:eastAsia="pt-PT"/>
            </w:rPr>
          </w:rPrChange>
        </w:rPr>
      </w:pPr>
      <w:ins w:id="3941" w:author="Rui Paredes" w:date="2018-09-15T21:48:00Z">
        <w:r w:rsidRPr="00183856">
          <w:rPr>
            <w:rFonts w:ascii="Consolas" w:hAnsi="Consolas"/>
            <w:color w:val="000000"/>
            <w:sz w:val="18"/>
            <w:szCs w:val="18"/>
            <w:lang w:val="en-US" w:eastAsia="pt-PT"/>
            <w:rPrChange w:id="3942" w:author="Rui Paredes" w:date="2018-09-15T21:50:00Z">
              <w:rPr>
                <w:rFonts w:ascii="Consolas" w:hAnsi="Consolas"/>
                <w:color w:val="000000"/>
                <w:sz w:val="21"/>
                <w:szCs w:val="21"/>
                <w:lang w:eastAsia="pt-PT"/>
              </w:rPr>
            </w:rPrChange>
          </w:rPr>
          <w:t xml:space="preserve">        con.query(CHECK_PARTICIPANT_SCORE_CHALLENGE_QUERY, (err, participantScoreOnChallenge) </w:t>
        </w:r>
        <w:r w:rsidRPr="00183856">
          <w:rPr>
            <w:rFonts w:ascii="Consolas" w:hAnsi="Consolas"/>
            <w:color w:val="0000FF"/>
            <w:sz w:val="18"/>
            <w:szCs w:val="18"/>
            <w:lang w:val="en-US" w:eastAsia="pt-PT"/>
            <w:rPrChange w:id="3943" w:author="Rui Paredes" w:date="2018-09-15T21:50:00Z">
              <w:rPr>
                <w:rFonts w:ascii="Consolas" w:hAnsi="Consolas"/>
                <w:color w:val="0000FF"/>
                <w:sz w:val="21"/>
                <w:szCs w:val="21"/>
                <w:lang w:eastAsia="pt-PT"/>
              </w:rPr>
            </w:rPrChange>
          </w:rPr>
          <w:t>=&gt;</w:t>
        </w:r>
        <w:r w:rsidRPr="00183856">
          <w:rPr>
            <w:rFonts w:ascii="Consolas" w:hAnsi="Consolas"/>
            <w:color w:val="000000"/>
            <w:sz w:val="18"/>
            <w:szCs w:val="18"/>
            <w:lang w:val="en-US" w:eastAsia="pt-PT"/>
            <w:rPrChange w:id="3944" w:author="Rui Paredes" w:date="2018-09-15T21:50:00Z">
              <w:rPr>
                <w:rFonts w:ascii="Consolas" w:hAnsi="Consolas"/>
                <w:color w:val="000000"/>
                <w:sz w:val="21"/>
                <w:szCs w:val="21"/>
                <w:lang w:eastAsia="pt-PT"/>
              </w:rPr>
            </w:rPrChange>
          </w:rPr>
          <w:t xml:space="preserve"> {</w:t>
        </w:r>
      </w:ins>
    </w:p>
    <w:p w14:paraId="7E9423FB" w14:textId="77777777" w:rsidR="00444A82" w:rsidRPr="00183856" w:rsidRDefault="00444A82" w:rsidP="00444A82">
      <w:pPr>
        <w:shd w:val="clear" w:color="auto" w:fill="FFFFFF"/>
        <w:spacing w:line="285" w:lineRule="atLeast"/>
        <w:jc w:val="left"/>
        <w:rPr>
          <w:ins w:id="3945" w:author="Rui Paredes" w:date="2018-09-15T21:48:00Z"/>
          <w:rFonts w:ascii="Consolas" w:hAnsi="Consolas"/>
          <w:color w:val="000000"/>
          <w:sz w:val="18"/>
          <w:szCs w:val="18"/>
          <w:lang w:val="en-US" w:eastAsia="pt-PT"/>
          <w:rPrChange w:id="3946" w:author="Rui Paredes" w:date="2018-09-15T21:50:00Z">
            <w:rPr>
              <w:ins w:id="3947" w:author="Rui Paredes" w:date="2018-09-15T21:48:00Z"/>
              <w:rFonts w:ascii="Consolas" w:hAnsi="Consolas"/>
              <w:color w:val="000000"/>
              <w:sz w:val="21"/>
              <w:szCs w:val="21"/>
              <w:lang w:eastAsia="pt-PT"/>
            </w:rPr>
          </w:rPrChange>
        </w:rPr>
      </w:pPr>
      <w:ins w:id="3948" w:author="Rui Paredes" w:date="2018-09-15T21:48:00Z">
        <w:r w:rsidRPr="00183856">
          <w:rPr>
            <w:rFonts w:ascii="Consolas" w:hAnsi="Consolas"/>
            <w:color w:val="000000"/>
            <w:sz w:val="18"/>
            <w:szCs w:val="18"/>
            <w:lang w:val="en-US" w:eastAsia="pt-PT"/>
            <w:rPrChange w:id="3949"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950"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3951" w:author="Rui Paredes" w:date="2018-09-15T21:50:00Z">
              <w:rPr>
                <w:rFonts w:ascii="Consolas" w:hAnsi="Consolas"/>
                <w:color w:val="000000"/>
                <w:sz w:val="21"/>
                <w:szCs w:val="21"/>
                <w:lang w:eastAsia="pt-PT"/>
              </w:rPr>
            </w:rPrChange>
          </w:rPr>
          <w:t xml:space="preserve"> (err) {</w:t>
        </w:r>
      </w:ins>
    </w:p>
    <w:p w14:paraId="14354C72" w14:textId="77777777" w:rsidR="00444A82" w:rsidRPr="00183856" w:rsidRDefault="00444A82" w:rsidP="00444A82">
      <w:pPr>
        <w:shd w:val="clear" w:color="auto" w:fill="FFFFFF"/>
        <w:spacing w:line="285" w:lineRule="atLeast"/>
        <w:jc w:val="left"/>
        <w:rPr>
          <w:ins w:id="3952" w:author="Rui Paredes" w:date="2018-09-15T21:48:00Z"/>
          <w:rFonts w:ascii="Consolas" w:hAnsi="Consolas"/>
          <w:color w:val="000000"/>
          <w:sz w:val="18"/>
          <w:szCs w:val="18"/>
          <w:lang w:val="en-US" w:eastAsia="pt-PT"/>
          <w:rPrChange w:id="3953" w:author="Rui Paredes" w:date="2018-09-15T21:50:00Z">
            <w:rPr>
              <w:ins w:id="3954" w:author="Rui Paredes" w:date="2018-09-15T21:48:00Z"/>
              <w:rFonts w:ascii="Consolas" w:hAnsi="Consolas"/>
              <w:color w:val="000000"/>
              <w:sz w:val="21"/>
              <w:szCs w:val="21"/>
              <w:lang w:eastAsia="pt-PT"/>
            </w:rPr>
          </w:rPrChange>
        </w:rPr>
      </w:pPr>
      <w:ins w:id="3955" w:author="Rui Paredes" w:date="2018-09-15T21:48:00Z">
        <w:r w:rsidRPr="00183856">
          <w:rPr>
            <w:rFonts w:ascii="Consolas" w:hAnsi="Consolas"/>
            <w:color w:val="000000"/>
            <w:sz w:val="18"/>
            <w:szCs w:val="18"/>
            <w:lang w:val="en-US" w:eastAsia="pt-PT"/>
            <w:rPrChange w:id="3956" w:author="Rui Paredes" w:date="2018-09-15T21:50:00Z">
              <w:rPr>
                <w:rFonts w:ascii="Consolas" w:hAnsi="Consolas"/>
                <w:color w:val="000000"/>
                <w:sz w:val="21"/>
                <w:szCs w:val="21"/>
                <w:lang w:eastAsia="pt-PT"/>
              </w:rPr>
            </w:rPrChange>
          </w:rPr>
          <w:t xml:space="preserve">                console.log(err);</w:t>
        </w:r>
      </w:ins>
    </w:p>
    <w:p w14:paraId="5BC2796B" w14:textId="77777777" w:rsidR="00444A82" w:rsidRPr="00183856" w:rsidRDefault="00444A82" w:rsidP="00444A82">
      <w:pPr>
        <w:shd w:val="clear" w:color="auto" w:fill="FFFFFF"/>
        <w:spacing w:line="285" w:lineRule="atLeast"/>
        <w:jc w:val="left"/>
        <w:rPr>
          <w:ins w:id="3957" w:author="Rui Paredes" w:date="2018-09-15T21:48:00Z"/>
          <w:rFonts w:ascii="Consolas" w:hAnsi="Consolas"/>
          <w:color w:val="000000"/>
          <w:sz w:val="18"/>
          <w:szCs w:val="18"/>
          <w:lang w:val="en-US" w:eastAsia="pt-PT"/>
          <w:rPrChange w:id="3958" w:author="Rui Paredes" w:date="2018-09-15T21:50:00Z">
            <w:rPr>
              <w:ins w:id="3959" w:author="Rui Paredes" w:date="2018-09-15T21:48:00Z"/>
              <w:rFonts w:ascii="Consolas" w:hAnsi="Consolas"/>
              <w:color w:val="000000"/>
              <w:sz w:val="21"/>
              <w:szCs w:val="21"/>
              <w:lang w:eastAsia="pt-PT"/>
            </w:rPr>
          </w:rPrChange>
        </w:rPr>
      </w:pPr>
      <w:ins w:id="3960" w:author="Rui Paredes" w:date="2018-09-15T21:48:00Z">
        <w:r w:rsidRPr="00183856">
          <w:rPr>
            <w:rFonts w:ascii="Consolas" w:hAnsi="Consolas"/>
            <w:color w:val="000000"/>
            <w:sz w:val="18"/>
            <w:szCs w:val="18"/>
            <w:lang w:val="en-US" w:eastAsia="pt-PT"/>
            <w:rPrChange w:id="3961" w:author="Rui Paredes" w:date="2018-09-15T21:50:00Z">
              <w:rPr>
                <w:rFonts w:ascii="Consolas" w:hAnsi="Consolas"/>
                <w:color w:val="000000"/>
                <w:sz w:val="21"/>
                <w:szCs w:val="21"/>
                <w:lang w:eastAsia="pt-PT"/>
              </w:rPr>
            </w:rPrChange>
          </w:rPr>
          <w:t xml:space="preserve">            }</w:t>
        </w:r>
      </w:ins>
    </w:p>
    <w:p w14:paraId="4EB8ED10" w14:textId="77777777" w:rsidR="00444A82" w:rsidRPr="00183856" w:rsidRDefault="00444A82" w:rsidP="00444A82">
      <w:pPr>
        <w:shd w:val="clear" w:color="auto" w:fill="FFFFFF"/>
        <w:spacing w:line="285" w:lineRule="atLeast"/>
        <w:jc w:val="left"/>
        <w:rPr>
          <w:ins w:id="3962" w:author="Rui Paredes" w:date="2018-09-15T21:48:00Z"/>
          <w:rFonts w:ascii="Consolas" w:hAnsi="Consolas"/>
          <w:color w:val="000000"/>
          <w:sz w:val="18"/>
          <w:szCs w:val="18"/>
          <w:lang w:val="en-US" w:eastAsia="pt-PT"/>
          <w:rPrChange w:id="3963" w:author="Rui Paredes" w:date="2018-09-15T21:50:00Z">
            <w:rPr>
              <w:ins w:id="3964" w:author="Rui Paredes" w:date="2018-09-15T21:48:00Z"/>
              <w:rFonts w:ascii="Consolas" w:hAnsi="Consolas"/>
              <w:color w:val="000000"/>
              <w:sz w:val="21"/>
              <w:szCs w:val="21"/>
              <w:lang w:eastAsia="pt-PT"/>
            </w:rPr>
          </w:rPrChange>
        </w:rPr>
      </w:pPr>
      <w:ins w:id="3965" w:author="Rui Paredes" w:date="2018-09-15T21:48:00Z">
        <w:r w:rsidRPr="00183856">
          <w:rPr>
            <w:rFonts w:ascii="Consolas" w:hAnsi="Consolas"/>
            <w:color w:val="000000"/>
            <w:sz w:val="18"/>
            <w:szCs w:val="18"/>
            <w:lang w:val="en-US" w:eastAsia="pt-PT"/>
            <w:rPrChange w:id="3966"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3967" w:author="Rui Paredes" w:date="2018-09-15T21:50:00Z">
              <w:rPr>
                <w:rFonts w:ascii="Consolas" w:hAnsi="Consolas"/>
                <w:color w:val="0000FF"/>
                <w:sz w:val="21"/>
                <w:szCs w:val="21"/>
                <w:lang w:eastAsia="pt-PT"/>
              </w:rPr>
            </w:rPrChange>
          </w:rPr>
          <w:t>else</w:t>
        </w:r>
        <w:r w:rsidRPr="00183856">
          <w:rPr>
            <w:rFonts w:ascii="Consolas" w:hAnsi="Consolas"/>
            <w:color w:val="000000"/>
            <w:sz w:val="18"/>
            <w:szCs w:val="18"/>
            <w:lang w:val="en-US" w:eastAsia="pt-PT"/>
            <w:rPrChange w:id="3968" w:author="Rui Paredes" w:date="2018-09-15T21:50:00Z">
              <w:rPr>
                <w:rFonts w:ascii="Consolas" w:hAnsi="Consolas"/>
                <w:color w:val="000000"/>
                <w:sz w:val="21"/>
                <w:szCs w:val="21"/>
                <w:lang w:eastAsia="pt-PT"/>
              </w:rPr>
            </w:rPrChange>
          </w:rPr>
          <w:t xml:space="preserve"> {</w:t>
        </w:r>
      </w:ins>
    </w:p>
    <w:p w14:paraId="276B6DEF" w14:textId="77777777" w:rsidR="00444A82" w:rsidRPr="00183856" w:rsidRDefault="00444A82" w:rsidP="00444A82">
      <w:pPr>
        <w:shd w:val="clear" w:color="auto" w:fill="FFFFFF"/>
        <w:spacing w:line="285" w:lineRule="atLeast"/>
        <w:jc w:val="left"/>
        <w:rPr>
          <w:ins w:id="3969" w:author="Rui Paredes" w:date="2018-09-15T21:48:00Z"/>
          <w:rFonts w:ascii="Consolas" w:hAnsi="Consolas"/>
          <w:color w:val="000000"/>
          <w:sz w:val="18"/>
          <w:szCs w:val="18"/>
          <w:lang w:val="en-US" w:eastAsia="pt-PT"/>
          <w:rPrChange w:id="3970" w:author="Rui Paredes" w:date="2018-09-15T21:50:00Z">
            <w:rPr>
              <w:ins w:id="3971" w:author="Rui Paredes" w:date="2018-09-15T21:48:00Z"/>
              <w:rFonts w:ascii="Consolas" w:hAnsi="Consolas"/>
              <w:color w:val="000000"/>
              <w:sz w:val="21"/>
              <w:szCs w:val="21"/>
              <w:lang w:eastAsia="pt-PT"/>
            </w:rPr>
          </w:rPrChange>
        </w:rPr>
      </w:pPr>
      <w:ins w:id="3972" w:author="Rui Paredes" w:date="2018-09-15T21:48:00Z">
        <w:r w:rsidRPr="00183856">
          <w:rPr>
            <w:rFonts w:ascii="Consolas" w:hAnsi="Consolas"/>
            <w:color w:val="000000"/>
            <w:sz w:val="18"/>
            <w:szCs w:val="18"/>
            <w:lang w:val="en-US" w:eastAsia="pt-PT"/>
            <w:rPrChange w:id="3973" w:author="Rui Paredes" w:date="2018-09-15T21:50:00Z">
              <w:rPr>
                <w:rFonts w:ascii="Consolas" w:hAnsi="Consolas"/>
                <w:color w:val="000000"/>
                <w:sz w:val="21"/>
                <w:szCs w:val="21"/>
                <w:lang w:eastAsia="pt-PT"/>
              </w:rPr>
            </w:rPrChange>
          </w:rPr>
          <w:t xml:space="preserve">                resolve(participantScoreOnChallenge);</w:t>
        </w:r>
      </w:ins>
    </w:p>
    <w:p w14:paraId="5F652B9C" w14:textId="77777777" w:rsidR="00444A82" w:rsidRPr="00183856" w:rsidRDefault="00444A82" w:rsidP="00444A82">
      <w:pPr>
        <w:shd w:val="clear" w:color="auto" w:fill="FFFFFF"/>
        <w:spacing w:line="285" w:lineRule="atLeast"/>
        <w:jc w:val="left"/>
        <w:rPr>
          <w:ins w:id="3974" w:author="Rui Paredes" w:date="2018-09-15T21:48:00Z"/>
          <w:rFonts w:ascii="Consolas" w:hAnsi="Consolas"/>
          <w:color w:val="000000"/>
          <w:sz w:val="18"/>
          <w:szCs w:val="18"/>
          <w:lang w:val="en-US" w:eastAsia="pt-PT"/>
          <w:rPrChange w:id="3975" w:author="Rui Paredes" w:date="2018-09-15T21:50:00Z">
            <w:rPr>
              <w:ins w:id="3976" w:author="Rui Paredes" w:date="2018-09-15T21:48:00Z"/>
              <w:rFonts w:ascii="Consolas" w:hAnsi="Consolas"/>
              <w:color w:val="000000"/>
              <w:sz w:val="21"/>
              <w:szCs w:val="21"/>
              <w:lang w:eastAsia="pt-PT"/>
            </w:rPr>
          </w:rPrChange>
        </w:rPr>
      </w:pPr>
      <w:ins w:id="3977" w:author="Rui Paredes" w:date="2018-09-15T21:48:00Z">
        <w:r w:rsidRPr="00183856">
          <w:rPr>
            <w:rFonts w:ascii="Consolas" w:hAnsi="Consolas"/>
            <w:color w:val="000000"/>
            <w:sz w:val="18"/>
            <w:szCs w:val="18"/>
            <w:lang w:val="en-US" w:eastAsia="pt-PT"/>
            <w:rPrChange w:id="3978" w:author="Rui Paredes" w:date="2018-09-15T21:50:00Z">
              <w:rPr>
                <w:rFonts w:ascii="Consolas" w:hAnsi="Consolas"/>
                <w:color w:val="000000"/>
                <w:sz w:val="21"/>
                <w:szCs w:val="21"/>
                <w:lang w:eastAsia="pt-PT"/>
              </w:rPr>
            </w:rPrChange>
          </w:rPr>
          <w:t xml:space="preserve">            }</w:t>
        </w:r>
      </w:ins>
    </w:p>
    <w:p w14:paraId="4746EBF1" w14:textId="77777777" w:rsidR="00444A82" w:rsidRPr="00183856" w:rsidRDefault="00444A82" w:rsidP="00444A82">
      <w:pPr>
        <w:shd w:val="clear" w:color="auto" w:fill="FFFFFF"/>
        <w:spacing w:line="285" w:lineRule="atLeast"/>
        <w:jc w:val="left"/>
        <w:rPr>
          <w:ins w:id="3979" w:author="Rui Paredes" w:date="2018-09-15T21:48:00Z"/>
          <w:rFonts w:ascii="Consolas" w:hAnsi="Consolas"/>
          <w:color w:val="000000"/>
          <w:sz w:val="18"/>
          <w:szCs w:val="18"/>
          <w:lang w:val="en-US" w:eastAsia="pt-PT"/>
          <w:rPrChange w:id="3980" w:author="Rui Paredes" w:date="2018-09-15T21:50:00Z">
            <w:rPr>
              <w:ins w:id="3981" w:author="Rui Paredes" w:date="2018-09-15T21:48:00Z"/>
              <w:rFonts w:ascii="Consolas" w:hAnsi="Consolas"/>
              <w:color w:val="000000"/>
              <w:sz w:val="21"/>
              <w:szCs w:val="21"/>
              <w:lang w:eastAsia="pt-PT"/>
            </w:rPr>
          </w:rPrChange>
        </w:rPr>
      </w:pPr>
      <w:ins w:id="3982" w:author="Rui Paredes" w:date="2018-09-15T21:48:00Z">
        <w:r w:rsidRPr="00183856">
          <w:rPr>
            <w:rFonts w:ascii="Consolas" w:hAnsi="Consolas"/>
            <w:color w:val="000000"/>
            <w:sz w:val="18"/>
            <w:szCs w:val="18"/>
            <w:lang w:val="en-US" w:eastAsia="pt-PT"/>
            <w:rPrChange w:id="3983" w:author="Rui Paredes" w:date="2018-09-15T21:50:00Z">
              <w:rPr>
                <w:rFonts w:ascii="Consolas" w:hAnsi="Consolas"/>
                <w:color w:val="000000"/>
                <w:sz w:val="21"/>
                <w:szCs w:val="21"/>
                <w:lang w:eastAsia="pt-PT"/>
              </w:rPr>
            </w:rPrChange>
          </w:rPr>
          <w:lastRenderedPageBreak/>
          <w:t xml:space="preserve">        })</w:t>
        </w:r>
      </w:ins>
    </w:p>
    <w:p w14:paraId="06D66874" w14:textId="77777777" w:rsidR="00444A82" w:rsidRPr="00183856" w:rsidRDefault="00444A82" w:rsidP="00444A82">
      <w:pPr>
        <w:shd w:val="clear" w:color="auto" w:fill="FFFFFF"/>
        <w:spacing w:line="285" w:lineRule="atLeast"/>
        <w:jc w:val="left"/>
        <w:rPr>
          <w:ins w:id="3984" w:author="Rui Paredes" w:date="2018-09-15T21:48:00Z"/>
          <w:rFonts w:ascii="Consolas" w:hAnsi="Consolas"/>
          <w:color w:val="000000"/>
          <w:sz w:val="18"/>
          <w:szCs w:val="18"/>
          <w:lang w:val="en-US" w:eastAsia="pt-PT"/>
          <w:rPrChange w:id="3985" w:author="Rui Paredes" w:date="2018-09-15T21:50:00Z">
            <w:rPr>
              <w:ins w:id="3986" w:author="Rui Paredes" w:date="2018-09-15T21:48:00Z"/>
              <w:rFonts w:ascii="Consolas" w:hAnsi="Consolas"/>
              <w:color w:val="000000"/>
              <w:sz w:val="21"/>
              <w:szCs w:val="21"/>
              <w:lang w:eastAsia="pt-PT"/>
            </w:rPr>
          </w:rPrChange>
        </w:rPr>
      </w:pPr>
      <w:ins w:id="3987" w:author="Rui Paredes" w:date="2018-09-15T21:48:00Z">
        <w:r w:rsidRPr="00183856">
          <w:rPr>
            <w:rFonts w:ascii="Consolas" w:hAnsi="Consolas"/>
            <w:color w:val="000000"/>
            <w:sz w:val="18"/>
            <w:szCs w:val="18"/>
            <w:lang w:val="en-US" w:eastAsia="pt-PT"/>
            <w:rPrChange w:id="3988" w:author="Rui Paredes" w:date="2018-09-15T21:50:00Z">
              <w:rPr>
                <w:rFonts w:ascii="Consolas" w:hAnsi="Consolas"/>
                <w:color w:val="000000"/>
                <w:sz w:val="21"/>
                <w:szCs w:val="21"/>
                <w:lang w:eastAsia="pt-PT"/>
              </w:rPr>
            </w:rPrChange>
          </w:rPr>
          <w:t xml:space="preserve">    })</w:t>
        </w:r>
      </w:ins>
    </w:p>
    <w:p w14:paraId="6A71CCD5" w14:textId="77777777" w:rsidR="00444A82" w:rsidRPr="00183856" w:rsidRDefault="00444A82" w:rsidP="00444A82">
      <w:pPr>
        <w:shd w:val="clear" w:color="auto" w:fill="FFFFFF"/>
        <w:spacing w:line="285" w:lineRule="atLeast"/>
        <w:jc w:val="left"/>
        <w:rPr>
          <w:ins w:id="3989" w:author="Rui Paredes" w:date="2018-09-15T21:48:00Z"/>
          <w:rFonts w:ascii="Consolas" w:hAnsi="Consolas"/>
          <w:color w:val="000000"/>
          <w:sz w:val="18"/>
          <w:szCs w:val="18"/>
          <w:lang w:val="en-US" w:eastAsia="pt-PT"/>
          <w:rPrChange w:id="3990" w:author="Rui Paredes" w:date="2018-09-15T21:50:00Z">
            <w:rPr>
              <w:ins w:id="3991" w:author="Rui Paredes" w:date="2018-09-15T21:48:00Z"/>
              <w:rFonts w:ascii="Consolas" w:hAnsi="Consolas"/>
              <w:color w:val="000000"/>
              <w:sz w:val="21"/>
              <w:szCs w:val="21"/>
              <w:lang w:eastAsia="pt-PT"/>
            </w:rPr>
          </w:rPrChange>
        </w:rPr>
      </w:pPr>
      <w:ins w:id="3992" w:author="Rui Paredes" w:date="2018-09-15T21:48:00Z">
        <w:r w:rsidRPr="00183856">
          <w:rPr>
            <w:rFonts w:ascii="Consolas" w:hAnsi="Consolas"/>
            <w:color w:val="000000"/>
            <w:sz w:val="18"/>
            <w:szCs w:val="18"/>
            <w:lang w:val="en-US" w:eastAsia="pt-PT"/>
            <w:rPrChange w:id="3993" w:author="Rui Paredes" w:date="2018-09-15T21:50:00Z">
              <w:rPr>
                <w:rFonts w:ascii="Consolas" w:hAnsi="Consolas"/>
                <w:color w:val="000000"/>
                <w:sz w:val="21"/>
                <w:szCs w:val="21"/>
                <w:lang w:eastAsia="pt-PT"/>
              </w:rPr>
            </w:rPrChange>
          </w:rPr>
          <w:t>}</w:t>
        </w:r>
      </w:ins>
    </w:p>
    <w:p w14:paraId="0DFDD245" w14:textId="03F5D717" w:rsidR="00444A82" w:rsidRPr="00183856" w:rsidRDefault="00444A82">
      <w:pPr>
        <w:shd w:val="clear" w:color="auto" w:fill="FFFFFF"/>
        <w:spacing w:after="240" w:line="285" w:lineRule="atLeast"/>
        <w:jc w:val="left"/>
        <w:rPr>
          <w:ins w:id="3994" w:author="Rui Paredes" w:date="2018-09-15T21:48:00Z"/>
          <w:rFonts w:ascii="Consolas" w:hAnsi="Consolas"/>
          <w:color w:val="000000"/>
          <w:sz w:val="18"/>
          <w:szCs w:val="18"/>
          <w:lang w:val="en-US" w:eastAsia="pt-PT"/>
          <w:rPrChange w:id="3995" w:author="Rui Paredes" w:date="2018-09-15T21:50:00Z">
            <w:rPr>
              <w:ins w:id="3996" w:author="Rui Paredes" w:date="2018-09-15T21:48:00Z"/>
              <w:rFonts w:ascii="Consolas" w:hAnsi="Consolas"/>
              <w:color w:val="000000"/>
              <w:sz w:val="21"/>
              <w:szCs w:val="21"/>
              <w:lang w:eastAsia="pt-PT"/>
            </w:rPr>
          </w:rPrChange>
        </w:rPr>
        <w:pPrChange w:id="3997" w:author="Rui Paredes" w:date="2018-09-15T21:51:00Z">
          <w:pPr>
            <w:shd w:val="clear" w:color="auto" w:fill="FFFFFF"/>
            <w:spacing w:line="285" w:lineRule="atLeast"/>
            <w:jc w:val="left"/>
          </w:pPr>
        </w:pPrChange>
      </w:pPr>
      <w:ins w:id="3998" w:author="Rui Paredes" w:date="2018-09-15T21:48:00Z">
        <w:r w:rsidRPr="00183856">
          <w:rPr>
            <w:rFonts w:ascii="Consolas" w:hAnsi="Consolas"/>
            <w:color w:val="0000FF"/>
            <w:sz w:val="18"/>
            <w:szCs w:val="18"/>
            <w:lang w:val="en-US" w:eastAsia="pt-PT"/>
            <w:rPrChange w:id="3999"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4000" w:author="Rui Paredes" w:date="2018-09-15T21:50:00Z">
              <w:rPr>
                <w:rFonts w:ascii="Consolas" w:hAnsi="Consolas"/>
                <w:color w:val="000000"/>
                <w:sz w:val="21"/>
                <w:szCs w:val="21"/>
                <w:lang w:eastAsia="pt-PT"/>
              </w:rPr>
            </w:rPrChange>
          </w:rPr>
          <w:t xml:space="preserve"> createScoreboard(participantID, competitionID, totalScore, totalTime, timeInDays) {</w:t>
        </w:r>
      </w:ins>
    </w:p>
    <w:p w14:paraId="5D785C09" w14:textId="77777777" w:rsidR="00444A82" w:rsidRPr="00183856" w:rsidRDefault="00444A82" w:rsidP="00444A82">
      <w:pPr>
        <w:shd w:val="clear" w:color="auto" w:fill="FFFFFF"/>
        <w:spacing w:line="285" w:lineRule="atLeast"/>
        <w:jc w:val="left"/>
        <w:rPr>
          <w:ins w:id="4001" w:author="Rui Paredes" w:date="2018-09-15T21:48:00Z"/>
          <w:rFonts w:ascii="Consolas" w:hAnsi="Consolas"/>
          <w:color w:val="000000"/>
          <w:sz w:val="18"/>
          <w:szCs w:val="18"/>
          <w:lang w:val="en-US" w:eastAsia="pt-PT"/>
          <w:rPrChange w:id="4002" w:author="Rui Paredes" w:date="2018-09-15T21:50:00Z">
            <w:rPr>
              <w:ins w:id="4003" w:author="Rui Paredes" w:date="2018-09-15T21:48:00Z"/>
              <w:rFonts w:ascii="Consolas" w:hAnsi="Consolas"/>
              <w:color w:val="000000"/>
              <w:sz w:val="21"/>
              <w:szCs w:val="21"/>
              <w:lang w:eastAsia="pt-PT"/>
            </w:rPr>
          </w:rPrChange>
        </w:rPr>
      </w:pPr>
      <w:ins w:id="4004" w:author="Rui Paredes" w:date="2018-09-15T21:48:00Z">
        <w:r w:rsidRPr="00183856">
          <w:rPr>
            <w:rFonts w:ascii="Consolas" w:hAnsi="Consolas"/>
            <w:color w:val="000000"/>
            <w:sz w:val="18"/>
            <w:szCs w:val="18"/>
            <w:lang w:val="en-US" w:eastAsia="pt-PT"/>
            <w:rPrChange w:id="4005"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4006" w:author="Rui Paredes" w:date="2018-09-15T21:50:00Z">
              <w:rPr>
                <w:rFonts w:ascii="Consolas" w:hAnsi="Consolas"/>
                <w:color w:val="0000FF"/>
                <w:sz w:val="21"/>
                <w:szCs w:val="21"/>
                <w:lang w:eastAsia="pt-PT"/>
              </w:rPr>
            </w:rPrChange>
          </w:rPr>
          <w:t>return</w:t>
        </w:r>
        <w:r w:rsidRPr="00183856">
          <w:rPr>
            <w:rFonts w:ascii="Consolas" w:hAnsi="Consolas"/>
            <w:color w:val="000000"/>
            <w:sz w:val="18"/>
            <w:szCs w:val="18"/>
            <w:lang w:val="en-US" w:eastAsia="pt-PT"/>
            <w:rPrChange w:id="4007"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4008" w:author="Rui Paredes" w:date="2018-09-15T21:50:00Z">
              <w:rPr>
                <w:rFonts w:ascii="Consolas" w:hAnsi="Consolas"/>
                <w:color w:val="0000FF"/>
                <w:sz w:val="21"/>
                <w:szCs w:val="21"/>
                <w:lang w:eastAsia="pt-PT"/>
              </w:rPr>
            </w:rPrChange>
          </w:rPr>
          <w:t>new</w:t>
        </w:r>
        <w:r w:rsidRPr="00183856">
          <w:rPr>
            <w:rFonts w:ascii="Consolas" w:hAnsi="Consolas"/>
            <w:color w:val="000000"/>
            <w:sz w:val="18"/>
            <w:szCs w:val="18"/>
            <w:lang w:val="en-US" w:eastAsia="pt-PT"/>
            <w:rPrChange w:id="4009" w:author="Rui Paredes" w:date="2018-09-15T21:50:00Z">
              <w:rPr>
                <w:rFonts w:ascii="Consolas" w:hAnsi="Consolas"/>
                <w:color w:val="000000"/>
                <w:sz w:val="21"/>
                <w:szCs w:val="21"/>
                <w:lang w:eastAsia="pt-PT"/>
              </w:rPr>
            </w:rPrChange>
          </w:rPr>
          <w:t xml:space="preserve"> Promise(</w:t>
        </w:r>
        <w:r w:rsidRPr="00183856">
          <w:rPr>
            <w:rFonts w:ascii="Consolas" w:hAnsi="Consolas"/>
            <w:color w:val="0000FF"/>
            <w:sz w:val="18"/>
            <w:szCs w:val="18"/>
            <w:lang w:val="en-US" w:eastAsia="pt-PT"/>
            <w:rPrChange w:id="4010" w:author="Rui Paredes" w:date="2018-09-15T21:50:00Z">
              <w:rPr>
                <w:rFonts w:ascii="Consolas" w:hAnsi="Consolas"/>
                <w:color w:val="0000FF"/>
                <w:sz w:val="21"/>
                <w:szCs w:val="21"/>
                <w:lang w:eastAsia="pt-PT"/>
              </w:rPr>
            </w:rPrChange>
          </w:rPr>
          <w:t>function</w:t>
        </w:r>
        <w:r w:rsidRPr="00183856">
          <w:rPr>
            <w:rFonts w:ascii="Consolas" w:hAnsi="Consolas"/>
            <w:color w:val="000000"/>
            <w:sz w:val="18"/>
            <w:szCs w:val="18"/>
            <w:lang w:val="en-US" w:eastAsia="pt-PT"/>
            <w:rPrChange w:id="4011" w:author="Rui Paredes" w:date="2018-09-15T21:50:00Z">
              <w:rPr>
                <w:rFonts w:ascii="Consolas" w:hAnsi="Consolas"/>
                <w:color w:val="000000"/>
                <w:sz w:val="21"/>
                <w:szCs w:val="21"/>
                <w:lang w:eastAsia="pt-PT"/>
              </w:rPr>
            </w:rPrChange>
          </w:rPr>
          <w:t xml:space="preserve"> (resolve, reject) {</w:t>
        </w:r>
      </w:ins>
    </w:p>
    <w:p w14:paraId="6D6F9D3C" w14:textId="77777777" w:rsidR="00444A82" w:rsidRPr="00183856" w:rsidRDefault="00444A82" w:rsidP="00444A82">
      <w:pPr>
        <w:shd w:val="clear" w:color="auto" w:fill="FFFFFF"/>
        <w:spacing w:line="285" w:lineRule="atLeast"/>
        <w:jc w:val="left"/>
        <w:rPr>
          <w:ins w:id="4012" w:author="Rui Paredes" w:date="2018-09-15T21:48:00Z"/>
          <w:rFonts w:ascii="Consolas" w:hAnsi="Consolas"/>
          <w:color w:val="000000"/>
          <w:sz w:val="18"/>
          <w:szCs w:val="18"/>
          <w:lang w:val="en-US" w:eastAsia="pt-PT"/>
          <w:rPrChange w:id="4013" w:author="Rui Paredes" w:date="2018-09-15T21:50:00Z">
            <w:rPr>
              <w:ins w:id="4014" w:author="Rui Paredes" w:date="2018-09-15T21:48:00Z"/>
              <w:rFonts w:ascii="Consolas" w:hAnsi="Consolas"/>
              <w:color w:val="000000"/>
              <w:sz w:val="21"/>
              <w:szCs w:val="21"/>
              <w:lang w:eastAsia="pt-PT"/>
            </w:rPr>
          </w:rPrChange>
        </w:rPr>
      </w:pPr>
      <w:ins w:id="4015" w:author="Rui Paredes" w:date="2018-09-15T21:48:00Z">
        <w:r w:rsidRPr="00183856">
          <w:rPr>
            <w:rFonts w:ascii="Consolas" w:hAnsi="Consolas"/>
            <w:color w:val="000000"/>
            <w:sz w:val="18"/>
            <w:szCs w:val="18"/>
            <w:lang w:val="en-US" w:eastAsia="pt-PT"/>
            <w:rPrChange w:id="4016" w:author="Rui Paredes" w:date="2018-09-15T21:50:00Z">
              <w:rPr>
                <w:rFonts w:ascii="Consolas" w:hAnsi="Consolas"/>
                <w:color w:val="000000"/>
                <w:sz w:val="21"/>
                <w:szCs w:val="21"/>
                <w:lang w:eastAsia="pt-PT"/>
              </w:rPr>
            </w:rPrChange>
          </w:rPr>
          <w:t xml:space="preserve">        console.log(</w:t>
        </w:r>
        <w:r w:rsidRPr="00183856">
          <w:rPr>
            <w:rFonts w:ascii="Consolas" w:hAnsi="Consolas"/>
            <w:color w:val="A31515"/>
            <w:sz w:val="18"/>
            <w:szCs w:val="18"/>
            <w:lang w:val="en-US" w:eastAsia="pt-PT"/>
            <w:rPrChange w:id="4017" w:author="Rui Paredes" w:date="2018-09-15T21:50:00Z">
              <w:rPr>
                <w:rFonts w:ascii="Consolas" w:hAnsi="Consolas"/>
                <w:color w:val="A31515"/>
                <w:sz w:val="21"/>
                <w:szCs w:val="21"/>
                <w:lang w:eastAsia="pt-PT"/>
              </w:rPr>
            </w:rPrChange>
          </w:rPr>
          <w:t>'Time in Days'</w:t>
        </w:r>
        <w:r w:rsidRPr="00183856">
          <w:rPr>
            <w:rFonts w:ascii="Consolas" w:hAnsi="Consolas"/>
            <w:color w:val="000000"/>
            <w:sz w:val="18"/>
            <w:szCs w:val="18"/>
            <w:lang w:val="en-US" w:eastAsia="pt-PT"/>
            <w:rPrChange w:id="4018" w:author="Rui Paredes" w:date="2018-09-15T21:50:00Z">
              <w:rPr>
                <w:rFonts w:ascii="Consolas" w:hAnsi="Consolas"/>
                <w:color w:val="000000"/>
                <w:sz w:val="21"/>
                <w:szCs w:val="21"/>
                <w:lang w:eastAsia="pt-PT"/>
              </w:rPr>
            </w:rPrChange>
          </w:rPr>
          <w:t>);</w:t>
        </w:r>
      </w:ins>
    </w:p>
    <w:p w14:paraId="6DEFEA13" w14:textId="77777777" w:rsidR="00444A82" w:rsidRPr="00183856" w:rsidRDefault="00444A82" w:rsidP="00444A82">
      <w:pPr>
        <w:shd w:val="clear" w:color="auto" w:fill="FFFFFF"/>
        <w:spacing w:line="285" w:lineRule="atLeast"/>
        <w:jc w:val="left"/>
        <w:rPr>
          <w:ins w:id="4019" w:author="Rui Paredes" w:date="2018-09-15T21:48:00Z"/>
          <w:rFonts w:ascii="Consolas" w:hAnsi="Consolas"/>
          <w:color w:val="000000"/>
          <w:sz w:val="18"/>
          <w:szCs w:val="18"/>
          <w:lang w:val="en-US" w:eastAsia="pt-PT"/>
          <w:rPrChange w:id="4020" w:author="Rui Paredes" w:date="2018-09-15T21:50:00Z">
            <w:rPr>
              <w:ins w:id="4021" w:author="Rui Paredes" w:date="2018-09-15T21:48:00Z"/>
              <w:rFonts w:ascii="Consolas" w:hAnsi="Consolas"/>
              <w:color w:val="000000"/>
              <w:sz w:val="21"/>
              <w:szCs w:val="21"/>
              <w:lang w:eastAsia="pt-PT"/>
            </w:rPr>
          </w:rPrChange>
        </w:rPr>
      </w:pPr>
      <w:ins w:id="4022" w:author="Rui Paredes" w:date="2018-09-15T21:48:00Z">
        <w:r w:rsidRPr="00183856">
          <w:rPr>
            <w:rFonts w:ascii="Consolas" w:hAnsi="Consolas"/>
            <w:color w:val="000000"/>
            <w:sz w:val="18"/>
            <w:szCs w:val="18"/>
            <w:lang w:val="en-US" w:eastAsia="pt-PT"/>
            <w:rPrChange w:id="4023" w:author="Rui Paredes" w:date="2018-09-15T21:50:00Z">
              <w:rPr>
                <w:rFonts w:ascii="Consolas" w:hAnsi="Consolas"/>
                <w:color w:val="000000"/>
                <w:sz w:val="21"/>
                <w:szCs w:val="21"/>
                <w:lang w:eastAsia="pt-PT"/>
              </w:rPr>
            </w:rPrChange>
          </w:rPr>
          <w:t xml:space="preserve">        console.log(timeInDays);</w:t>
        </w:r>
      </w:ins>
    </w:p>
    <w:p w14:paraId="27F3CEAB" w14:textId="77777777" w:rsidR="00444A82" w:rsidRPr="00183856" w:rsidRDefault="00444A82" w:rsidP="00444A82">
      <w:pPr>
        <w:shd w:val="clear" w:color="auto" w:fill="FFFFFF"/>
        <w:spacing w:line="285" w:lineRule="atLeast"/>
        <w:jc w:val="left"/>
        <w:rPr>
          <w:ins w:id="4024" w:author="Rui Paredes" w:date="2018-09-15T21:48:00Z"/>
          <w:rFonts w:ascii="Consolas" w:hAnsi="Consolas"/>
          <w:color w:val="000000"/>
          <w:sz w:val="18"/>
          <w:szCs w:val="18"/>
          <w:lang w:val="en-US" w:eastAsia="pt-PT"/>
          <w:rPrChange w:id="4025" w:author="Rui Paredes" w:date="2018-09-15T21:50:00Z">
            <w:rPr>
              <w:ins w:id="4026" w:author="Rui Paredes" w:date="2018-09-15T21:48:00Z"/>
              <w:rFonts w:ascii="Consolas" w:hAnsi="Consolas"/>
              <w:color w:val="000000"/>
              <w:sz w:val="21"/>
              <w:szCs w:val="21"/>
              <w:lang w:eastAsia="pt-PT"/>
            </w:rPr>
          </w:rPrChange>
        </w:rPr>
      </w:pPr>
      <w:ins w:id="4027" w:author="Rui Paredes" w:date="2018-09-15T21:48:00Z">
        <w:r w:rsidRPr="00183856">
          <w:rPr>
            <w:rFonts w:ascii="Consolas" w:hAnsi="Consolas"/>
            <w:color w:val="000000"/>
            <w:sz w:val="18"/>
            <w:szCs w:val="18"/>
            <w:lang w:val="en-US" w:eastAsia="pt-PT"/>
            <w:rPrChange w:id="4028"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4029" w:author="Rui Paredes" w:date="2018-09-15T21:50:00Z">
              <w:rPr>
                <w:rFonts w:ascii="Consolas" w:hAnsi="Consolas"/>
                <w:color w:val="0000FF"/>
                <w:sz w:val="21"/>
                <w:szCs w:val="21"/>
                <w:lang w:eastAsia="pt-PT"/>
              </w:rPr>
            </w:rPrChange>
          </w:rPr>
          <w:t>const</w:t>
        </w:r>
        <w:r w:rsidRPr="00183856">
          <w:rPr>
            <w:rFonts w:ascii="Consolas" w:hAnsi="Consolas"/>
            <w:color w:val="000000"/>
            <w:sz w:val="18"/>
            <w:szCs w:val="18"/>
            <w:lang w:val="en-US" w:eastAsia="pt-PT"/>
            <w:rPrChange w:id="4030" w:author="Rui Paredes" w:date="2018-09-15T21:50:00Z">
              <w:rPr>
                <w:rFonts w:ascii="Consolas" w:hAnsi="Consolas"/>
                <w:color w:val="000000"/>
                <w:sz w:val="21"/>
                <w:szCs w:val="21"/>
                <w:lang w:eastAsia="pt-PT"/>
              </w:rPr>
            </w:rPrChange>
          </w:rPr>
          <w:t xml:space="preserve"> GENERATE_SCOREBOARD_COMPETITION_QUERY = </w:t>
        </w:r>
        <w:r w:rsidRPr="00183856">
          <w:rPr>
            <w:rFonts w:ascii="Consolas" w:hAnsi="Consolas"/>
            <w:color w:val="A31515"/>
            <w:sz w:val="18"/>
            <w:szCs w:val="18"/>
            <w:lang w:val="en-US" w:eastAsia="pt-PT"/>
            <w:rPrChange w:id="4031" w:author="Rui Paredes" w:date="2018-09-15T21:50:00Z">
              <w:rPr>
                <w:rFonts w:ascii="Consolas" w:hAnsi="Consolas"/>
                <w:color w:val="A31515"/>
                <w:sz w:val="21"/>
                <w:szCs w:val="21"/>
                <w:lang w:eastAsia="pt-PT"/>
              </w:rPr>
            </w:rPrChange>
          </w:rPr>
          <w:t xml:space="preserve">`UPDATE registrations SET finalScore= </w:t>
        </w:r>
        <w:r w:rsidRPr="00183856">
          <w:rPr>
            <w:rFonts w:ascii="Consolas" w:hAnsi="Consolas"/>
            <w:color w:val="0000FF"/>
            <w:sz w:val="18"/>
            <w:szCs w:val="18"/>
            <w:lang w:val="en-US" w:eastAsia="pt-PT"/>
            <w:rPrChange w:id="4032"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4033" w:author="Rui Paredes" w:date="2018-09-15T21:50:00Z">
              <w:rPr>
                <w:rFonts w:ascii="Consolas" w:hAnsi="Consolas"/>
                <w:color w:val="000000"/>
                <w:sz w:val="21"/>
                <w:szCs w:val="21"/>
                <w:lang w:eastAsia="pt-PT"/>
              </w:rPr>
            </w:rPrChange>
          </w:rPr>
          <w:t>totalScore</w:t>
        </w:r>
        <w:r w:rsidRPr="00183856">
          <w:rPr>
            <w:rFonts w:ascii="Consolas" w:hAnsi="Consolas"/>
            <w:color w:val="0000FF"/>
            <w:sz w:val="18"/>
            <w:szCs w:val="18"/>
            <w:lang w:val="en-US" w:eastAsia="pt-PT"/>
            <w:rPrChange w:id="4034"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4035" w:author="Rui Paredes" w:date="2018-09-15T21:50:00Z">
              <w:rPr>
                <w:rFonts w:ascii="Consolas" w:hAnsi="Consolas"/>
                <w:color w:val="A31515"/>
                <w:sz w:val="21"/>
                <w:szCs w:val="21"/>
                <w:lang w:eastAsia="pt-PT"/>
              </w:rPr>
            </w:rPrChange>
          </w:rPr>
          <w:t xml:space="preserve">, finalTime = </w:t>
        </w:r>
        <w:r w:rsidRPr="00183856">
          <w:rPr>
            <w:rFonts w:ascii="Consolas" w:hAnsi="Consolas"/>
            <w:color w:val="0000FF"/>
            <w:sz w:val="18"/>
            <w:szCs w:val="18"/>
            <w:lang w:val="en-US" w:eastAsia="pt-PT"/>
            <w:rPrChange w:id="4036"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4037" w:author="Rui Paredes" w:date="2018-09-15T21:50:00Z">
              <w:rPr>
                <w:rFonts w:ascii="Consolas" w:hAnsi="Consolas"/>
                <w:color w:val="000000"/>
                <w:sz w:val="21"/>
                <w:szCs w:val="21"/>
                <w:lang w:eastAsia="pt-PT"/>
              </w:rPr>
            </w:rPrChange>
          </w:rPr>
          <w:t>totalTime</w:t>
        </w:r>
        <w:r w:rsidRPr="00183856">
          <w:rPr>
            <w:rFonts w:ascii="Consolas" w:hAnsi="Consolas"/>
            <w:color w:val="0000FF"/>
            <w:sz w:val="18"/>
            <w:szCs w:val="18"/>
            <w:lang w:val="en-US" w:eastAsia="pt-PT"/>
            <w:rPrChange w:id="4038"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4039" w:author="Rui Paredes" w:date="2018-09-15T21:50:00Z">
              <w:rPr>
                <w:rFonts w:ascii="Consolas" w:hAnsi="Consolas"/>
                <w:color w:val="A31515"/>
                <w:sz w:val="21"/>
                <w:szCs w:val="21"/>
                <w:lang w:eastAsia="pt-PT"/>
              </w:rPr>
            </w:rPrChange>
          </w:rPr>
          <w:t>, timeInDays ='</w:t>
        </w:r>
        <w:r w:rsidRPr="00183856">
          <w:rPr>
            <w:rFonts w:ascii="Consolas" w:hAnsi="Consolas"/>
            <w:color w:val="0000FF"/>
            <w:sz w:val="18"/>
            <w:szCs w:val="18"/>
            <w:lang w:val="en-US" w:eastAsia="pt-PT"/>
            <w:rPrChange w:id="4040"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4041" w:author="Rui Paredes" w:date="2018-09-15T21:50:00Z">
              <w:rPr>
                <w:rFonts w:ascii="Consolas" w:hAnsi="Consolas"/>
                <w:color w:val="000000"/>
                <w:sz w:val="21"/>
                <w:szCs w:val="21"/>
                <w:lang w:eastAsia="pt-PT"/>
              </w:rPr>
            </w:rPrChange>
          </w:rPr>
          <w:t>timeInDays</w:t>
        </w:r>
        <w:r w:rsidRPr="00183856">
          <w:rPr>
            <w:rFonts w:ascii="Consolas" w:hAnsi="Consolas"/>
            <w:color w:val="0000FF"/>
            <w:sz w:val="18"/>
            <w:szCs w:val="18"/>
            <w:lang w:val="en-US" w:eastAsia="pt-PT"/>
            <w:rPrChange w:id="4042"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4043" w:author="Rui Paredes" w:date="2018-09-15T21:50:00Z">
              <w:rPr>
                <w:rFonts w:ascii="Consolas" w:hAnsi="Consolas"/>
                <w:color w:val="A31515"/>
                <w:sz w:val="21"/>
                <w:szCs w:val="21"/>
                <w:lang w:eastAsia="pt-PT"/>
              </w:rPr>
            </w:rPrChange>
          </w:rPr>
          <w:t xml:space="preserve">'  where id= </w:t>
        </w:r>
        <w:r w:rsidRPr="00183856">
          <w:rPr>
            <w:rFonts w:ascii="Consolas" w:hAnsi="Consolas"/>
            <w:color w:val="0000FF"/>
            <w:sz w:val="18"/>
            <w:szCs w:val="18"/>
            <w:lang w:val="en-US" w:eastAsia="pt-PT"/>
            <w:rPrChange w:id="4044"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4045" w:author="Rui Paredes" w:date="2018-09-15T21:50:00Z">
              <w:rPr>
                <w:rFonts w:ascii="Consolas" w:hAnsi="Consolas"/>
                <w:color w:val="000000"/>
                <w:sz w:val="21"/>
                <w:szCs w:val="21"/>
                <w:lang w:eastAsia="pt-PT"/>
              </w:rPr>
            </w:rPrChange>
          </w:rPr>
          <w:t>participantID</w:t>
        </w:r>
        <w:r w:rsidRPr="00183856">
          <w:rPr>
            <w:rFonts w:ascii="Consolas" w:hAnsi="Consolas"/>
            <w:color w:val="0000FF"/>
            <w:sz w:val="18"/>
            <w:szCs w:val="18"/>
            <w:lang w:val="en-US" w:eastAsia="pt-PT"/>
            <w:rPrChange w:id="4046"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4047" w:author="Rui Paredes" w:date="2018-09-15T21:50:00Z">
              <w:rPr>
                <w:rFonts w:ascii="Consolas" w:hAnsi="Consolas"/>
                <w:color w:val="A31515"/>
                <w:sz w:val="21"/>
                <w:szCs w:val="21"/>
                <w:lang w:eastAsia="pt-PT"/>
              </w:rPr>
            </w:rPrChange>
          </w:rPr>
          <w:t xml:space="preserve"> and competitionID = </w:t>
        </w:r>
        <w:r w:rsidRPr="00183856">
          <w:rPr>
            <w:rFonts w:ascii="Consolas" w:hAnsi="Consolas"/>
            <w:color w:val="0000FF"/>
            <w:sz w:val="18"/>
            <w:szCs w:val="18"/>
            <w:lang w:val="en-US" w:eastAsia="pt-PT"/>
            <w:rPrChange w:id="4048" w:author="Rui Paredes" w:date="2018-09-15T21:50:00Z">
              <w:rPr>
                <w:rFonts w:ascii="Consolas" w:hAnsi="Consolas"/>
                <w:color w:val="0000FF"/>
                <w:sz w:val="21"/>
                <w:szCs w:val="21"/>
                <w:lang w:eastAsia="pt-PT"/>
              </w:rPr>
            </w:rPrChange>
          </w:rPr>
          <w:t>${</w:t>
        </w:r>
        <w:r w:rsidRPr="00183856">
          <w:rPr>
            <w:rFonts w:ascii="Consolas" w:hAnsi="Consolas"/>
            <w:color w:val="000000"/>
            <w:sz w:val="18"/>
            <w:szCs w:val="18"/>
            <w:lang w:val="en-US" w:eastAsia="pt-PT"/>
            <w:rPrChange w:id="4049" w:author="Rui Paredes" w:date="2018-09-15T21:50:00Z">
              <w:rPr>
                <w:rFonts w:ascii="Consolas" w:hAnsi="Consolas"/>
                <w:color w:val="000000"/>
                <w:sz w:val="21"/>
                <w:szCs w:val="21"/>
                <w:lang w:eastAsia="pt-PT"/>
              </w:rPr>
            </w:rPrChange>
          </w:rPr>
          <w:t>competitionID</w:t>
        </w:r>
        <w:r w:rsidRPr="00183856">
          <w:rPr>
            <w:rFonts w:ascii="Consolas" w:hAnsi="Consolas"/>
            <w:color w:val="0000FF"/>
            <w:sz w:val="18"/>
            <w:szCs w:val="18"/>
            <w:lang w:val="en-US" w:eastAsia="pt-PT"/>
            <w:rPrChange w:id="4050" w:author="Rui Paredes" w:date="2018-09-15T21:50:00Z">
              <w:rPr>
                <w:rFonts w:ascii="Consolas" w:hAnsi="Consolas"/>
                <w:color w:val="0000FF"/>
                <w:sz w:val="21"/>
                <w:szCs w:val="21"/>
                <w:lang w:eastAsia="pt-PT"/>
              </w:rPr>
            </w:rPrChange>
          </w:rPr>
          <w:t>}</w:t>
        </w:r>
        <w:r w:rsidRPr="00183856">
          <w:rPr>
            <w:rFonts w:ascii="Consolas" w:hAnsi="Consolas"/>
            <w:color w:val="A31515"/>
            <w:sz w:val="18"/>
            <w:szCs w:val="18"/>
            <w:lang w:val="en-US" w:eastAsia="pt-PT"/>
            <w:rPrChange w:id="4051" w:author="Rui Paredes" w:date="2018-09-15T21:50:00Z">
              <w:rPr>
                <w:rFonts w:ascii="Consolas" w:hAnsi="Consolas"/>
                <w:color w:val="A31515"/>
                <w:sz w:val="21"/>
                <w:szCs w:val="21"/>
                <w:lang w:eastAsia="pt-PT"/>
              </w:rPr>
            </w:rPrChange>
          </w:rPr>
          <w:t xml:space="preserve"> `</w:t>
        </w:r>
        <w:r w:rsidRPr="00183856">
          <w:rPr>
            <w:rFonts w:ascii="Consolas" w:hAnsi="Consolas"/>
            <w:color w:val="000000"/>
            <w:sz w:val="18"/>
            <w:szCs w:val="18"/>
            <w:lang w:val="en-US" w:eastAsia="pt-PT"/>
            <w:rPrChange w:id="4052" w:author="Rui Paredes" w:date="2018-09-15T21:50:00Z">
              <w:rPr>
                <w:rFonts w:ascii="Consolas" w:hAnsi="Consolas"/>
                <w:color w:val="000000"/>
                <w:sz w:val="21"/>
                <w:szCs w:val="21"/>
                <w:lang w:eastAsia="pt-PT"/>
              </w:rPr>
            </w:rPrChange>
          </w:rPr>
          <w:t>;</w:t>
        </w:r>
      </w:ins>
    </w:p>
    <w:p w14:paraId="4F4C4206" w14:textId="77777777" w:rsidR="00444A82" w:rsidRPr="00183856" w:rsidRDefault="00444A82" w:rsidP="00444A82">
      <w:pPr>
        <w:shd w:val="clear" w:color="auto" w:fill="FFFFFF"/>
        <w:spacing w:line="285" w:lineRule="atLeast"/>
        <w:jc w:val="left"/>
        <w:rPr>
          <w:ins w:id="4053" w:author="Rui Paredes" w:date="2018-09-15T21:48:00Z"/>
          <w:rFonts w:ascii="Consolas" w:hAnsi="Consolas"/>
          <w:color w:val="000000"/>
          <w:sz w:val="18"/>
          <w:szCs w:val="18"/>
          <w:lang w:val="en-US" w:eastAsia="pt-PT"/>
          <w:rPrChange w:id="4054" w:author="Rui Paredes" w:date="2018-09-15T21:50:00Z">
            <w:rPr>
              <w:ins w:id="4055" w:author="Rui Paredes" w:date="2018-09-15T21:48:00Z"/>
              <w:rFonts w:ascii="Consolas" w:hAnsi="Consolas"/>
              <w:color w:val="000000"/>
              <w:sz w:val="21"/>
              <w:szCs w:val="21"/>
              <w:lang w:eastAsia="pt-PT"/>
            </w:rPr>
          </w:rPrChange>
        </w:rPr>
      </w:pPr>
      <w:ins w:id="4056" w:author="Rui Paredes" w:date="2018-09-15T21:48:00Z">
        <w:r w:rsidRPr="00183856">
          <w:rPr>
            <w:rFonts w:ascii="Consolas" w:hAnsi="Consolas"/>
            <w:color w:val="000000"/>
            <w:sz w:val="18"/>
            <w:szCs w:val="18"/>
            <w:lang w:val="en-US" w:eastAsia="pt-PT"/>
            <w:rPrChange w:id="4057" w:author="Rui Paredes" w:date="2018-09-15T21:50:00Z">
              <w:rPr>
                <w:rFonts w:ascii="Consolas" w:hAnsi="Consolas"/>
                <w:color w:val="000000"/>
                <w:sz w:val="21"/>
                <w:szCs w:val="21"/>
                <w:lang w:eastAsia="pt-PT"/>
              </w:rPr>
            </w:rPrChange>
          </w:rPr>
          <w:t xml:space="preserve">        con.query(GENERATE_SCOREBOARD_COMPETITION_QUERY, (err, scoreboard) </w:t>
        </w:r>
        <w:r w:rsidRPr="00183856">
          <w:rPr>
            <w:rFonts w:ascii="Consolas" w:hAnsi="Consolas"/>
            <w:color w:val="0000FF"/>
            <w:sz w:val="18"/>
            <w:szCs w:val="18"/>
            <w:lang w:val="en-US" w:eastAsia="pt-PT"/>
            <w:rPrChange w:id="4058" w:author="Rui Paredes" w:date="2018-09-15T21:50:00Z">
              <w:rPr>
                <w:rFonts w:ascii="Consolas" w:hAnsi="Consolas"/>
                <w:color w:val="0000FF"/>
                <w:sz w:val="21"/>
                <w:szCs w:val="21"/>
                <w:lang w:eastAsia="pt-PT"/>
              </w:rPr>
            </w:rPrChange>
          </w:rPr>
          <w:t>=&gt;</w:t>
        </w:r>
        <w:r w:rsidRPr="00183856">
          <w:rPr>
            <w:rFonts w:ascii="Consolas" w:hAnsi="Consolas"/>
            <w:color w:val="000000"/>
            <w:sz w:val="18"/>
            <w:szCs w:val="18"/>
            <w:lang w:val="en-US" w:eastAsia="pt-PT"/>
            <w:rPrChange w:id="4059" w:author="Rui Paredes" w:date="2018-09-15T21:50:00Z">
              <w:rPr>
                <w:rFonts w:ascii="Consolas" w:hAnsi="Consolas"/>
                <w:color w:val="000000"/>
                <w:sz w:val="21"/>
                <w:szCs w:val="21"/>
                <w:lang w:eastAsia="pt-PT"/>
              </w:rPr>
            </w:rPrChange>
          </w:rPr>
          <w:t xml:space="preserve"> {</w:t>
        </w:r>
      </w:ins>
    </w:p>
    <w:p w14:paraId="3B8DBA18" w14:textId="77777777" w:rsidR="00444A82" w:rsidRPr="00183856" w:rsidRDefault="00444A82" w:rsidP="00444A82">
      <w:pPr>
        <w:shd w:val="clear" w:color="auto" w:fill="FFFFFF"/>
        <w:spacing w:line="285" w:lineRule="atLeast"/>
        <w:jc w:val="left"/>
        <w:rPr>
          <w:ins w:id="4060" w:author="Rui Paredes" w:date="2018-09-15T21:48:00Z"/>
          <w:rFonts w:ascii="Consolas" w:hAnsi="Consolas"/>
          <w:color w:val="000000"/>
          <w:sz w:val="18"/>
          <w:szCs w:val="18"/>
          <w:lang w:val="en-US" w:eastAsia="pt-PT"/>
          <w:rPrChange w:id="4061" w:author="Rui Paredes" w:date="2018-09-15T21:50:00Z">
            <w:rPr>
              <w:ins w:id="4062" w:author="Rui Paredes" w:date="2018-09-15T21:48:00Z"/>
              <w:rFonts w:ascii="Consolas" w:hAnsi="Consolas"/>
              <w:color w:val="000000"/>
              <w:sz w:val="21"/>
              <w:szCs w:val="21"/>
              <w:lang w:eastAsia="pt-PT"/>
            </w:rPr>
          </w:rPrChange>
        </w:rPr>
      </w:pPr>
      <w:ins w:id="4063" w:author="Rui Paredes" w:date="2018-09-15T21:48:00Z">
        <w:r w:rsidRPr="00183856">
          <w:rPr>
            <w:rFonts w:ascii="Consolas" w:hAnsi="Consolas"/>
            <w:color w:val="000000"/>
            <w:sz w:val="18"/>
            <w:szCs w:val="18"/>
            <w:lang w:val="en-US" w:eastAsia="pt-PT"/>
            <w:rPrChange w:id="4064"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4065" w:author="Rui Paredes" w:date="2018-09-15T21:50:00Z">
              <w:rPr>
                <w:rFonts w:ascii="Consolas" w:hAnsi="Consolas"/>
                <w:color w:val="0000FF"/>
                <w:sz w:val="21"/>
                <w:szCs w:val="21"/>
                <w:lang w:eastAsia="pt-PT"/>
              </w:rPr>
            </w:rPrChange>
          </w:rPr>
          <w:t>if</w:t>
        </w:r>
        <w:r w:rsidRPr="00183856">
          <w:rPr>
            <w:rFonts w:ascii="Consolas" w:hAnsi="Consolas"/>
            <w:color w:val="000000"/>
            <w:sz w:val="18"/>
            <w:szCs w:val="18"/>
            <w:lang w:val="en-US" w:eastAsia="pt-PT"/>
            <w:rPrChange w:id="4066" w:author="Rui Paredes" w:date="2018-09-15T21:50:00Z">
              <w:rPr>
                <w:rFonts w:ascii="Consolas" w:hAnsi="Consolas"/>
                <w:color w:val="000000"/>
                <w:sz w:val="21"/>
                <w:szCs w:val="21"/>
                <w:lang w:eastAsia="pt-PT"/>
              </w:rPr>
            </w:rPrChange>
          </w:rPr>
          <w:t xml:space="preserve"> (err) {</w:t>
        </w:r>
      </w:ins>
    </w:p>
    <w:p w14:paraId="4729035C" w14:textId="77777777" w:rsidR="00444A82" w:rsidRPr="00183856" w:rsidRDefault="00444A82" w:rsidP="00444A82">
      <w:pPr>
        <w:shd w:val="clear" w:color="auto" w:fill="FFFFFF"/>
        <w:spacing w:line="285" w:lineRule="atLeast"/>
        <w:jc w:val="left"/>
        <w:rPr>
          <w:ins w:id="4067" w:author="Rui Paredes" w:date="2018-09-15T21:48:00Z"/>
          <w:rFonts w:ascii="Consolas" w:hAnsi="Consolas"/>
          <w:color w:val="000000"/>
          <w:sz w:val="18"/>
          <w:szCs w:val="18"/>
          <w:lang w:val="en-US" w:eastAsia="pt-PT"/>
          <w:rPrChange w:id="4068" w:author="Rui Paredes" w:date="2018-09-15T21:50:00Z">
            <w:rPr>
              <w:ins w:id="4069" w:author="Rui Paredes" w:date="2018-09-15T21:48:00Z"/>
              <w:rFonts w:ascii="Consolas" w:hAnsi="Consolas"/>
              <w:color w:val="000000"/>
              <w:sz w:val="21"/>
              <w:szCs w:val="21"/>
              <w:lang w:eastAsia="pt-PT"/>
            </w:rPr>
          </w:rPrChange>
        </w:rPr>
      </w:pPr>
      <w:ins w:id="4070" w:author="Rui Paredes" w:date="2018-09-15T21:48:00Z">
        <w:r w:rsidRPr="00183856">
          <w:rPr>
            <w:rFonts w:ascii="Consolas" w:hAnsi="Consolas"/>
            <w:color w:val="000000"/>
            <w:sz w:val="18"/>
            <w:szCs w:val="18"/>
            <w:lang w:val="en-US" w:eastAsia="pt-PT"/>
            <w:rPrChange w:id="4071" w:author="Rui Paredes" w:date="2018-09-15T21:50:00Z">
              <w:rPr>
                <w:rFonts w:ascii="Consolas" w:hAnsi="Consolas"/>
                <w:color w:val="000000"/>
                <w:sz w:val="21"/>
                <w:szCs w:val="21"/>
                <w:lang w:eastAsia="pt-PT"/>
              </w:rPr>
            </w:rPrChange>
          </w:rPr>
          <w:t xml:space="preserve">                reject(err);</w:t>
        </w:r>
      </w:ins>
    </w:p>
    <w:p w14:paraId="0B72B5B2" w14:textId="77777777" w:rsidR="00444A82" w:rsidRPr="00183856" w:rsidRDefault="00444A82" w:rsidP="00444A82">
      <w:pPr>
        <w:shd w:val="clear" w:color="auto" w:fill="FFFFFF"/>
        <w:spacing w:line="285" w:lineRule="atLeast"/>
        <w:jc w:val="left"/>
        <w:rPr>
          <w:ins w:id="4072" w:author="Rui Paredes" w:date="2018-09-15T21:48:00Z"/>
          <w:rFonts w:ascii="Consolas" w:hAnsi="Consolas"/>
          <w:color w:val="000000"/>
          <w:sz w:val="18"/>
          <w:szCs w:val="18"/>
          <w:lang w:val="en-US" w:eastAsia="pt-PT"/>
          <w:rPrChange w:id="4073" w:author="Rui Paredes" w:date="2018-09-15T21:50:00Z">
            <w:rPr>
              <w:ins w:id="4074" w:author="Rui Paredes" w:date="2018-09-15T21:48:00Z"/>
              <w:rFonts w:ascii="Consolas" w:hAnsi="Consolas"/>
              <w:color w:val="000000"/>
              <w:sz w:val="21"/>
              <w:szCs w:val="21"/>
              <w:lang w:eastAsia="pt-PT"/>
            </w:rPr>
          </w:rPrChange>
        </w:rPr>
      </w:pPr>
      <w:ins w:id="4075" w:author="Rui Paredes" w:date="2018-09-15T21:48:00Z">
        <w:r w:rsidRPr="00183856">
          <w:rPr>
            <w:rFonts w:ascii="Consolas" w:hAnsi="Consolas"/>
            <w:color w:val="000000"/>
            <w:sz w:val="18"/>
            <w:szCs w:val="18"/>
            <w:lang w:val="en-US" w:eastAsia="pt-PT"/>
            <w:rPrChange w:id="4076" w:author="Rui Paredes" w:date="2018-09-15T21:50:00Z">
              <w:rPr>
                <w:rFonts w:ascii="Consolas" w:hAnsi="Consolas"/>
                <w:color w:val="000000"/>
                <w:sz w:val="21"/>
                <w:szCs w:val="21"/>
                <w:lang w:eastAsia="pt-PT"/>
              </w:rPr>
            </w:rPrChange>
          </w:rPr>
          <w:t xml:space="preserve">            }</w:t>
        </w:r>
      </w:ins>
    </w:p>
    <w:p w14:paraId="4AB115E6" w14:textId="77777777" w:rsidR="00444A82" w:rsidRPr="00183856" w:rsidRDefault="00444A82" w:rsidP="00444A82">
      <w:pPr>
        <w:shd w:val="clear" w:color="auto" w:fill="FFFFFF"/>
        <w:spacing w:line="285" w:lineRule="atLeast"/>
        <w:jc w:val="left"/>
        <w:rPr>
          <w:ins w:id="4077" w:author="Rui Paredes" w:date="2018-09-15T21:48:00Z"/>
          <w:rFonts w:ascii="Consolas" w:hAnsi="Consolas"/>
          <w:color w:val="000000"/>
          <w:sz w:val="18"/>
          <w:szCs w:val="18"/>
          <w:lang w:val="en-US" w:eastAsia="pt-PT"/>
          <w:rPrChange w:id="4078" w:author="Rui Paredes" w:date="2018-09-15T21:50:00Z">
            <w:rPr>
              <w:ins w:id="4079" w:author="Rui Paredes" w:date="2018-09-15T21:48:00Z"/>
              <w:rFonts w:ascii="Consolas" w:hAnsi="Consolas"/>
              <w:color w:val="000000"/>
              <w:sz w:val="21"/>
              <w:szCs w:val="21"/>
              <w:lang w:eastAsia="pt-PT"/>
            </w:rPr>
          </w:rPrChange>
        </w:rPr>
      </w:pPr>
      <w:ins w:id="4080" w:author="Rui Paredes" w:date="2018-09-15T21:48:00Z">
        <w:r w:rsidRPr="00183856">
          <w:rPr>
            <w:rFonts w:ascii="Consolas" w:hAnsi="Consolas"/>
            <w:color w:val="000000"/>
            <w:sz w:val="18"/>
            <w:szCs w:val="18"/>
            <w:lang w:val="en-US" w:eastAsia="pt-PT"/>
            <w:rPrChange w:id="4081" w:author="Rui Paredes" w:date="2018-09-15T21:50:00Z">
              <w:rPr>
                <w:rFonts w:ascii="Consolas" w:hAnsi="Consolas"/>
                <w:color w:val="000000"/>
                <w:sz w:val="21"/>
                <w:szCs w:val="21"/>
                <w:lang w:eastAsia="pt-PT"/>
              </w:rPr>
            </w:rPrChange>
          </w:rPr>
          <w:t xml:space="preserve">            </w:t>
        </w:r>
        <w:r w:rsidRPr="00183856">
          <w:rPr>
            <w:rFonts w:ascii="Consolas" w:hAnsi="Consolas"/>
            <w:color w:val="0000FF"/>
            <w:sz w:val="18"/>
            <w:szCs w:val="18"/>
            <w:lang w:val="en-US" w:eastAsia="pt-PT"/>
            <w:rPrChange w:id="4082" w:author="Rui Paredes" w:date="2018-09-15T21:50:00Z">
              <w:rPr>
                <w:rFonts w:ascii="Consolas" w:hAnsi="Consolas"/>
                <w:color w:val="0000FF"/>
                <w:sz w:val="21"/>
                <w:szCs w:val="21"/>
                <w:lang w:eastAsia="pt-PT"/>
              </w:rPr>
            </w:rPrChange>
          </w:rPr>
          <w:t>else</w:t>
        </w:r>
        <w:r w:rsidRPr="00183856">
          <w:rPr>
            <w:rFonts w:ascii="Consolas" w:hAnsi="Consolas"/>
            <w:color w:val="000000"/>
            <w:sz w:val="18"/>
            <w:szCs w:val="18"/>
            <w:lang w:val="en-US" w:eastAsia="pt-PT"/>
            <w:rPrChange w:id="4083" w:author="Rui Paredes" w:date="2018-09-15T21:50:00Z">
              <w:rPr>
                <w:rFonts w:ascii="Consolas" w:hAnsi="Consolas"/>
                <w:color w:val="000000"/>
                <w:sz w:val="21"/>
                <w:szCs w:val="21"/>
                <w:lang w:eastAsia="pt-PT"/>
              </w:rPr>
            </w:rPrChange>
          </w:rPr>
          <w:t xml:space="preserve"> {</w:t>
        </w:r>
      </w:ins>
    </w:p>
    <w:p w14:paraId="06A20727" w14:textId="77777777" w:rsidR="00444A82" w:rsidRPr="00183856" w:rsidRDefault="00444A82" w:rsidP="00444A82">
      <w:pPr>
        <w:shd w:val="clear" w:color="auto" w:fill="FFFFFF"/>
        <w:spacing w:line="285" w:lineRule="atLeast"/>
        <w:jc w:val="left"/>
        <w:rPr>
          <w:ins w:id="4084" w:author="Rui Paredes" w:date="2018-09-15T21:48:00Z"/>
          <w:rFonts w:ascii="Consolas" w:hAnsi="Consolas"/>
          <w:color w:val="000000"/>
          <w:sz w:val="18"/>
          <w:szCs w:val="18"/>
          <w:lang w:eastAsia="pt-PT"/>
          <w:rPrChange w:id="4085" w:author="Rui Paredes" w:date="2018-09-15T21:50:00Z">
            <w:rPr>
              <w:ins w:id="4086" w:author="Rui Paredes" w:date="2018-09-15T21:48:00Z"/>
              <w:rFonts w:ascii="Consolas" w:hAnsi="Consolas"/>
              <w:color w:val="000000"/>
              <w:sz w:val="21"/>
              <w:szCs w:val="21"/>
              <w:lang w:eastAsia="pt-PT"/>
            </w:rPr>
          </w:rPrChange>
        </w:rPr>
      </w:pPr>
      <w:ins w:id="4087" w:author="Rui Paredes" w:date="2018-09-15T21:48:00Z">
        <w:r w:rsidRPr="00183856">
          <w:rPr>
            <w:rFonts w:ascii="Consolas" w:hAnsi="Consolas"/>
            <w:color w:val="000000"/>
            <w:sz w:val="18"/>
            <w:szCs w:val="18"/>
            <w:lang w:val="en-US" w:eastAsia="pt-PT"/>
            <w:rPrChange w:id="4088" w:author="Rui Paredes" w:date="2018-09-15T21:50:00Z">
              <w:rPr>
                <w:rFonts w:ascii="Consolas" w:hAnsi="Consolas"/>
                <w:color w:val="000000"/>
                <w:sz w:val="21"/>
                <w:szCs w:val="21"/>
                <w:lang w:eastAsia="pt-PT"/>
              </w:rPr>
            </w:rPrChange>
          </w:rPr>
          <w:t xml:space="preserve">            </w:t>
        </w:r>
        <w:r w:rsidRPr="00183856">
          <w:rPr>
            <w:rFonts w:ascii="Consolas" w:hAnsi="Consolas"/>
            <w:color w:val="000000"/>
            <w:sz w:val="18"/>
            <w:szCs w:val="18"/>
            <w:lang w:eastAsia="pt-PT"/>
            <w:rPrChange w:id="4089" w:author="Rui Paredes" w:date="2018-09-15T21:50:00Z">
              <w:rPr>
                <w:rFonts w:ascii="Consolas" w:hAnsi="Consolas"/>
                <w:color w:val="000000"/>
                <w:sz w:val="21"/>
                <w:szCs w:val="21"/>
                <w:lang w:eastAsia="pt-PT"/>
              </w:rPr>
            </w:rPrChange>
          </w:rPr>
          <w:t>}</w:t>
        </w:r>
      </w:ins>
    </w:p>
    <w:p w14:paraId="10F91A8B" w14:textId="77777777" w:rsidR="00444A82" w:rsidRPr="00183856" w:rsidRDefault="00444A82" w:rsidP="00444A82">
      <w:pPr>
        <w:shd w:val="clear" w:color="auto" w:fill="FFFFFF"/>
        <w:spacing w:line="285" w:lineRule="atLeast"/>
        <w:jc w:val="left"/>
        <w:rPr>
          <w:ins w:id="4090" w:author="Rui Paredes" w:date="2018-09-15T21:48:00Z"/>
          <w:rFonts w:ascii="Consolas" w:hAnsi="Consolas"/>
          <w:color w:val="000000"/>
          <w:sz w:val="18"/>
          <w:szCs w:val="18"/>
          <w:lang w:eastAsia="pt-PT"/>
          <w:rPrChange w:id="4091" w:author="Rui Paredes" w:date="2018-09-15T21:50:00Z">
            <w:rPr>
              <w:ins w:id="4092" w:author="Rui Paredes" w:date="2018-09-15T21:48:00Z"/>
              <w:rFonts w:ascii="Consolas" w:hAnsi="Consolas"/>
              <w:color w:val="000000"/>
              <w:sz w:val="21"/>
              <w:szCs w:val="21"/>
              <w:lang w:eastAsia="pt-PT"/>
            </w:rPr>
          </w:rPrChange>
        </w:rPr>
      </w:pPr>
      <w:ins w:id="4093" w:author="Rui Paredes" w:date="2018-09-15T21:48:00Z">
        <w:r w:rsidRPr="00183856">
          <w:rPr>
            <w:rFonts w:ascii="Consolas" w:hAnsi="Consolas"/>
            <w:color w:val="000000"/>
            <w:sz w:val="18"/>
            <w:szCs w:val="18"/>
            <w:lang w:eastAsia="pt-PT"/>
            <w:rPrChange w:id="4094" w:author="Rui Paredes" w:date="2018-09-15T21:50:00Z">
              <w:rPr>
                <w:rFonts w:ascii="Consolas" w:hAnsi="Consolas"/>
                <w:color w:val="000000"/>
                <w:sz w:val="21"/>
                <w:szCs w:val="21"/>
                <w:lang w:eastAsia="pt-PT"/>
              </w:rPr>
            </w:rPrChange>
          </w:rPr>
          <w:t xml:space="preserve">        })</w:t>
        </w:r>
      </w:ins>
    </w:p>
    <w:p w14:paraId="3F7C02E3" w14:textId="77777777" w:rsidR="00444A82" w:rsidRPr="00183856" w:rsidRDefault="00444A82" w:rsidP="00444A82">
      <w:pPr>
        <w:shd w:val="clear" w:color="auto" w:fill="FFFFFF"/>
        <w:spacing w:line="285" w:lineRule="atLeast"/>
        <w:jc w:val="left"/>
        <w:rPr>
          <w:ins w:id="4095" w:author="Rui Paredes" w:date="2018-09-15T21:48:00Z"/>
          <w:rFonts w:ascii="Consolas" w:hAnsi="Consolas"/>
          <w:color w:val="000000"/>
          <w:sz w:val="18"/>
          <w:szCs w:val="18"/>
          <w:lang w:eastAsia="pt-PT"/>
          <w:rPrChange w:id="4096" w:author="Rui Paredes" w:date="2018-09-15T21:50:00Z">
            <w:rPr>
              <w:ins w:id="4097" w:author="Rui Paredes" w:date="2018-09-15T21:48:00Z"/>
              <w:rFonts w:ascii="Consolas" w:hAnsi="Consolas"/>
              <w:color w:val="000000"/>
              <w:sz w:val="21"/>
              <w:szCs w:val="21"/>
              <w:lang w:eastAsia="pt-PT"/>
            </w:rPr>
          </w:rPrChange>
        </w:rPr>
      </w:pPr>
      <w:ins w:id="4098" w:author="Rui Paredes" w:date="2018-09-15T21:48:00Z">
        <w:r w:rsidRPr="00183856">
          <w:rPr>
            <w:rFonts w:ascii="Consolas" w:hAnsi="Consolas"/>
            <w:color w:val="000000"/>
            <w:sz w:val="18"/>
            <w:szCs w:val="18"/>
            <w:lang w:eastAsia="pt-PT"/>
            <w:rPrChange w:id="4099" w:author="Rui Paredes" w:date="2018-09-15T21:50:00Z">
              <w:rPr>
                <w:rFonts w:ascii="Consolas" w:hAnsi="Consolas"/>
                <w:color w:val="000000"/>
                <w:sz w:val="21"/>
                <w:szCs w:val="21"/>
                <w:lang w:eastAsia="pt-PT"/>
              </w:rPr>
            </w:rPrChange>
          </w:rPr>
          <w:t xml:space="preserve">    })</w:t>
        </w:r>
      </w:ins>
    </w:p>
    <w:p w14:paraId="1387A7BE" w14:textId="77777777" w:rsidR="00444A82" w:rsidRPr="00183856" w:rsidRDefault="00444A82" w:rsidP="00444A82">
      <w:pPr>
        <w:shd w:val="clear" w:color="auto" w:fill="FFFFFF"/>
        <w:spacing w:line="285" w:lineRule="atLeast"/>
        <w:jc w:val="left"/>
        <w:rPr>
          <w:ins w:id="4100" w:author="Rui Paredes" w:date="2018-09-15T21:48:00Z"/>
          <w:rFonts w:ascii="Consolas" w:hAnsi="Consolas"/>
          <w:color w:val="000000"/>
          <w:sz w:val="18"/>
          <w:szCs w:val="18"/>
          <w:lang w:eastAsia="pt-PT"/>
          <w:rPrChange w:id="4101" w:author="Rui Paredes" w:date="2018-09-15T21:50:00Z">
            <w:rPr>
              <w:ins w:id="4102" w:author="Rui Paredes" w:date="2018-09-15T21:48:00Z"/>
              <w:rFonts w:ascii="Consolas" w:hAnsi="Consolas"/>
              <w:color w:val="000000"/>
              <w:sz w:val="21"/>
              <w:szCs w:val="21"/>
              <w:lang w:eastAsia="pt-PT"/>
            </w:rPr>
          </w:rPrChange>
        </w:rPr>
      </w:pPr>
      <w:ins w:id="4103" w:author="Rui Paredes" w:date="2018-09-15T21:48:00Z">
        <w:r w:rsidRPr="00183856">
          <w:rPr>
            <w:rFonts w:ascii="Consolas" w:hAnsi="Consolas"/>
            <w:color w:val="000000"/>
            <w:sz w:val="18"/>
            <w:szCs w:val="18"/>
            <w:lang w:eastAsia="pt-PT"/>
            <w:rPrChange w:id="4104" w:author="Rui Paredes" w:date="2018-09-15T21:50:00Z">
              <w:rPr>
                <w:rFonts w:ascii="Consolas" w:hAnsi="Consolas"/>
                <w:color w:val="000000"/>
                <w:sz w:val="21"/>
                <w:szCs w:val="21"/>
                <w:lang w:eastAsia="pt-PT"/>
              </w:rPr>
            </w:rPrChange>
          </w:rPr>
          <w:t>}</w:t>
        </w:r>
      </w:ins>
    </w:p>
    <w:p w14:paraId="763E882A" w14:textId="51C7D5C2" w:rsidR="00444A82" w:rsidRDefault="00444A82">
      <w:pPr>
        <w:rPr>
          <w:ins w:id="4105" w:author="Rui Paredes" w:date="2018-09-15T21:49:00Z"/>
        </w:rPr>
      </w:pPr>
    </w:p>
    <w:p w14:paraId="7A60540E" w14:textId="36D73A27" w:rsidR="00673C91" w:rsidRDefault="00900A94">
      <w:pPr>
        <w:pStyle w:val="Cabealho3"/>
        <w:rPr>
          <w:ins w:id="4106" w:author="Rui Paredes" w:date="2018-09-15T21:56:00Z"/>
        </w:rPr>
        <w:pPrChange w:id="4107" w:author="Rui Paredes" w:date="2018-09-15T21:49:00Z">
          <w:pPr/>
        </w:pPrChange>
      </w:pPr>
      <w:bookmarkStart w:id="4108" w:name="_Toc524814439"/>
      <w:ins w:id="4109" w:author="Rui Paredes" w:date="2018-09-15T21:57:00Z">
        <w:r>
          <w:t>Método</w:t>
        </w:r>
      </w:ins>
      <w:ins w:id="4110" w:author="Rui Paredes" w:date="2018-09-15T21:55:00Z">
        <w:r w:rsidR="00183856">
          <w:t xml:space="preserve"> para adicionar pontos ao utilizador ap</w:t>
        </w:r>
      </w:ins>
      <w:ins w:id="4111" w:author="Rui Paredes" w:date="2018-09-15T21:56:00Z">
        <w:r w:rsidR="00183856">
          <w:t>ós realizar com sucesso um desafio</w:t>
        </w:r>
        <w:bookmarkEnd w:id="4108"/>
      </w:ins>
    </w:p>
    <w:p w14:paraId="0E440B53" w14:textId="77777777" w:rsidR="00183856" w:rsidRPr="00183856" w:rsidRDefault="00183856" w:rsidP="00183856">
      <w:pPr>
        <w:shd w:val="clear" w:color="auto" w:fill="FFFFFF"/>
        <w:spacing w:line="285" w:lineRule="atLeast"/>
        <w:jc w:val="left"/>
        <w:rPr>
          <w:ins w:id="4112" w:author="Rui Paredes" w:date="2018-09-15T21:56:00Z"/>
          <w:rFonts w:ascii="Consolas" w:hAnsi="Consolas"/>
          <w:color w:val="000000"/>
          <w:sz w:val="21"/>
          <w:szCs w:val="21"/>
          <w:lang w:val="en-US" w:eastAsia="pt-PT"/>
          <w:rPrChange w:id="4113" w:author="Rui Paredes" w:date="2018-09-15T21:56:00Z">
            <w:rPr>
              <w:ins w:id="4114" w:author="Rui Paredes" w:date="2018-09-15T21:56:00Z"/>
              <w:rFonts w:ascii="Consolas" w:hAnsi="Consolas"/>
              <w:color w:val="000000"/>
              <w:sz w:val="21"/>
              <w:szCs w:val="21"/>
              <w:lang w:eastAsia="pt-PT"/>
            </w:rPr>
          </w:rPrChange>
        </w:rPr>
      </w:pPr>
      <w:ins w:id="4115" w:author="Rui Paredes" w:date="2018-09-15T21:56:00Z">
        <w:r w:rsidRPr="00183856">
          <w:rPr>
            <w:rFonts w:ascii="Consolas" w:hAnsi="Consolas"/>
            <w:color w:val="000000"/>
            <w:sz w:val="21"/>
            <w:szCs w:val="21"/>
            <w:lang w:val="en-US" w:eastAsia="pt-PT"/>
            <w:rPrChange w:id="4116" w:author="Rui Paredes" w:date="2018-09-15T21:56:00Z">
              <w:rPr>
                <w:rFonts w:ascii="Consolas" w:hAnsi="Consolas"/>
                <w:color w:val="000000"/>
                <w:sz w:val="21"/>
                <w:szCs w:val="21"/>
                <w:lang w:eastAsia="pt-PT"/>
              </w:rPr>
            </w:rPrChange>
          </w:rPr>
          <w:t>app.post(</w:t>
        </w:r>
        <w:r w:rsidRPr="00183856">
          <w:rPr>
            <w:rFonts w:ascii="Consolas" w:hAnsi="Consolas"/>
            <w:color w:val="A31515"/>
            <w:sz w:val="21"/>
            <w:szCs w:val="21"/>
            <w:lang w:val="en-US" w:eastAsia="pt-PT"/>
            <w:rPrChange w:id="4117" w:author="Rui Paredes" w:date="2018-09-15T21:56:00Z">
              <w:rPr>
                <w:rFonts w:ascii="Consolas" w:hAnsi="Consolas"/>
                <w:color w:val="A31515"/>
                <w:sz w:val="21"/>
                <w:szCs w:val="21"/>
                <w:lang w:eastAsia="pt-PT"/>
              </w:rPr>
            </w:rPrChange>
          </w:rPr>
          <w:t>'/api/scorePerChallengePerCompetition/getScore'</w:t>
        </w:r>
        <w:r w:rsidRPr="00183856">
          <w:rPr>
            <w:rFonts w:ascii="Consolas" w:hAnsi="Consolas"/>
            <w:color w:val="000000"/>
            <w:sz w:val="21"/>
            <w:szCs w:val="21"/>
            <w:lang w:val="en-US" w:eastAsia="pt-PT"/>
            <w:rPrChange w:id="4118" w:author="Rui Paredes" w:date="2018-09-15T21:56:00Z">
              <w:rPr>
                <w:rFonts w:ascii="Consolas" w:hAnsi="Consolas"/>
                <w:color w:val="000000"/>
                <w:sz w:val="21"/>
                <w:szCs w:val="21"/>
                <w:lang w:eastAsia="pt-PT"/>
              </w:rPr>
            </w:rPrChange>
          </w:rPr>
          <w:t xml:space="preserve">, (req, res) </w:t>
        </w:r>
        <w:r w:rsidRPr="00183856">
          <w:rPr>
            <w:rFonts w:ascii="Consolas" w:hAnsi="Consolas"/>
            <w:color w:val="0000FF"/>
            <w:sz w:val="21"/>
            <w:szCs w:val="21"/>
            <w:lang w:val="en-US" w:eastAsia="pt-PT"/>
            <w:rPrChange w:id="4119" w:author="Rui Paredes" w:date="2018-09-15T21:56:00Z">
              <w:rPr>
                <w:rFonts w:ascii="Consolas" w:hAnsi="Consolas"/>
                <w:color w:val="0000FF"/>
                <w:sz w:val="21"/>
                <w:szCs w:val="21"/>
                <w:lang w:eastAsia="pt-PT"/>
              </w:rPr>
            </w:rPrChange>
          </w:rPr>
          <w:t>=&gt;</w:t>
        </w:r>
        <w:r w:rsidRPr="00183856">
          <w:rPr>
            <w:rFonts w:ascii="Consolas" w:hAnsi="Consolas"/>
            <w:color w:val="000000"/>
            <w:sz w:val="21"/>
            <w:szCs w:val="21"/>
            <w:lang w:val="en-US" w:eastAsia="pt-PT"/>
            <w:rPrChange w:id="4120" w:author="Rui Paredes" w:date="2018-09-15T21:56:00Z">
              <w:rPr>
                <w:rFonts w:ascii="Consolas" w:hAnsi="Consolas"/>
                <w:color w:val="000000"/>
                <w:sz w:val="21"/>
                <w:szCs w:val="21"/>
                <w:lang w:eastAsia="pt-PT"/>
              </w:rPr>
            </w:rPrChange>
          </w:rPr>
          <w:t xml:space="preserve"> {</w:t>
        </w:r>
      </w:ins>
    </w:p>
    <w:p w14:paraId="63732F97" w14:textId="77777777" w:rsidR="00183856" w:rsidRPr="00183856" w:rsidRDefault="00183856" w:rsidP="00183856">
      <w:pPr>
        <w:shd w:val="clear" w:color="auto" w:fill="FFFFFF"/>
        <w:spacing w:line="285" w:lineRule="atLeast"/>
        <w:jc w:val="left"/>
        <w:rPr>
          <w:ins w:id="4121" w:author="Rui Paredes" w:date="2018-09-15T21:56:00Z"/>
          <w:rFonts w:ascii="Consolas" w:hAnsi="Consolas"/>
          <w:color w:val="000000"/>
          <w:sz w:val="21"/>
          <w:szCs w:val="21"/>
          <w:lang w:val="en-US" w:eastAsia="pt-PT"/>
          <w:rPrChange w:id="4122" w:author="Rui Paredes" w:date="2018-09-15T21:56:00Z">
            <w:rPr>
              <w:ins w:id="4123" w:author="Rui Paredes" w:date="2018-09-15T21:56:00Z"/>
              <w:rFonts w:ascii="Consolas" w:hAnsi="Consolas"/>
              <w:color w:val="000000"/>
              <w:sz w:val="21"/>
              <w:szCs w:val="21"/>
              <w:lang w:eastAsia="pt-PT"/>
            </w:rPr>
          </w:rPrChange>
        </w:rPr>
      </w:pPr>
      <w:ins w:id="4124" w:author="Rui Paredes" w:date="2018-09-15T21:56:00Z">
        <w:r w:rsidRPr="00183856">
          <w:rPr>
            <w:rFonts w:ascii="Consolas" w:hAnsi="Consolas"/>
            <w:color w:val="000000"/>
            <w:sz w:val="21"/>
            <w:szCs w:val="21"/>
            <w:lang w:val="en-US" w:eastAsia="pt-PT"/>
            <w:rPrChange w:id="4125"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126"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127" w:author="Rui Paredes" w:date="2018-09-15T21:56:00Z">
              <w:rPr>
                <w:rFonts w:ascii="Consolas" w:hAnsi="Consolas"/>
                <w:color w:val="000000"/>
                <w:sz w:val="21"/>
                <w:szCs w:val="21"/>
                <w:lang w:eastAsia="pt-PT"/>
              </w:rPr>
            </w:rPrChange>
          </w:rPr>
          <w:t xml:space="preserve"> userID = req.body.userID;</w:t>
        </w:r>
      </w:ins>
    </w:p>
    <w:p w14:paraId="54F595C9" w14:textId="77777777" w:rsidR="00183856" w:rsidRPr="00183856" w:rsidRDefault="00183856" w:rsidP="00183856">
      <w:pPr>
        <w:shd w:val="clear" w:color="auto" w:fill="FFFFFF"/>
        <w:spacing w:line="285" w:lineRule="atLeast"/>
        <w:jc w:val="left"/>
        <w:rPr>
          <w:ins w:id="4128" w:author="Rui Paredes" w:date="2018-09-15T21:56:00Z"/>
          <w:rFonts w:ascii="Consolas" w:hAnsi="Consolas"/>
          <w:color w:val="000000"/>
          <w:sz w:val="21"/>
          <w:szCs w:val="21"/>
          <w:lang w:val="en-US" w:eastAsia="pt-PT"/>
          <w:rPrChange w:id="4129" w:author="Rui Paredes" w:date="2018-09-15T21:56:00Z">
            <w:rPr>
              <w:ins w:id="4130" w:author="Rui Paredes" w:date="2018-09-15T21:56:00Z"/>
              <w:rFonts w:ascii="Consolas" w:hAnsi="Consolas"/>
              <w:color w:val="000000"/>
              <w:sz w:val="21"/>
              <w:szCs w:val="21"/>
              <w:lang w:eastAsia="pt-PT"/>
            </w:rPr>
          </w:rPrChange>
        </w:rPr>
      </w:pPr>
      <w:ins w:id="4131" w:author="Rui Paredes" w:date="2018-09-15T21:56:00Z">
        <w:r w:rsidRPr="00183856">
          <w:rPr>
            <w:rFonts w:ascii="Consolas" w:hAnsi="Consolas"/>
            <w:color w:val="000000"/>
            <w:sz w:val="21"/>
            <w:szCs w:val="21"/>
            <w:lang w:val="en-US" w:eastAsia="pt-PT"/>
            <w:rPrChange w:id="4132"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133"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134" w:author="Rui Paredes" w:date="2018-09-15T21:56:00Z">
              <w:rPr>
                <w:rFonts w:ascii="Consolas" w:hAnsi="Consolas"/>
                <w:color w:val="000000"/>
                <w:sz w:val="21"/>
                <w:szCs w:val="21"/>
                <w:lang w:eastAsia="pt-PT"/>
              </w:rPr>
            </w:rPrChange>
          </w:rPr>
          <w:t xml:space="preserve"> competitionID = req.body.competitionID;</w:t>
        </w:r>
      </w:ins>
    </w:p>
    <w:p w14:paraId="6C80295E" w14:textId="77777777" w:rsidR="00183856" w:rsidRPr="00183856" w:rsidRDefault="00183856" w:rsidP="00183856">
      <w:pPr>
        <w:shd w:val="clear" w:color="auto" w:fill="FFFFFF"/>
        <w:spacing w:line="285" w:lineRule="atLeast"/>
        <w:jc w:val="left"/>
        <w:rPr>
          <w:ins w:id="4135" w:author="Rui Paredes" w:date="2018-09-15T21:56:00Z"/>
          <w:rFonts w:ascii="Consolas" w:hAnsi="Consolas"/>
          <w:color w:val="000000"/>
          <w:sz w:val="21"/>
          <w:szCs w:val="21"/>
          <w:lang w:val="en-US" w:eastAsia="pt-PT"/>
          <w:rPrChange w:id="4136" w:author="Rui Paredes" w:date="2018-09-15T21:56:00Z">
            <w:rPr>
              <w:ins w:id="4137" w:author="Rui Paredes" w:date="2018-09-15T21:56:00Z"/>
              <w:rFonts w:ascii="Consolas" w:hAnsi="Consolas"/>
              <w:color w:val="000000"/>
              <w:sz w:val="21"/>
              <w:szCs w:val="21"/>
              <w:lang w:eastAsia="pt-PT"/>
            </w:rPr>
          </w:rPrChange>
        </w:rPr>
      </w:pPr>
      <w:ins w:id="4138" w:author="Rui Paredes" w:date="2018-09-15T21:56:00Z">
        <w:r w:rsidRPr="00183856">
          <w:rPr>
            <w:rFonts w:ascii="Consolas" w:hAnsi="Consolas"/>
            <w:color w:val="000000"/>
            <w:sz w:val="21"/>
            <w:szCs w:val="21"/>
            <w:lang w:val="en-US" w:eastAsia="pt-PT"/>
            <w:rPrChange w:id="4139"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140"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141" w:author="Rui Paredes" w:date="2018-09-15T21:56:00Z">
              <w:rPr>
                <w:rFonts w:ascii="Consolas" w:hAnsi="Consolas"/>
                <w:color w:val="000000"/>
                <w:sz w:val="21"/>
                <w:szCs w:val="21"/>
                <w:lang w:eastAsia="pt-PT"/>
              </w:rPr>
            </w:rPrChange>
          </w:rPr>
          <w:t xml:space="preserve"> challengeID = req.body.challengeID;</w:t>
        </w:r>
      </w:ins>
    </w:p>
    <w:p w14:paraId="0BBFE3D4" w14:textId="77777777" w:rsidR="00183856" w:rsidRPr="00183856" w:rsidRDefault="00183856" w:rsidP="00183856">
      <w:pPr>
        <w:shd w:val="clear" w:color="auto" w:fill="FFFFFF"/>
        <w:spacing w:line="285" w:lineRule="atLeast"/>
        <w:jc w:val="left"/>
        <w:rPr>
          <w:ins w:id="4142" w:author="Rui Paredes" w:date="2018-09-15T21:56:00Z"/>
          <w:rFonts w:ascii="Consolas" w:hAnsi="Consolas"/>
          <w:color w:val="000000"/>
          <w:sz w:val="21"/>
          <w:szCs w:val="21"/>
          <w:lang w:val="en-US" w:eastAsia="pt-PT"/>
          <w:rPrChange w:id="4143" w:author="Rui Paredes" w:date="2018-09-15T21:56:00Z">
            <w:rPr>
              <w:ins w:id="4144" w:author="Rui Paredes" w:date="2018-09-15T21:56:00Z"/>
              <w:rFonts w:ascii="Consolas" w:hAnsi="Consolas"/>
              <w:color w:val="000000"/>
              <w:sz w:val="21"/>
              <w:szCs w:val="21"/>
              <w:lang w:eastAsia="pt-PT"/>
            </w:rPr>
          </w:rPrChange>
        </w:rPr>
      </w:pPr>
    </w:p>
    <w:p w14:paraId="5B93E60D" w14:textId="77777777" w:rsidR="00183856" w:rsidRPr="00183856" w:rsidRDefault="00183856" w:rsidP="00183856">
      <w:pPr>
        <w:shd w:val="clear" w:color="auto" w:fill="FFFFFF"/>
        <w:spacing w:line="285" w:lineRule="atLeast"/>
        <w:jc w:val="left"/>
        <w:rPr>
          <w:ins w:id="4145" w:author="Rui Paredes" w:date="2018-09-15T21:56:00Z"/>
          <w:rFonts w:ascii="Consolas" w:hAnsi="Consolas"/>
          <w:color w:val="000000"/>
          <w:sz w:val="21"/>
          <w:szCs w:val="21"/>
          <w:lang w:val="en-US" w:eastAsia="pt-PT"/>
          <w:rPrChange w:id="4146" w:author="Rui Paredes" w:date="2018-09-15T21:56:00Z">
            <w:rPr>
              <w:ins w:id="4147" w:author="Rui Paredes" w:date="2018-09-15T21:56:00Z"/>
              <w:rFonts w:ascii="Consolas" w:hAnsi="Consolas"/>
              <w:color w:val="000000"/>
              <w:sz w:val="21"/>
              <w:szCs w:val="21"/>
              <w:lang w:eastAsia="pt-PT"/>
            </w:rPr>
          </w:rPrChange>
        </w:rPr>
      </w:pPr>
      <w:ins w:id="4148" w:author="Rui Paredes" w:date="2018-09-15T21:56:00Z">
        <w:r w:rsidRPr="00183856">
          <w:rPr>
            <w:rFonts w:ascii="Consolas" w:hAnsi="Consolas"/>
            <w:color w:val="000000"/>
            <w:sz w:val="21"/>
            <w:szCs w:val="21"/>
            <w:lang w:val="en-US" w:eastAsia="pt-PT"/>
            <w:rPrChange w:id="4149"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150"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151" w:author="Rui Paredes" w:date="2018-09-15T21:56:00Z">
              <w:rPr>
                <w:rFonts w:ascii="Consolas" w:hAnsi="Consolas"/>
                <w:color w:val="000000"/>
                <w:sz w:val="21"/>
                <w:szCs w:val="21"/>
                <w:lang w:eastAsia="pt-PT"/>
              </w:rPr>
            </w:rPrChange>
          </w:rPr>
          <w:t xml:space="preserve"> SELECT_COMPETITION_CHALLENGE_QUERY = </w:t>
        </w:r>
        <w:r w:rsidRPr="00183856">
          <w:rPr>
            <w:rFonts w:ascii="Consolas" w:hAnsi="Consolas"/>
            <w:color w:val="A31515"/>
            <w:sz w:val="21"/>
            <w:szCs w:val="21"/>
            <w:lang w:val="en-US" w:eastAsia="pt-PT"/>
            <w:rPrChange w:id="4152" w:author="Rui Paredes" w:date="2018-09-15T21:56:00Z">
              <w:rPr>
                <w:rFonts w:ascii="Consolas" w:hAnsi="Consolas"/>
                <w:color w:val="A31515"/>
                <w:sz w:val="21"/>
                <w:szCs w:val="21"/>
                <w:lang w:eastAsia="pt-PT"/>
              </w:rPr>
            </w:rPrChange>
          </w:rPr>
          <w:t xml:space="preserve">`SELECT * from challengesPerCompetition where competitionID = </w:t>
        </w:r>
        <w:r w:rsidRPr="00183856">
          <w:rPr>
            <w:rFonts w:ascii="Consolas" w:hAnsi="Consolas"/>
            <w:color w:val="0000FF"/>
            <w:sz w:val="21"/>
            <w:szCs w:val="21"/>
            <w:lang w:val="en-US" w:eastAsia="pt-PT"/>
            <w:rPrChange w:id="4153"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154" w:author="Rui Paredes" w:date="2018-09-15T21:56:00Z">
              <w:rPr>
                <w:rFonts w:ascii="Consolas" w:hAnsi="Consolas"/>
                <w:color w:val="000000"/>
                <w:sz w:val="21"/>
                <w:szCs w:val="21"/>
                <w:lang w:eastAsia="pt-PT"/>
              </w:rPr>
            </w:rPrChange>
          </w:rPr>
          <w:t>competitionID</w:t>
        </w:r>
        <w:r w:rsidRPr="00183856">
          <w:rPr>
            <w:rFonts w:ascii="Consolas" w:hAnsi="Consolas"/>
            <w:color w:val="0000FF"/>
            <w:sz w:val="21"/>
            <w:szCs w:val="21"/>
            <w:lang w:val="en-US" w:eastAsia="pt-PT"/>
            <w:rPrChange w:id="4155"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156" w:author="Rui Paredes" w:date="2018-09-15T21:56:00Z">
              <w:rPr>
                <w:rFonts w:ascii="Consolas" w:hAnsi="Consolas"/>
                <w:color w:val="A31515"/>
                <w:sz w:val="21"/>
                <w:szCs w:val="21"/>
                <w:lang w:eastAsia="pt-PT"/>
              </w:rPr>
            </w:rPrChange>
          </w:rPr>
          <w:t xml:space="preserve"> and challengeID= </w:t>
        </w:r>
        <w:r w:rsidRPr="00183856">
          <w:rPr>
            <w:rFonts w:ascii="Consolas" w:hAnsi="Consolas"/>
            <w:color w:val="0000FF"/>
            <w:sz w:val="21"/>
            <w:szCs w:val="21"/>
            <w:lang w:val="en-US" w:eastAsia="pt-PT"/>
            <w:rPrChange w:id="4157"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158" w:author="Rui Paredes" w:date="2018-09-15T21:56:00Z">
              <w:rPr>
                <w:rFonts w:ascii="Consolas" w:hAnsi="Consolas"/>
                <w:color w:val="000000"/>
                <w:sz w:val="21"/>
                <w:szCs w:val="21"/>
                <w:lang w:eastAsia="pt-PT"/>
              </w:rPr>
            </w:rPrChange>
          </w:rPr>
          <w:t>challengeID</w:t>
        </w:r>
        <w:r w:rsidRPr="00183856">
          <w:rPr>
            <w:rFonts w:ascii="Consolas" w:hAnsi="Consolas"/>
            <w:color w:val="0000FF"/>
            <w:sz w:val="21"/>
            <w:szCs w:val="21"/>
            <w:lang w:val="en-US" w:eastAsia="pt-PT"/>
            <w:rPrChange w:id="4159"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160" w:author="Rui Paredes" w:date="2018-09-15T21:56:00Z">
              <w:rPr>
                <w:rFonts w:ascii="Consolas" w:hAnsi="Consolas"/>
                <w:color w:val="A31515"/>
                <w:sz w:val="21"/>
                <w:szCs w:val="21"/>
                <w:lang w:eastAsia="pt-PT"/>
              </w:rPr>
            </w:rPrChange>
          </w:rPr>
          <w:t>`</w:t>
        </w:r>
        <w:r w:rsidRPr="00183856">
          <w:rPr>
            <w:rFonts w:ascii="Consolas" w:hAnsi="Consolas"/>
            <w:color w:val="000000"/>
            <w:sz w:val="21"/>
            <w:szCs w:val="21"/>
            <w:lang w:val="en-US" w:eastAsia="pt-PT"/>
            <w:rPrChange w:id="4161" w:author="Rui Paredes" w:date="2018-09-15T21:56:00Z">
              <w:rPr>
                <w:rFonts w:ascii="Consolas" w:hAnsi="Consolas"/>
                <w:color w:val="000000"/>
                <w:sz w:val="21"/>
                <w:szCs w:val="21"/>
                <w:lang w:eastAsia="pt-PT"/>
              </w:rPr>
            </w:rPrChange>
          </w:rPr>
          <w:t>;</w:t>
        </w:r>
      </w:ins>
    </w:p>
    <w:p w14:paraId="53ED56BD" w14:textId="77777777" w:rsidR="00183856" w:rsidRPr="00183856" w:rsidRDefault="00183856" w:rsidP="00183856">
      <w:pPr>
        <w:shd w:val="clear" w:color="auto" w:fill="FFFFFF"/>
        <w:spacing w:line="285" w:lineRule="atLeast"/>
        <w:jc w:val="left"/>
        <w:rPr>
          <w:ins w:id="4162" w:author="Rui Paredes" w:date="2018-09-15T21:56:00Z"/>
          <w:rFonts w:ascii="Consolas" w:hAnsi="Consolas"/>
          <w:color w:val="000000"/>
          <w:sz w:val="21"/>
          <w:szCs w:val="21"/>
          <w:lang w:val="en-US" w:eastAsia="pt-PT"/>
          <w:rPrChange w:id="4163" w:author="Rui Paredes" w:date="2018-09-15T21:56:00Z">
            <w:rPr>
              <w:ins w:id="4164" w:author="Rui Paredes" w:date="2018-09-15T21:56:00Z"/>
              <w:rFonts w:ascii="Consolas" w:hAnsi="Consolas"/>
              <w:color w:val="000000"/>
              <w:sz w:val="21"/>
              <w:szCs w:val="21"/>
              <w:lang w:eastAsia="pt-PT"/>
            </w:rPr>
          </w:rPrChange>
        </w:rPr>
      </w:pPr>
      <w:ins w:id="4165" w:author="Rui Paredes" w:date="2018-09-15T21:56:00Z">
        <w:r w:rsidRPr="00183856">
          <w:rPr>
            <w:rFonts w:ascii="Consolas" w:hAnsi="Consolas"/>
            <w:color w:val="000000"/>
            <w:sz w:val="21"/>
            <w:szCs w:val="21"/>
            <w:lang w:val="en-US" w:eastAsia="pt-PT"/>
            <w:rPrChange w:id="4166" w:author="Rui Paredes" w:date="2018-09-15T21:56:00Z">
              <w:rPr>
                <w:rFonts w:ascii="Consolas" w:hAnsi="Consolas"/>
                <w:color w:val="000000"/>
                <w:sz w:val="21"/>
                <w:szCs w:val="21"/>
                <w:lang w:eastAsia="pt-PT"/>
              </w:rPr>
            </w:rPrChange>
          </w:rPr>
          <w:t xml:space="preserve">        con.query(SELECT_COMPETITION_CHALLENGE_QUERY, (err, results) </w:t>
        </w:r>
        <w:r w:rsidRPr="00183856">
          <w:rPr>
            <w:rFonts w:ascii="Consolas" w:hAnsi="Consolas"/>
            <w:color w:val="0000FF"/>
            <w:sz w:val="21"/>
            <w:szCs w:val="21"/>
            <w:lang w:val="en-US" w:eastAsia="pt-PT"/>
            <w:rPrChange w:id="4167" w:author="Rui Paredes" w:date="2018-09-15T21:56:00Z">
              <w:rPr>
                <w:rFonts w:ascii="Consolas" w:hAnsi="Consolas"/>
                <w:color w:val="0000FF"/>
                <w:sz w:val="21"/>
                <w:szCs w:val="21"/>
                <w:lang w:eastAsia="pt-PT"/>
              </w:rPr>
            </w:rPrChange>
          </w:rPr>
          <w:t>=&gt;</w:t>
        </w:r>
        <w:r w:rsidRPr="00183856">
          <w:rPr>
            <w:rFonts w:ascii="Consolas" w:hAnsi="Consolas"/>
            <w:color w:val="000000"/>
            <w:sz w:val="21"/>
            <w:szCs w:val="21"/>
            <w:lang w:val="en-US" w:eastAsia="pt-PT"/>
            <w:rPrChange w:id="4168" w:author="Rui Paredes" w:date="2018-09-15T21:56:00Z">
              <w:rPr>
                <w:rFonts w:ascii="Consolas" w:hAnsi="Consolas"/>
                <w:color w:val="000000"/>
                <w:sz w:val="21"/>
                <w:szCs w:val="21"/>
                <w:lang w:eastAsia="pt-PT"/>
              </w:rPr>
            </w:rPrChange>
          </w:rPr>
          <w:t xml:space="preserve"> {</w:t>
        </w:r>
      </w:ins>
    </w:p>
    <w:p w14:paraId="53257E94" w14:textId="77777777" w:rsidR="00183856" w:rsidRPr="00183856" w:rsidRDefault="00183856" w:rsidP="00183856">
      <w:pPr>
        <w:shd w:val="clear" w:color="auto" w:fill="FFFFFF"/>
        <w:spacing w:line="285" w:lineRule="atLeast"/>
        <w:jc w:val="left"/>
        <w:rPr>
          <w:ins w:id="4169" w:author="Rui Paredes" w:date="2018-09-15T21:56:00Z"/>
          <w:rFonts w:ascii="Consolas" w:hAnsi="Consolas"/>
          <w:color w:val="000000"/>
          <w:sz w:val="21"/>
          <w:szCs w:val="21"/>
          <w:lang w:val="en-US" w:eastAsia="pt-PT"/>
          <w:rPrChange w:id="4170" w:author="Rui Paredes" w:date="2018-09-15T21:56:00Z">
            <w:rPr>
              <w:ins w:id="4171" w:author="Rui Paredes" w:date="2018-09-15T21:56:00Z"/>
              <w:rFonts w:ascii="Consolas" w:hAnsi="Consolas"/>
              <w:color w:val="000000"/>
              <w:sz w:val="21"/>
              <w:szCs w:val="21"/>
              <w:lang w:eastAsia="pt-PT"/>
            </w:rPr>
          </w:rPrChange>
        </w:rPr>
      </w:pPr>
      <w:ins w:id="4172" w:author="Rui Paredes" w:date="2018-09-15T21:56:00Z">
        <w:r w:rsidRPr="00183856">
          <w:rPr>
            <w:rFonts w:ascii="Consolas" w:hAnsi="Consolas"/>
            <w:color w:val="000000"/>
            <w:sz w:val="21"/>
            <w:szCs w:val="21"/>
            <w:lang w:val="en-US" w:eastAsia="pt-PT"/>
            <w:rPrChange w:id="4173"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174" w:author="Rui Paredes" w:date="2018-09-15T21:56:00Z">
              <w:rPr>
                <w:rFonts w:ascii="Consolas" w:hAnsi="Consolas"/>
                <w:color w:val="0000FF"/>
                <w:sz w:val="21"/>
                <w:szCs w:val="21"/>
                <w:lang w:eastAsia="pt-PT"/>
              </w:rPr>
            </w:rPrChange>
          </w:rPr>
          <w:t>if</w:t>
        </w:r>
        <w:r w:rsidRPr="00183856">
          <w:rPr>
            <w:rFonts w:ascii="Consolas" w:hAnsi="Consolas"/>
            <w:color w:val="000000"/>
            <w:sz w:val="21"/>
            <w:szCs w:val="21"/>
            <w:lang w:val="en-US" w:eastAsia="pt-PT"/>
            <w:rPrChange w:id="4175" w:author="Rui Paredes" w:date="2018-09-15T21:56:00Z">
              <w:rPr>
                <w:rFonts w:ascii="Consolas" w:hAnsi="Consolas"/>
                <w:color w:val="000000"/>
                <w:sz w:val="21"/>
                <w:szCs w:val="21"/>
                <w:lang w:eastAsia="pt-PT"/>
              </w:rPr>
            </w:rPrChange>
          </w:rPr>
          <w:t xml:space="preserve"> (err) {</w:t>
        </w:r>
      </w:ins>
    </w:p>
    <w:p w14:paraId="6075DF83" w14:textId="77777777" w:rsidR="00183856" w:rsidRPr="00183856" w:rsidRDefault="00183856" w:rsidP="00183856">
      <w:pPr>
        <w:shd w:val="clear" w:color="auto" w:fill="FFFFFF"/>
        <w:spacing w:line="285" w:lineRule="atLeast"/>
        <w:jc w:val="left"/>
        <w:rPr>
          <w:ins w:id="4176" w:author="Rui Paredes" w:date="2018-09-15T21:56:00Z"/>
          <w:rFonts w:ascii="Consolas" w:hAnsi="Consolas"/>
          <w:color w:val="000000"/>
          <w:sz w:val="21"/>
          <w:szCs w:val="21"/>
          <w:lang w:val="en-US" w:eastAsia="pt-PT"/>
          <w:rPrChange w:id="4177" w:author="Rui Paredes" w:date="2018-09-15T21:56:00Z">
            <w:rPr>
              <w:ins w:id="4178" w:author="Rui Paredes" w:date="2018-09-15T21:56:00Z"/>
              <w:rFonts w:ascii="Consolas" w:hAnsi="Consolas"/>
              <w:color w:val="000000"/>
              <w:sz w:val="21"/>
              <w:szCs w:val="21"/>
              <w:lang w:eastAsia="pt-PT"/>
            </w:rPr>
          </w:rPrChange>
        </w:rPr>
      </w:pPr>
      <w:ins w:id="4179" w:author="Rui Paredes" w:date="2018-09-15T21:56:00Z">
        <w:r w:rsidRPr="00183856">
          <w:rPr>
            <w:rFonts w:ascii="Consolas" w:hAnsi="Consolas"/>
            <w:color w:val="000000"/>
            <w:sz w:val="21"/>
            <w:szCs w:val="21"/>
            <w:lang w:val="en-US" w:eastAsia="pt-PT"/>
            <w:rPrChange w:id="4180"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181" w:author="Rui Paredes" w:date="2018-09-15T21:56:00Z">
              <w:rPr>
                <w:rFonts w:ascii="Consolas" w:hAnsi="Consolas"/>
                <w:color w:val="0000FF"/>
                <w:sz w:val="21"/>
                <w:szCs w:val="21"/>
                <w:lang w:eastAsia="pt-PT"/>
              </w:rPr>
            </w:rPrChange>
          </w:rPr>
          <w:t>return</w:t>
        </w:r>
        <w:r w:rsidRPr="00183856">
          <w:rPr>
            <w:rFonts w:ascii="Consolas" w:hAnsi="Consolas"/>
            <w:color w:val="000000"/>
            <w:sz w:val="21"/>
            <w:szCs w:val="21"/>
            <w:lang w:val="en-US" w:eastAsia="pt-PT"/>
            <w:rPrChange w:id="4182" w:author="Rui Paredes" w:date="2018-09-15T21:56:00Z">
              <w:rPr>
                <w:rFonts w:ascii="Consolas" w:hAnsi="Consolas"/>
                <w:color w:val="000000"/>
                <w:sz w:val="21"/>
                <w:szCs w:val="21"/>
                <w:lang w:eastAsia="pt-PT"/>
              </w:rPr>
            </w:rPrChange>
          </w:rPr>
          <w:t xml:space="preserve"> res.send(err);</w:t>
        </w:r>
      </w:ins>
    </w:p>
    <w:p w14:paraId="250C8613" w14:textId="77777777" w:rsidR="00183856" w:rsidRPr="00183856" w:rsidRDefault="00183856" w:rsidP="00183856">
      <w:pPr>
        <w:shd w:val="clear" w:color="auto" w:fill="FFFFFF"/>
        <w:spacing w:line="285" w:lineRule="atLeast"/>
        <w:jc w:val="left"/>
        <w:rPr>
          <w:ins w:id="4183" w:author="Rui Paredes" w:date="2018-09-15T21:56:00Z"/>
          <w:rFonts w:ascii="Consolas" w:hAnsi="Consolas"/>
          <w:color w:val="000000"/>
          <w:sz w:val="21"/>
          <w:szCs w:val="21"/>
          <w:lang w:val="en-US" w:eastAsia="pt-PT"/>
          <w:rPrChange w:id="4184" w:author="Rui Paredes" w:date="2018-09-15T21:56:00Z">
            <w:rPr>
              <w:ins w:id="4185" w:author="Rui Paredes" w:date="2018-09-15T21:56:00Z"/>
              <w:rFonts w:ascii="Consolas" w:hAnsi="Consolas"/>
              <w:color w:val="000000"/>
              <w:sz w:val="21"/>
              <w:szCs w:val="21"/>
              <w:lang w:eastAsia="pt-PT"/>
            </w:rPr>
          </w:rPrChange>
        </w:rPr>
      </w:pPr>
      <w:ins w:id="4186" w:author="Rui Paredes" w:date="2018-09-15T21:56:00Z">
        <w:r w:rsidRPr="00183856">
          <w:rPr>
            <w:rFonts w:ascii="Consolas" w:hAnsi="Consolas"/>
            <w:color w:val="000000"/>
            <w:sz w:val="21"/>
            <w:szCs w:val="21"/>
            <w:lang w:val="en-US" w:eastAsia="pt-PT"/>
            <w:rPrChange w:id="4187" w:author="Rui Paredes" w:date="2018-09-15T21:56:00Z">
              <w:rPr>
                <w:rFonts w:ascii="Consolas" w:hAnsi="Consolas"/>
                <w:color w:val="000000"/>
                <w:sz w:val="21"/>
                <w:szCs w:val="21"/>
                <w:lang w:eastAsia="pt-PT"/>
              </w:rPr>
            </w:rPrChange>
          </w:rPr>
          <w:t xml:space="preserve">            }</w:t>
        </w:r>
      </w:ins>
    </w:p>
    <w:p w14:paraId="6C804670" w14:textId="77777777" w:rsidR="00183856" w:rsidRPr="00183856" w:rsidRDefault="00183856" w:rsidP="00183856">
      <w:pPr>
        <w:shd w:val="clear" w:color="auto" w:fill="FFFFFF"/>
        <w:spacing w:line="285" w:lineRule="atLeast"/>
        <w:jc w:val="left"/>
        <w:rPr>
          <w:ins w:id="4188" w:author="Rui Paredes" w:date="2018-09-15T21:56:00Z"/>
          <w:rFonts w:ascii="Consolas" w:hAnsi="Consolas"/>
          <w:color w:val="000000"/>
          <w:sz w:val="21"/>
          <w:szCs w:val="21"/>
          <w:lang w:val="en-US" w:eastAsia="pt-PT"/>
          <w:rPrChange w:id="4189" w:author="Rui Paredes" w:date="2018-09-15T21:56:00Z">
            <w:rPr>
              <w:ins w:id="4190" w:author="Rui Paredes" w:date="2018-09-15T21:56:00Z"/>
              <w:rFonts w:ascii="Consolas" w:hAnsi="Consolas"/>
              <w:color w:val="000000"/>
              <w:sz w:val="21"/>
              <w:szCs w:val="21"/>
              <w:lang w:eastAsia="pt-PT"/>
            </w:rPr>
          </w:rPrChange>
        </w:rPr>
      </w:pPr>
      <w:ins w:id="4191" w:author="Rui Paredes" w:date="2018-09-15T21:56:00Z">
        <w:r w:rsidRPr="00183856">
          <w:rPr>
            <w:rFonts w:ascii="Consolas" w:hAnsi="Consolas"/>
            <w:color w:val="000000"/>
            <w:sz w:val="21"/>
            <w:szCs w:val="21"/>
            <w:lang w:val="en-US" w:eastAsia="pt-PT"/>
            <w:rPrChange w:id="4192"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193" w:author="Rui Paredes" w:date="2018-09-15T21:56:00Z">
              <w:rPr>
                <w:rFonts w:ascii="Consolas" w:hAnsi="Consolas"/>
                <w:color w:val="0000FF"/>
                <w:sz w:val="21"/>
                <w:szCs w:val="21"/>
                <w:lang w:eastAsia="pt-PT"/>
              </w:rPr>
            </w:rPrChange>
          </w:rPr>
          <w:t>else</w:t>
        </w:r>
        <w:r w:rsidRPr="00183856">
          <w:rPr>
            <w:rFonts w:ascii="Consolas" w:hAnsi="Consolas"/>
            <w:color w:val="000000"/>
            <w:sz w:val="21"/>
            <w:szCs w:val="21"/>
            <w:lang w:val="en-US" w:eastAsia="pt-PT"/>
            <w:rPrChange w:id="4194" w:author="Rui Paredes" w:date="2018-09-15T21:56:00Z">
              <w:rPr>
                <w:rFonts w:ascii="Consolas" w:hAnsi="Consolas"/>
                <w:color w:val="000000"/>
                <w:sz w:val="21"/>
                <w:szCs w:val="21"/>
                <w:lang w:eastAsia="pt-PT"/>
              </w:rPr>
            </w:rPrChange>
          </w:rPr>
          <w:t xml:space="preserve"> {</w:t>
        </w:r>
      </w:ins>
    </w:p>
    <w:p w14:paraId="101B3818" w14:textId="77777777" w:rsidR="00183856" w:rsidRPr="00183856" w:rsidRDefault="00183856" w:rsidP="00183856">
      <w:pPr>
        <w:shd w:val="clear" w:color="auto" w:fill="FFFFFF"/>
        <w:spacing w:line="285" w:lineRule="atLeast"/>
        <w:jc w:val="left"/>
        <w:rPr>
          <w:ins w:id="4195" w:author="Rui Paredes" w:date="2018-09-15T21:56:00Z"/>
          <w:rFonts w:ascii="Consolas" w:hAnsi="Consolas"/>
          <w:color w:val="000000"/>
          <w:sz w:val="21"/>
          <w:szCs w:val="21"/>
          <w:lang w:val="en-US" w:eastAsia="pt-PT"/>
          <w:rPrChange w:id="4196" w:author="Rui Paredes" w:date="2018-09-15T21:56:00Z">
            <w:rPr>
              <w:ins w:id="4197" w:author="Rui Paredes" w:date="2018-09-15T21:56:00Z"/>
              <w:rFonts w:ascii="Consolas" w:hAnsi="Consolas"/>
              <w:color w:val="000000"/>
              <w:sz w:val="21"/>
              <w:szCs w:val="21"/>
              <w:lang w:eastAsia="pt-PT"/>
            </w:rPr>
          </w:rPrChange>
        </w:rPr>
      </w:pPr>
      <w:ins w:id="4198" w:author="Rui Paredes" w:date="2018-09-15T21:56:00Z">
        <w:r w:rsidRPr="00183856">
          <w:rPr>
            <w:rFonts w:ascii="Consolas" w:hAnsi="Consolas"/>
            <w:color w:val="000000"/>
            <w:sz w:val="21"/>
            <w:szCs w:val="21"/>
            <w:lang w:val="en-US" w:eastAsia="pt-PT"/>
            <w:rPrChange w:id="4199"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200"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201" w:author="Rui Paredes" w:date="2018-09-15T21:56:00Z">
              <w:rPr>
                <w:rFonts w:ascii="Consolas" w:hAnsi="Consolas"/>
                <w:color w:val="000000"/>
                <w:sz w:val="21"/>
                <w:szCs w:val="21"/>
                <w:lang w:eastAsia="pt-PT"/>
              </w:rPr>
            </w:rPrChange>
          </w:rPr>
          <w:t xml:space="preserve"> challengeScore = results[</w:t>
        </w:r>
        <w:r w:rsidRPr="00183856">
          <w:rPr>
            <w:rFonts w:ascii="Consolas" w:hAnsi="Consolas"/>
            <w:color w:val="09885A"/>
            <w:sz w:val="21"/>
            <w:szCs w:val="21"/>
            <w:lang w:val="en-US" w:eastAsia="pt-PT"/>
            <w:rPrChange w:id="4202" w:author="Rui Paredes" w:date="2018-09-15T21:56:00Z">
              <w:rPr>
                <w:rFonts w:ascii="Consolas" w:hAnsi="Consolas"/>
                <w:color w:val="09885A"/>
                <w:sz w:val="21"/>
                <w:szCs w:val="21"/>
                <w:lang w:eastAsia="pt-PT"/>
              </w:rPr>
            </w:rPrChange>
          </w:rPr>
          <w:t>0</w:t>
        </w:r>
        <w:r w:rsidRPr="00183856">
          <w:rPr>
            <w:rFonts w:ascii="Consolas" w:hAnsi="Consolas"/>
            <w:color w:val="000000"/>
            <w:sz w:val="21"/>
            <w:szCs w:val="21"/>
            <w:lang w:val="en-US" w:eastAsia="pt-PT"/>
            <w:rPrChange w:id="4203" w:author="Rui Paredes" w:date="2018-09-15T21:56:00Z">
              <w:rPr>
                <w:rFonts w:ascii="Consolas" w:hAnsi="Consolas"/>
                <w:color w:val="000000"/>
                <w:sz w:val="21"/>
                <w:szCs w:val="21"/>
                <w:lang w:eastAsia="pt-PT"/>
              </w:rPr>
            </w:rPrChange>
          </w:rPr>
          <w:t>].challengePoints;</w:t>
        </w:r>
      </w:ins>
    </w:p>
    <w:p w14:paraId="7F439881" w14:textId="77777777" w:rsidR="00183856" w:rsidRPr="006C699F" w:rsidRDefault="00183856" w:rsidP="00183856">
      <w:pPr>
        <w:shd w:val="clear" w:color="auto" w:fill="FFFFFF"/>
        <w:spacing w:line="285" w:lineRule="atLeast"/>
        <w:jc w:val="left"/>
        <w:rPr>
          <w:ins w:id="4204" w:author="Rui Paredes" w:date="2018-09-15T21:56:00Z"/>
          <w:rFonts w:ascii="Consolas" w:hAnsi="Consolas"/>
          <w:color w:val="000000"/>
          <w:sz w:val="21"/>
          <w:szCs w:val="21"/>
          <w:lang w:val="en-US" w:eastAsia="pt-PT"/>
          <w:rPrChange w:id="4205" w:author="Rui Paredes" w:date="2018-09-15T22:05:00Z">
            <w:rPr>
              <w:ins w:id="4206" w:author="Rui Paredes" w:date="2018-09-15T21:56:00Z"/>
              <w:rFonts w:ascii="Consolas" w:hAnsi="Consolas"/>
              <w:color w:val="000000"/>
              <w:sz w:val="21"/>
              <w:szCs w:val="21"/>
              <w:lang w:eastAsia="pt-PT"/>
            </w:rPr>
          </w:rPrChange>
        </w:rPr>
      </w:pPr>
      <w:ins w:id="4207" w:author="Rui Paredes" w:date="2018-09-15T21:56:00Z">
        <w:r w:rsidRPr="00183856">
          <w:rPr>
            <w:rFonts w:ascii="Consolas" w:hAnsi="Consolas"/>
            <w:color w:val="000000"/>
            <w:sz w:val="21"/>
            <w:szCs w:val="21"/>
            <w:lang w:val="en-US" w:eastAsia="pt-PT"/>
            <w:rPrChange w:id="4208" w:author="Rui Paredes" w:date="2018-09-15T21:56:00Z">
              <w:rPr>
                <w:rFonts w:ascii="Consolas" w:hAnsi="Consolas"/>
                <w:color w:val="000000"/>
                <w:sz w:val="21"/>
                <w:szCs w:val="21"/>
                <w:lang w:eastAsia="pt-PT"/>
              </w:rPr>
            </w:rPrChange>
          </w:rPr>
          <w:t xml:space="preserve">                </w:t>
        </w:r>
        <w:r w:rsidRPr="006C699F">
          <w:rPr>
            <w:rFonts w:ascii="Consolas" w:hAnsi="Consolas"/>
            <w:color w:val="0000FF"/>
            <w:sz w:val="21"/>
            <w:szCs w:val="21"/>
            <w:lang w:val="en-US" w:eastAsia="pt-PT"/>
            <w:rPrChange w:id="4209" w:author="Rui Paredes" w:date="2018-09-15T22:05:00Z">
              <w:rPr>
                <w:rFonts w:ascii="Consolas" w:hAnsi="Consolas"/>
                <w:color w:val="0000FF"/>
                <w:sz w:val="21"/>
                <w:szCs w:val="21"/>
                <w:lang w:eastAsia="pt-PT"/>
              </w:rPr>
            </w:rPrChange>
          </w:rPr>
          <w:t>const</w:t>
        </w:r>
        <w:r w:rsidRPr="006C699F">
          <w:rPr>
            <w:rFonts w:ascii="Consolas" w:hAnsi="Consolas"/>
            <w:color w:val="000000"/>
            <w:sz w:val="21"/>
            <w:szCs w:val="21"/>
            <w:lang w:val="en-US" w:eastAsia="pt-PT"/>
            <w:rPrChange w:id="4210" w:author="Rui Paredes" w:date="2018-09-15T22:05:00Z">
              <w:rPr>
                <w:rFonts w:ascii="Consolas" w:hAnsi="Consolas"/>
                <w:color w:val="000000"/>
                <w:sz w:val="21"/>
                <w:szCs w:val="21"/>
                <w:lang w:eastAsia="pt-PT"/>
              </w:rPr>
            </w:rPrChange>
          </w:rPr>
          <w:t xml:space="preserve"> competitionChallengeID = results[</w:t>
        </w:r>
        <w:r w:rsidRPr="006C699F">
          <w:rPr>
            <w:rFonts w:ascii="Consolas" w:hAnsi="Consolas"/>
            <w:color w:val="09885A"/>
            <w:sz w:val="21"/>
            <w:szCs w:val="21"/>
            <w:lang w:val="en-US" w:eastAsia="pt-PT"/>
            <w:rPrChange w:id="4211" w:author="Rui Paredes" w:date="2018-09-15T22:05:00Z">
              <w:rPr>
                <w:rFonts w:ascii="Consolas" w:hAnsi="Consolas"/>
                <w:color w:val="09885A"/>
                <w:sz w:val="21"/>
                <w:szCs w:val="21"/>
                <w:lang w:eastAsia="pt-PT"/>
              </w:rPr>
            </w:rPrChange>
          </w:rPr>
          <w:t>0</w:t>
        </w:r>
        <w:r w:rsidRPr="006C699F">
          <w:rPr>
            <w:rFonts w:ascii="Consolas" w:hAnsi="Consolas"/>
            <w:color w:val="000000"/>
            <w:sz w:val="21"/>
            <w:szCs w:val="21"/>
            <w:lang w:val="en-US" w:eastAsia="pt-PT"/>
            <w:rPrChange w:id="4212" w:author="Rui Paredes" w:date="2018-09-15T22:05:00Z">
              <w:rPr>
                <w:rFonts w:ascii="Consolas" w:hAnsi="Consolas"/>
                <w:color w:val="000000"/>
                <w:sz w:val="21"/>
                <w:szCs w:val="21"/>
                <w:lang w:eastAsia="pt-PT"/>
              </w:rPr>
            </w:rPrChange>
          </w:rPr>
          <w:t>].id;</w:t>
        </w:r>
      </w:ins>
    </w:p>
    <w:p w14:paraId="5F3E7802" w14:textId="77777777" w:rsidR="00183856" w:rsidRPr="006C699F" w:rsidRDefault="00183856" w:rsidP="00183856">
      <w:pPr>
        <w:shd w:val="clear" w:color="auto" w:fill="FFFFFF"/>
        <w:spacing w:line="285" w:lineRule="atLeast"/>
        <w:jc w:val="left"/>
        <w:rPr>
          <w:ins w:id="4213" w:author="Rui Paredes" w:date="2018-09-15T21:56:00Z"/>
          <w:rFonts w:ascii="Consolas" w:hAnsi="Consolas"/>
          <w:color w:val="000000"/>
          <w:sz w:val="21"/>
          <w:szCs w:val="21"/>
          <w:lang w:val="en-US" w:eastAsia="pt-PT"/>
          <w:rPrChange w:id="4214" w:author="Rui Paredes" w:date="2018-09-15T22:05:00Z">
            <w:rPr>
              <w:ins w:id="4215" w:author="Rui Paredes" w:date="2018-09-15T21:56:00Z"/>
              <w:rFonts w:ascii="Consolas" w:hAnsi="Consolas"/>
              <w:color w:val="000000"/>
              <w:sz w:val="21"/>
              <w:szCs w:val="21"/>
              <w:lang w:eastAsia="pt-PT"/>
            </w:rPr>
          </w:rPrChange>
        </w:rPr>
      </w:pPr>
    </w:p>
    <w:p w14:paraId="7A8EDB56" w14:textId="77777777" w:rsidR="00183856" w:rsidRPr="00183856" w:rsidRDefault="00183856" w:rsidP="00183856">
      <w:pPr>
        <w:shd w:val="clear" w:color="auto" w:fill="FFFFFF"/>
        <w:spacing w:line="285" w:lineRule="atLeast"/>
        <w:jc w:val="left"/>
        <w:rPr>
          <w:ins w:id="4216" w:author="Rui Paredes" w:date="2018-09-15T21:56:00Z"/>
          <w:rFonts w:ascii="Consolas" w:hAnsi="Consolas"/>
          <w:color w:val="000000"/>
          <w:sz w:val="21"/>
          <w:szCs w:val="21"/>
          <w:lang w:val="en-US" w:eastAsia="pt-PT"/>
          <w:rPrChange w:id="4217" w:author="Rui Paredes" w:date="2018-09-15T21:56:00Z">
            <w:rPr>
              <w:ins w:id="4218" w:author="Rui Paredes" w:date="2018-09-15T21:56:00Z"/>
              <w:rFonts w:ascii="Consolas" w:hAnsi="Consolas"/>
              <w:color w:val="000000"/>
              <w:sz w:val="21"/>
              <w:szCs w:val="21"/>
              <w:lang w:eastAsia="pt-PT"/>
            </w:rPr>
          </w:rPrChange>
        </w:rPr>
      </w:pPr>
      <w:ins w:id="4219" w:author="Rui Paredes" w:date="2018-09-15T21:56:00Z">
        <w:r w:rsidRPr="00183856">
          <w:rPr>
            <w:rFonts w:ascii="Consolas" w:hAnsi="Consolas"/>
            <w:color w:val="000000"/>
            <w:sz w:val="21"/>
            <w:szCs w:val="21"/>
            <w:lang w:val="en-US" w:eastAsia="pt-PT"/>
            <w:rPrChange w:id="4220"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221"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222" w:author="Rui Paredes" w:date="2018-09-15T21:56:00Z">
              <w:rPr>
                <w:rFonts w:ascii="Consolas" w:hAnsi="Consolas"/>
                <w:color w:val="000000"/>
                <w:sz w:val="21"/>
                <w:szCs w:val="21"/>
                <w:lang w:eastAsia="pt-PT"/>
              </w:rPr>
            </w:rPrChange>
          </w:rPr>
          <w:t xml:space="preserve"> SELECT_COMPETITION_QUERY = </w:t>
        </w:r>
        <w:r w:rsidRPr="00183856">
          <w:rPr>
            <w:rFonts w:ascii="Consolas" w:hAnsi="Consolas"/>
            <w:color w:val="A31515"/>
            <w:sz w:val="21"/>
            <w:szCs w:val="21"/>
            <w:lang w:val="en-US" w:eastAsia="pt-PT"/>
            <w:rPrChange w:id="4223" w:author="Rui Paredes" w:date="2018-09-15T21:56:00Z">
              <w:rPr>
                <w:rFonts w:ascii="Consolas" w:hAnsi="Consolas"/>
                <w:color w:val="A31515"/>
                <w:sz w:val="21"/>
                <w:szCs w:val="21"/>
                <w:lang w:eastAsia="pt-PT"/>
              </w:rPr>
            </w:rPrChange>
          </w:rPr>
          <w:t xml:space="preserve">`SELECT * from competitions where id = </w:t>
        </w:r>
        <w:r w:rsidRPr="00183856">
          <w:rPr>
            <w:rFonts w:ascii="Consolas" w:hAnsi="Consolas"/>
            <w:color w:val="0000FF"/>
            <w:sz w:val="21"/>
            <w:szCs w:val="21"/>
            <w:lang w:val="en-US" w:eastAsia="pt-PT"/>
            <w:rPrChange w:id="4224"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225" w:author="Rui Paredes" w:date="2018-09-15T21:56:00Z">
              <w:rPr>
                <w:rFonts w:ascii="Consolas" w:hAnsi="Consolas"/>
                <w:color w:val="000000"/>
                <w:sz w:val="21"/>
                <w:szCs w:val="21"/>
                <w:lang w:eastAsia="pt-PT"/>
              </w:rPr>
            </w:rPrChange>
          </w:rPr>
          <w:t>competitionID</w:t>
        </w:r>
        <w:r w:rsidRPr="00183856">
          <w:rPr>
            <w:rFonts w:ascii="Consolas" w:hAnsi="Consolas"/>
            <w:color w:val="0000FF"/>
            <w:sz w:val="21"/>
            <w:szCs w:val="21"/>
            <w:lang w:val="en-US" w:eastAsia="pt-PT"/>
            <w:rPrChange w:id="4226"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227" w:author="Rui Paredes" w:date="2018-09-15T21:56:00Z">
              <w:rPr>
                <w:rFonts w:ascii="Consolas" w:hAnsi="Consolas"/>
                <w:color w:val="A31515"/>
                <w:sz w:val="21"/>
                <w:szCs w:val="21"/>
                <w:lang w:eastAsia="pt-PT"/>
              </w:rPr>
            </w:rPrChange>
          </w:rPr>
          <w:t>`</w:t>
        </w:r>
        <w:r w:rsidRPr="00183856">
          <w:rPr>
            <w:rFonts w:ascii="Consolas" w:hAnsi="Consolas"/>
            <w:color w:val="000000"/>
            <w:sz w:val="21"/>
            <w:szCs w:val="21"/>
            <w:lang w:val="en-US" w:eastAsia="pt-PT"/>
            <w:rPrChange w:id="4228" w:author="Rui Paredes" w:date="2018-09-15T21:56:00Z">
              <w:rPr>
                <w:rFonts w:ascii="Consolas" w:hAnsi="Consolas"/>
                <w:color w:val="000000"/>
                <w:sz w:val="21"/>
                <w:szCs w:val="21"/>
                <w:lang w:eastAsia="pt-PT"/>
              </w:rPr>
            </w:rPrChange>
          </w:rPr>
          <w:t>;</w:t>
        </w:r>
      </w:ins>
    </w:p>
    <w:p w14:paraId="558160AF" w14:textId="77777777" w:rsidR="00183856" w:rsidRPr="00183856" w:rsidRDefault="00183856" w:rsidP="00183856">
      <w:pPr>
        <w:shd w:val="clear" w:color="auto" w:fill="FFFFFF"/>
        <w:spacing w:line="285" w:lineRule="atLeast"/>
        <w:jc w:val="left"/>
        <w:rPr>
          <w:ins w:id="4229" w:author="Rui Paredes" w:date="2018-09-15T21:56:00Z"/>
          <w:rFonts w:ascii="Consolas" w:hAnsi="Consolas"/>
          <w:color w:val="000000"/>
          <w:sz w:val="21"/>
          <w:szCs w:val="21"/>
          <w:lang w:val="en-US" w:eastAsia="pt-PT"/>
          <w:rPrChange w:id="4230" w:author="Rui Paredes" w:date="2018-09-15T21:56:00Z">
            <w:rPr>
              <w:ins w:id="4231" w:author="Rui Paredes" w:date="2018-09-15T21:56:00Z"/>
              <w:rFonts w:ascii="Consolas" w:hAnsi="Consolas"/>
              <w:color w:val="000000"/>
              <w:sz w:val="21"/>
              <w:szCs w:val="21"/>
              <w:lang w:eastAsia="pt-PT"/>
            </w:rPr>
          </w:rPrChange>
        </w:rPr>
      </w:pPr>
      <w:ins w:id="4232" w:author="Rui Paredes" w:date="2018-09-15T21:56:00Z">
        <w:r w:rsidRPr="00183856">
          <w:rPr>
            <w:rFonts w:ascii="Consolas" w:hAnsi="Consolas"/>
            <w:color w:val="000000"/>
            <w:sz w:val="21"/>
            <w:szCs w:val="21"/>
            <w:lang w:val="en-US" w:eastAsia="pt-PT"/>
            <w:rPrChange w:id="4233" w:author="Rui Paredes" w:date="2018-09-15T21:56:00Z">
              <w:rPr>
                <w:rFonts w:ascii="Consolas" w:hAnsi="Consolas"/>
                <w:color w:val="000000"/>
                <w:sz w:val="21"/>
                <w:szCs w:val="21"/>
                <w:lang w:eastAsia="pt-PT"/>
              </w:rPr>
            </w:rPrChange>
          </w:rPr>
          <w:t xml:space="preserve">                con.query(SELECT_COMPETITION_QUERY, (err, competitionInfo) </w:t>
        </w:r>
        <w:r w:rsidRPr="00183856">
          <w:rPr>
            <w:rFonts w:ascii="Consolas" w:hAnsi="Consolas"/>
            <w:color w:val="0000FF"/>
            <w:sz w:val="21"/>
            <w:szCs w:val="21"/>
            <w:lang w:val="en-US" w:eastAsia="pt-PT"/>
            <w:rPrChange w:id="4234" w:author="Rui Paredes" w:date="2018-09-15T21:56:00Z">
              <w:rPr>
                <w:rFonts w:ascii="Consolas" w:hAnsi="Consolas"/>
                <w:color w:val="0000FF"/>
                <w:sz w:val="21"/>
                <w:szCs w:val="21"/>
                <w:lang w:eastAsia="pt-PT"/>
              </w:rPr>
            </w:rPrChange>
          </w:rPr>
          <w:t>=&gt;</w:t>
        </w:r>
        <w:r w:rsidRPr="00183856">
          <w:rPr>
            <w:rFonts w:ascii="Consolas" w:hAnsi="Consolas"/>
            <w:color w:val="000000"/>
            <w:sz w:val="21"/>
            <w:szCs w:val="21"/>
            <w:lang w:val="en-US" w:eastAsia="pt-PT"/>
            <w:rPrChange w:id="4235" w:author="Rui Paredes" w:date="2018-09-15T21:56:00Z">
              <w:rPr>
                <w:rFonts w:ascii="Consolas" w:hAnsi="Consolas"/>
                <w:color w:val="000000"/>
                <w:sz w:val="21"/>
                <w:szCs w:val="21"/>
                <w:lang w:eastAsia="pt-PT"/>
              </w:rPr>
            </w:rPrChange>
          </w:rPr>
          <w:t xml:space="preserve"> {</w:t>
        </w:r>
      </w:ins>
    </w:p>
    <w:p w14:paraId="5F670FE2" w14:textId="77777777" w:rsidR="00183856" w:rsidRPr="00183856" w:rsidRDefault="00183856" w:rsidP="00183856">
      <w:pPr>
        <w:shd w:val="clear" w:color="auto" w:fill="FFFFFF"/>
        <w:spacing w:line="285" w:lineRule="atLeast"/>
        <w:jc w:val="left"/>
        <w:rPr>
          <w:ins w:id="4236" w:author="Rui Paredes" w:date="2018-09-15T21:56:00Z"/>
          <w:rFonts w:ascii="Consolas" w:hAnsi="Consolas"/>
          <w:color w:val="000000"/>
          <w:sz w:val="21"/>
          <w:szCs w:val="21"/>
          <w:lang w:val="en-US" w:eastAsia="pt-PT"/>
          <w:rPrChange w:id="4237" w:author="Rui Paredes" w:date="2018-09-15T21:56:00Z">
            <w:rPr>
              <w:ins w:id="4238" w:author="Rui Paredes" w:date="2018-09-15T21:56:00Z"/>
              <w:rFonts w:ascii="Consolas" w:hAnsi="Consolas"/>
              <w:color w:val="000000"/>
              <w:sz w:val="21"/>
              <w:szCs w:val="21"/>
              <w:lang w:eastAsia="pt-PT"/>
            </w:rPr>
          </w:rPrChange>
        </w:rPr>
      </w:pPr>
      <w:ins w:id="4239" w:author="Rui Paredes" w:date="2018-09-15T21:56:00Z">
        <w:r w:rsidRPr="00183856">
          <w:rPr>
            <w:rFonts w:ascii="Consolas" w:hAnsi="Consolas"/>
            <w:color w:val="000000"/>
            <w:sz w:val="21"/>
            <w:szCs w:val="21"/>
            <w:lang w:val="en-US" w:eastAsia="pt-PT"/>
            <w:rPrChange w:id="4240"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241" w:author="Rui Paredes" w:date="2018-09-15T21:56:00Z">
              <w:rPr>
                <w:rFonts w:ascii="Consolas" w:hAnsi="Consolas"/>
                <w:color w:val="0000FF"/>
                <w:sz w:val="21"/>
                <w:szCs w:val="21"/>
                <w:lang w:eastAsia="pt-PT"/>
              </w:rPr>
            </w:rPrChange>
          </w:rPr>
          <w:t>if</w:t>
        </w:r>
        <w:r w:rsidRPr="00183856">
          <w:rPr>
            <w:rFonts w:ascii="Consolas" w:hAnsi="Consolas"/>
            <w:color w:val="000000"/>
            <w:sz w:val="21"/>
            <w:szCs w:val="21"/>
            <w:lang w:val="en-US" w:eastAsia="pt-PT"/>
            <w:rPrChange w:id="4242" w:author="Rui Paredes" w:date="2018-09-15T21:56:00Z">
              <w:rPr>
                <w:rFonts w:ascii="Consolas" w:hAnsi="Consolas"/>
                <w:color w:val="000000"/>
                <w:sz w:val="21"/>
                <w:szCs w:val="21"/>
                <w:lang w:eastAsia="pt-PT"/>
              </w:rPr>
            </w:rPrChange>
          </w:rPr>
          <w:t xml:space="preserve"> (err) {</w:t>
        </w:r>
      </w:ins>
    </w:p>
    <w:p w14:paraId="0FD94A0A" w14:textId="77777777" w:rsidR="00183856" w:rsidRPr="00183856" w:rsidRDefault="00183856" w:rsidP="00183856">
      <w:pPr>
        <w:shd w:val="clear" w:color="auto" w:fill="FFFFFF"/>
        <w:spacing w:line="285" w:lineRule="atLeast"/>
        <w:jc w:val="left"/>
        <w:rPr>
          <w:ins w:id="4243" w:author="Rui Paredes" w:date="2018-09-15T21:56:00Z"/>
          <w:rFonts w:ascii="Consolas" w:hAnsi="Consolas"/>
          <w:color w:val="000000"/>
          <w:sz w:val="21"/>
          <w:szCs w:val="21"/>
          <w:lang w:val="en-US" w:eastAsia="pt-PT"/>
          <w:rPrChange w:id="4244" w:author="Rui Paredes" w:date="2018-09-15T21:56:00Z">
            <w:rPr>
              <w:ins w:id="4245" w:author="Rui Paredes" w:date="2018-09-15T21:56:00Z"/>
              <w:rFonts w:ascii="Consolas" w:hAnsi="Consolas"/>
              <w:color w:val="000000"/>
              <w:sz w:val="21"/>
              <w:szCs w:val="21"/>
              <w:lang w:eastAsia="pt-PT"/>
            </w:rPr>
          </w:rPrChange>
        </w:rPr>
      </w:pPr>
      <w:ins w:id="4246" w:author="Rui Paredes" w:date="2018-09-15T21:56:00Z">
        <w:r w:rsidRPr="00183856">
          <w:rPr>
            <w:rFonts w:ascii="Consolas" w:hAnsi="Consolas"/>
            <w:color w:val="000000"/>
            <w:sz w:val="21"/>
            <w:szCs w:val="21"/>
            <w:lang w:val="en-US" w:eastAsia="pt-PT"/>
            <w:rPrChange w:id="4247"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248" w:author="Rui Paredes" w:date="2018-09-15T21:56:00Z">
              <w:rPr>
                <w:rFonts w:ascii="Consolas" w:hAnsi="Consolas"/>
                <w:color w:val="0000FF"/>
                <w:sz w:val="21"/>
                <w:szCs w:val="21"/>
                <w:lang w:eastAsia="pt-PT"/>
              </w:rPr>
            </w:rPrChange>
          </w:rPr>
          <w:t>return</w:t>
        </w:r>
        <w:r w:rsidRPr="00183856">
          <w:rPr>
            <w:rFonts w:ascii="Consolas" w:hAnsi="Consolas"/>
            <w:color w:val="000000"/>
            <w:sz w:val="21"/>
            <w:szCs w:val="21"/>
            <w:lang w:val="en-US" w:eastAsia="pt-PT"/>
            <w:rPrChange w:id="4249" w:author="Rui Paredes" w:date="2018-09-15T21:56:00Z">
              <w:rPr>
                <w:rFonts w:ascii="Consolas" w:hAnsi="Consolas"/>
                <w:color w:val="000000"/>
                <w:sz w:val="21"/>
                <w:szCs w:val="21"/>
                <w:lang w:eastAsia="pt-PT"/>
              </w:rPr>
            </w:rPrChange>
          </w:rPr>
          <w:t xml:space="preserve"> res.send(err);</w:t>
        </w:r>
      </w:ins>
    </w:p>
    <w:p w14:paraId="1DFA1B8E" w14:textId="77777777" w:rsidR="00183856" w:rsidRPr="006C699F" w:rsidRDefault="00183856" w:rsidP="00183856">
      <w:pPr>
        <w:shd w:val="clear" w:color="auto" w:fill="FFFFFF"/>
        <w:spacing w:line="285" w:lineRule="atLeast"/>
        <w:jc w:val="left"/>
        <w:rPr>
          <w:ins w:id="4250" w:author="Rui Paredes" w:date="2018-09-15T21:56:00Z"/>
          <w:rFonts w:ascii="Consolas" w:hAnsi="Consolas"/>
          <w:color w:val="000000"/>
          <w:sz w:val="21"/>
          <w:szCs w:val="21"/>
          <w:lang w:val="en-US" w:eastAsia="pt-PT"/>
          <w:rPrChange w:id="4251" w:author="Rui Paredes" w:date="2018-09-15T22:05:00Z">
            <w:rPr>
              <w:ins w:id="4252" w:author="Rui Paredes" w:date="2018-09-15T21:56:00Z"/>
              <w:rFonts w:ascii="Consolas" w:hAnsi="Consolas"/>
              <w:color w:val="000000"/>
              <w:sz w:val="21"/>
              <w:szCs w:val="21"/>
              <w:lang w:eastAsia="pt-PT"/>
            </w:rPr>
          </w:rPrChange>
        </w:rPr>
      </w:pPr>
      <w:ins w:id="4253" w:author="Rui Paredes" w:date="2018-09-15T21:56:00Z">
        <w:r w:rsidRPr="00183856">
          <w:rPr>
            <w:rFonts w:ascii="Consolas" w:hAnsi="Consolas"/>
            <w:color w:val="000000"/>
            <w:sz w:val="21"/>
            <w:szCs w:val="21"/>
            <w:lang w:val="en-US" w:eastAsia="pt-PT"/>
            <w:rPrChange w:id="4254" w:author="Rui Paredes" w:date="2018-09-15T21:56:00Z">
              <w:rPr>
                <w:rFonts w:ascii="Consolas" w:hAnsi="Consolas"/>
                <w:color w:val="000000"/>
                <w:sz w:val="21"/>
                <w:szCs w:val="21"/>
                <w:lang w:eastAsia="pt-PT"/>
              </w:rPr>
            </w:rPrChange>
          </w:rPr>
          <w:t xml:space="preserve">                    </w:t>
        </w:r>
        <w:r w:rsidRPr="006C699F">
          <w:rPr>
            <w:rFonts w:ascii="Consolas" w:hAnsi="Consolas"/>
            <w:color w:val="000000"/>
            <w:sz w:val="21"/>
            <w:szCs w:val="21"/>
            <w:lang w:val="en-US" w:eastAsia="pt-PT"/>
            <w:rPrChange w:id="4255" w:author="Rui Paredes" w:date="2018-09-15T22:05:00Z">
              <w:rPr>
                <w:rFonts w:ascii="Consolas" w:hAnsi="Consolas"/>
                <w:color w:val="000000"/>
                <w:sz w:val="21"/>
                <w:szCs w:val="21"/>
                <w:lang w:eastAsia="pt-PT"/>
              </w:rPr>
            </w:rPrChange>
          </w:rPr>
          <w:t>}</w:t>
        </w:r>
      </w:ins>
    </w:p>
    <w:p w14:paraId="1EFFD9B9" w14:textId="77777777" w:rsidR="00183856" w:rsidRPr="00183856" w:rsidRDefault="00183856" w:rsidP="00183856">
      <w:pPr>
        <w:shd w:val="clear" w:color="auto" w:fill="FFFFFF"/>
        <w:spacing w:line="285" w:lineRule="atLeast"/>
        <w:jc w:val="left"/>
        <w:rPr>
          <w:ins w:id="4256" w:author="Rui Paredes" w:date="2018-09-15T21:56:00Z"/>
          <w:rFonts w:ascii="Consolas" w:hAnsi="Consolas"/>
          <w:color w:val="000000"/>
          <w:sz w:val="21"/>
          <w:szCs w:val="21"/>
          <w:lang w:val="en-US" w:eastAsia="pt-PT"/>
          <w:rPrChange w:id="4257" w:author="Rui Paredes" w:date="2018-09-15T21:56:00Z">
            <w:rPr>
              <w:ins w:id="4258" w:author="Rui Paredes" w:date="2018-09-15T21:56:00Z"/>
              <w:rFonts w:ascii="Consolas" w:hAnsi="Consolas"/>
              <w:color w:val="000000"/>
              <w:sz w:val="21"/>
              <w:szCs w:val="21"/>
              <w:lang w:eastAsia="pt-PT"/>
            </w:rPr>
          </w:rPrChange>
        </w:rPr>
      </w:pPr>
      <w:ins w:id="4259" w:author="Rui Paredes" w:date="2018-09-15T21:56:00Z">
        <w:r w:rsidRPr="00183856">
          <w:rPr>
            <w:rFonts w:ascii="Consolas" w:hAnsi="Consolas"/>
            <w:color w:val="000000"/>
            <w:sz w:val="21"/>
            <w:szCs w:val="21"/>
            <w:lang w:val="en-US" w:eastAsia="pt-PT"/>
            <w:rPrChange w:id="4260" w:author="Rui Paredes" w:date="2018-09-15T21:56:00Z">
              <w:rPr>
                <w:rFonts w:ascii="Consolas" w:hAnsi="Consolas"/>
                <w:color w:val="000000"/>
                <w:sz w:val="21"/>
                <w:szCs w:val="21"/>
                <w:lang w:eastAsia="pt-PT"/>
              </w:rPr>
            </w:rPrChange>
          </w:rPr>
          <w:lastRenderedPageBreak/>
          <w:t xml:space="preserve">                    </w:t>
        </w:r>
        <w:r w:rsidRPr="00183856">
          <w:rPr>
            <w:rFonts w:ascii="Consolas" w:hAnsi="Consolas"/>
            <w:color w:val="0000FF"/>
            <w:sz w:val="21"/>
            <w:szCs w:val="21"/>
            <w:lang w:val="en-US" w:eastAsia="pt-PT"/>
            <w:rPrChange w:id="4261" w:author="Rui Paredes" w:date="2018-09-15T21:56:00Z">
              <w:rPr>
                <w:rFonts w:ascii="Consolas" w:hAnsi="Consolas"/>
                <w:color w:val="0000FF"/>
                <w:sz w:val="21"/>
                <w:szCs w:val="21"/>
                <w:lang w:eastAsia="pt-PT"/>
              </w:rPr>
            </w:rPrChange>
          </w:rPr>
          <w:t>else</w:t>
        </w:r>
        <w:r w:rsidRPr="00183856">
          <w:rPr>
            <w:rFonts w:ascii="Consolas" w:hAnsi="Consolas"/>
            <w:color w:val="000000"/>
            <w:sz w:val="21"/>
            <w:szCs w:val="21"/>
            <w:lang w:val="en-US" w:eastAsia="pt-PT"/>
            <w:rPrChange w:id="4262" w:author="Rui Paredes" w:date="2018-09-15T21:56:00Z">
              <w:rPr>
                <w:rFonts w:ascii="Consolas" w:hAnsi="Consolas"/>
                <w:color w:val="000000"/>
                <w:sz w:val="21"/>
                <w:szCs w:val="21"/>
                <w:lang w:eastAsia="pt-PT"/>
              </w:rPr>
            </w:rPrChange>
          </w:rPr>
          <w:t xml:space="preserve"> {</w:t>
        </w:r>
      </w:ins>
    </w:p>
    <w:p w14:paraId="58505E74" w14:textId="77777777" w:rsidR="00183856" w:rsidRPr="00183856" w:rsidRDefault="00183856" w:rsidP="00183856">
      <w:pPr>
        <w:shd w:val="clear" w:color="auto" w:fill="FFFFFF"/>
        <w:spacing w:line="285" w:lineRule="atLeast"/>
        <w:jc w:val="left"/>
        <w:rPr>
          <w:ins w:id="4263" w:author="Rui Paredes" w:date="2018-09-15T21:56:00Z"/>
          <w:rFonts w:ascii="Consolas" w:hAnsi="Consolas"/>
          <w:color w:val="000000"/>
          <w:sz w:val="21"/>
          <w:szCs w:val="21"/>
          <w:lang w:val="en-US" w:eastAsia="pt-PT"/>
          <w:rPrChange w:id="4264" w:author="Rui Paredes" w:date="2018-09-15T21:56:00Z">
            <w:rPr>
              <w:ins w:id="4265" w:author="Rui Paredes" w:date="2018-09-15T21:56:00Z"/>
              <w:rFonts w:ascii="Consolas" w:hAnsi="Consolas"/>
              <w:color w:val="000000"/>
              <w:sz w:val="21"/>
              <w:szCs w:val="21"/>
              <w:lang w:eastAsia="pt-PT"/>
            </w:rPr>
          </w:rPrChange>
        </w:rPr>
      </w:pPr>
      <w:ins w:id="4266" w:author="Rui Paredes" w:date="2018-09-15T21:56:00Z">
        <w:r w:rsidRPr="00183856">
          <w:rPr>
            <w:rFonts w:ascii="Consolas" w:hAnsi="Consolas"/>
            <w:color w:val="000000"/>
            <w:sz w:val="21"/>
            <w:szCs w:val="21"/>
            <w:lang w:val="en-US" w:eastAsia="pt-PT"/>
            <w:rPrChange w:id="4267"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268"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269" w:author="Rui Paredes" w:date="2018-09-15T21:56:00Z">
              <w:rPr>
                <w:rFonts w:ascii="Consolas" w:hAnsi="Consolas"/>
                <w:color w:val="000000"/>
                <w:sz w:val="21"/>
                <w:szCs w:val="21"/>
                <w:lang w:eastAsia="pt-PT"/>
              </w:rPr>
            </w:rPrChange>
          </w:rPr>
          <w:t xml:space="preserve"> competitionStartDate = competitionInfo[</w:t>
        </w:r>
        <w:r w:rsidRPr="00183856">
          <w:rPr>
            <w:rFonts w:ascii="Consolas" w:hAnsi="Consolas"/>
            <w:color w:val="09885A"/>
            <w:sz w:val="21"/>
            <w:szCs w:val="21"/>
            <w:lang w:val="en-US" w:eastAsia="pt-PT"/>
            <w:rPrChange w:id="4270" w:author="Rui Paredes" w:date="2018-09-15T21:56:00Z">
              <w:rPr>
                <w:rFonts w:ascii="Consolas" w:hAnsi="Consolas"/>
                <w:color w:val="09885A"/>
                <w:sz w:val="21"/>
                <w:szCs w:val="21"/>
                <w:lang w:eastAsia="pt-PT"/>
              </w:rPr>
            </w:rPrChange>
          </w:rPr>
          <w:t>0</w:t>
        </w:r>
        <w:r w:rsidRPr="00183856">
          <w:rPr>
            <w:rFonts w:ascii="Consolas" w:hAnsi="Consolas"/>
            <w:color w:val="000000"/>
            <w:sz w:val="21"/>
            <w:szCs w:val="21"/>
            <w:lang w:val="en-US" w:eastAsia="pt-PT"/>
            <w:rPrChange w:id="4271" w:author="Rui Paredes" w:date="2018-09-15T21:56:00Z">
              <w:rPr>
                <w:rFonts w:ascii="Consolas" w:hAnsi="Consolas"/>
                <w:color w:val="000000"/>
                <w:sz w:val="21"/>
                <w:szCs w:val="21"/>
                <w:lang w:eastAsia="pt-PT"/>
              </w:rPr>
            </w:rPrChange>
          </w:rPr>
          <w:t>].startDate;</w:t>
        </w:r>
      </w:ins>
    </w:p>
    <w:p w14:paraId="1E447696" w14:textId="77777777" w:rsidR="00183856" w:rsidRPr="00183856" w:rsidRDefault="00183856" w:rsidP="00183856">
      <w:pPr>
        <w:shd w:val="clear" w:color="auto" w:fill="FFFFFF"/>
        <w:spacing w:line="285" w:lineRule="atLeast"/>
        <w:jc w:val="left"/>
        <w:rPr>
          <w:ins w:id="4272" w:author="Rui Paredes" w:date="2018-09-15T21:56:00Z"/>
          <w:rFonts w:ascii="Consolas" w:hAnsi="Consolas"/>
          <w:color w:val="000000"/>
          <w:sz w:val="21"/>
          <w:szCs w:val="21"/>
          <w:lang w:val="en-US" w:eastAsia="pt-PT"/>
          <w:rPrChange w:id="4273" w:author="Rui Paredes" w:date="2018-09-15T21:56:00Z">
            <w:rPr>
              <w:ins w:id="4274" w:author="Rui Paredes" w:date="2018-09-15T21:56:00Z"/>
              <w:rFonts w:ascii="Consolas" w:hAnsi="Consolas"/>
              <w:color w:val="000000"/>
              <w:sz w:val="21"/>
              <w:szCs w:val="21"/>
              <w:lang w:eastAsia="pt-PT"/>
            </w:rPr>
          </w:rPrChange>
        </w:rPr>
      </w:pPr>
      <w:ins w:id="4275" w:author="Rui Paredes" w:date="2018-09-15T21:56:00Z">
        <w:r w:rsidRPr="00183856">
          <w:rPr>
            <w:rFonts w:ascii="Consolas" w:hAnsi="Consolas"/>
            <w:color w:val="000000"/>
            <w:sz w:val="21"/>
            <w:szCs w:val="21"/>
            <w:lang w:val="en-US" w:eastAsia="pt-PT"/>
            <w:rPrChange w:id="4276"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277" w:author="Rui Paredes" w:date="2018-09-15T21:56:00Z">
              <w:rPr>
                <w:rFonts w:ascii="Consolas" w:hAnsi="Consolas"/>
                <w:color w:val="0000FF"/>
                <w:sz w:val="21"/>
                <w:szCs w:val="21"/>
                <w:lang w:eastAsia="pt-PT"/>
              </w:rPr>
            </w:rPrChange>
          </w:rPr>
          <w:t>var</w:t>
        </w:r>
        <w:r w:rsidRPr="00183856">
          <w:rPr>
            <w:rFonts w:ascii="Consolas" w:hAnsi="Consolas"/>
            <w:color w:val="000000"/>
            <w:sz w:val="21"/>
            <w:szCs w:val="21"/>
            <w:lang w:val="en-US" w:eastAsia="pt-PT"/>
            <w:rPrChange w:id="4278" w:author="Rui Paredes" w:date="2018-09-15T21:56:00Z">
              <w:rPr>
                <w:rFonts w:ascii="Consolas" w:hAnsi="Consolas"/>
                <w:color w:val="000000"/>
                <w:sz w:val="21"/>
                <w:szCs w:val="21"/>
                <w:lang w:eastAsia="pt-PT"/>
              </w:rPr>
            </w:rPrChange>
          </w:rPr>
          <w:t xml:space="preserve"> time = Date.now() - competitionStartDate;</w:t>
        </w:r>
      </w:ins>
    </w:p>
    <w:p w14:paraId="4386284A" w14:textId="77777777" w:rsidR="00183856" w:rsidRPr="00183856" w:rsidRDefault="00183856" w:rsidP="00183856">
      <w:pPr>
        <w:shd w:val="clear" w:color="auto" w:fill="FFFFFF"/>
        <w:spacing w:line="285" w:lineRule="atLeast"/>
        <w:jc w:val="left"/>
        <w:rPr>
          <w:ins w:id="4279" w:author="Rui Paredes" w:date="2018-09-15T21:56:00Z"/>
          <w:rFonts w:ascii="Consolas" w:hAnsi="Consolas"/>
          <w:color w:val="000000"/>
          <w:sz w:val="21"/>
          <w:szCs w:val="21"/>
          <w:lang w:val="en-US" w:eastAsia="pt-PT"/>
          <w:rPrChange w:id="4280" w:author="Rui Paredes" w:date="2018-09-15T21:56:00Z">
            <w:rPr>
              <w:ins w:id="4281" w:author="Rui Paredes" w:date="2018-09-15T21:56:00Z"/>
              <w:rFonts w:ascii="Consolas" w:hAnsi="Consolas"/>
              <w:color w:val="000000"/>
              <w:sz w:val="21"/>
              <w:szCs w:val="21"/>
              <w:lang w:eastAsia="pt-PT"/>
            </w:rPr>
          </w:rPrChange>
        </w:rPr>
      </w:pPr>
    </w:p>
    <w:p w14:paraId="0CC489E2" w14:textId="77777777" w:rsidR="00183856" w:rsidRPr="00183856" w:rsidRDefault="00183856" w:rsidP="00183856">
      <w:pPr>
        <w:shd w:val="clear" w:color="auto" w:fill="FFFFFF"/>
        <w:spacing w:line="285" w:lineRule="atLeast"/>
        <w:jc w:val="left"/>
        <w:rPr>
          <w:ins w:id="4282" w:author="Rui Paredes" w:date="2018-09-15T21:56:00Z"/>
          <w:rFonts w:ascii="Consolas" w:hAnsi="Consolas"/>
          <w:color w:val="000000"/>
          <w:sz w:val="21"/>
          <w:szCs w:val="21"/>
          <w:lang w:val="en-US" w:eastAsia="pt-PT"/>
          <w:rPrChange w:id="4283" w:author="Rui Paredes" w:date="2018-09-15T21:56:00Z">
            <w:rPr>
              <w:ins w:id="4284" w:author="Rui Paredes" w:date="2018-09-15T21:56:00Z"/>
              <w:rFonts w:ascii="Consolas" w:hAnsi="Consolas"/>
              <w:color w:val="000000"/>
              <w:sz w:val="21"/>
              <w:szCs w:val="21"/>
              <w:lang w:eastAsia="pt-PT"/>
            </w:rPr>
          </w:rPrChange>
        </w:rPr>
      </w:pPr>
      <w:ins w:id="4285" w:author="Rui Paredes" w:date="2018-09-15T21:56:00Z">
        <w:r w:rsidRPr="00183856">
          <w:rPr>
            <w:rFonts w:ascii="Consolas" w:hAnsi="Consolas"/>
            <w:color w:val="000000"/>
            <w:sz w:val="21"/>
            <w:szCs w:val="21"/>
            <w:lang w:val="en-US" w:eastAsia="pt-PT"/>
            <w:rPrChange w:id="4286"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287"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288" w:author="Rui Paredes" w:date="2018-09-15T21:56:00Z">
              <w:rPr>
                <w:rFonts w:ascii="Consolas" w:hAnsi="Consolas"/>
                <w:color w:val="000000"/>
                <w:sz w:val="21"/>
                <w:szCs w:val="21"/>
                <w:lang w:eastAsia="pt-PT"/>
              </w:rPr>
            </w:rPrChange>
          </w:rPr>
          <w:t xml:space="preserve"> SELECT_PARTICIPANT_ID = </w:t>
        </w:r>
        <w:r w:rsidRPr="00183856">
          <w:rPr>
            <w:rFonts w:ascii="Consolas" w:hAnsi="Consolas"/>
            <w:color w:val="A31515"/>
            <w:sz w:val="21"/>
            <w:szCs w:val="21"/>
            <w:lang w:val="en-US" w:eastAsia="pt-PT"/>
            <w:rPrChange w:id="4289" w:author="Rui Paredes" w:date="2018-09-15T21:56:00Z">
              <w:rPr>
                <w:rFonts w:ascii="Consolas" w:hAnsi="Consolas"/>
                <w:color w:val="A31515"/>
                <w:sz w:val="21"/>
                <w:szCs w:val="21"/>
                <w:lang w:eastAsia="pt-PT"/>
              </w:rPr>
            </w:rPrChange>
          </w:rPr>
          <w:t xml:space="preserve">`SELECT * from registrations where userID = </w:t>
        </w:r>
        <w:r w:rsidRPr="00183856">
          <w:rPr>
            <w:rFonts w:ascii="Consolas" w:hAnsi="Consolas"/>
            <w:color w:val="0000FF"/>
            <w:sz w:val="21"/>
            <w:szCs w:val="21"/>
            <w:lang w:val="en-US" w:eastAsia="pt-PT"/>
            <w:rPrChange w:id="4290"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291" w:author="Rui Paredes" w:date="2018-09-15T21:56:00Z">
              <w:rPr>
                <w:rFonts w:ascii="Consolas" w:hAnsi="Consolas"/>
                <w:color w:val="000000"/>
                <w:sz w:val="21"/>
                <w:szCs w:val="21"/>
                <w:lang w:eastAsia="pt-PT"/>
              </w:rPr>
            </w:rPrChange>
          </w:rPr>
          <w:t>userID</w:t>
        </w:r>
        <w:r w:rsidRPr="00183856">
          <w:rPr>
            <w:rFonts w:ascii="Consolas" w:hAnsi="Consolas"/>
            <w:color w:val="0000FF"/>
            <w:sz w:val="21"/>
            <w:szCs w:val="21"/>
            <w:lang w:val="en-US" w:eastAsia="pt-PT"/>
            <w:rPrChange w:id="4292"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293" w:author="Rui Paredes" w:date="2018-09-15T21:56:00Z">
              <w:rPr>
                <w:rFonts w:ascii="Consolas" w:hAnsi="Consolas"/>
                <w:color w:val="A31515"/>
                <w:sz w:val="21"/>
                <w:szCs w:val="21"/>
                <w:lang w:eastAsia="pt-PT"/>
              </w:rPr>
            </w:rPrChange>
          </w:rPr>
          <w:t xml:space="preserve"> and competitionID = </w:t>
        </w:r>
        <w:r w:rsidRPr="00183856">
          <w:rPr>
            <w:rFonts w:ascii="Consolas" w:hAnsi="Consolas"/>
            <w:color w:val="0000FF"/>
            <w:sz w:val="21"/>
            <w:szCs w:val="21"/>
            <w:lang w:val="en-US" w:eastAsia="pt-PT"/>
            <w:rPrChange w:id="4294"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295" w:author="Rui Paredes" w:date="2018-09-15T21:56:00Z">
              <w:rPr>
                <w:rFonts w:ascii="Consolas" w:hAnsi="Consolas"/>
                <w:color w:val="000000"/>
                <w:sz w:val="21"/>
                <w:szCs w:val="21"/>
                <w:lang w:eastAsia="pt-PT"/>
              </w:rPr>
            </w:rPrChange>
          </w:rPr>
          <w:t>competitionID</w:t>
        </w:r>
        <w:r w:rsidRPr="00183856">
          <w:rPr>
            <w:rFonts w:ascii="Consolas" w:hAnsi="Consolas"/>
            <w:color w:val="0000FF"/>
            <w:sz w:val="21"/>
            <w:szCs w:val="21"/>
            <w:lang w:val="en-US" w:eastAsia="pt-PT"/>
            <w:rPrChange w:id="4296"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297" w:author="Rui Paredes" w:date="2018-09-15T21:56:00Z">
              <w:rPr>
                <w:rFonts w:ascii="Consolas" w:hAnsi="Consolas"/>
                <w:color w:val="A31515"/>
                <w:sz w:val="21"/>
                <w:szCs w:val="21"/>
                <w:lang w:eastAsia="pt-PT"/>
              </w:rPr>
            </w:rPrChange>
          </w:rPr>
          <w:t>`</w:t>
        </w:r>
        <w:r w:rsidRPr="00183856">
          <w:rPr>
            <w:rFonts w:ascii="Consolas" w:hAnsi="Consolas"/>
            <w:color w:val="000000"/>
            <w:sz w:val="21"/>
            <w:szCs w:val="21"/>
            <w:lang w:val="en-US" w:eastAsia="pt-PT"/>
            <w:rPrChange w:id="4298" w:author="Rui Paredes" w:date="2018-09-15T21:56:00Z">
              <w:rPr>
                <w:rFonts w:ascii="Consolas" w:hAnsi="Consolas"/>
                <w:color w:val="000000"/>
                <w:sz w:val="21"/>
                <w:szCs w:val="21"/>
                <w:lang w:eastAsia="pt-PT"/>
              </w:rPr>
            </w:rPrChange>
          </w:rPr>
          <w:t>;</w:t>
        </w:r>
      </w:ins>
    </w:p>
    <w:p w14:paraId="6AEA6543" w14:textId="77777777" w:rsidR="00183856" w:rsidRPr="00183856" w:rsidRDefault="00183856" w:rsidP="00183856">
      <w:pPr>
        <w:shd w:val="clear" w:color="auto" w:fill="FFFFFF"/>
        <w:spacing w:line="285" w:lineRule="atLeast"/>
        <w:jc w:val="left"/>
        <w:rPr>
          <w:ins w:id="4299" w:author="Rui Paredes" w:date="2018-09-15T21:56:00Z"/>
          <w:rFonts w:ascii="Consolas" w:hAnsi="Consolas"/>
          <w:color w:val="000000"/>
          <w:sz w:val="21"/>
          <w:szCs w:val="21"/>
          <w:lang w:val="en-US" w:eastAsia="pt-PT"/>
          <w:rPrChange w:id="4300" w:author="Rui Paredes" w:date="2018-09-15T21:56:00Z">
            <w:rPr>
              <w:ins w:id="4301" w:author="Rui Paredes" w:date="2018-09-15T21:56:00Z"/>
              <w:rFonts w:ascii="Consolas" w:hAnsi="Consolas"/>
              <w:color w:val="000000"/>
              <w:sz w:val="21"/>
              <w:szCs w:val="21"/>
              <w:lang w:eastAsia="pt-PT"/>
            </w:rPr>
          </w:rPrChange>
        </w:rPr>
      </w:pPr>
      <w:ins w:id="4302" w:author="Rui Paredes" w:date="2018-09-15T21:56:00Z">
        <w:r w:rsidRPr="00183856">
          <w:rPr>
            <w:rFonts w:ascii="Consolas" w:hAnsi="Consolas"/>
            <w:color w:val="000000"/>
            <w:sz w:val="21"/>
            <w:szCs w:val="21"/>
            <w:lang w:val="en-US" w:eastAsia="pt-PT"/>
            <w:rPrChange w:id="4303" w:author="Rui Paredes" w:date="2018-09-15T21:56:00Z">
              <w:rPr>
                <w:rFonts w:ascii="Consolas" w:hAnsi="Consolas"/>
                <w:color w:val="000000"/>
                <w:sz w:val="21"/>
                <w:szCs w:val="21"/>
                <w:lang w:eastAsia="pt-PT"/>
              </w:rPr>
            </w:rPrChange>
          </w:rPr>
          <w:t xml:space="preserve">                        con.query(SELECT_PARTICIPANT_ID, (err, participantInfo) </w:t>
        </w:r>
        <w:r w:rsidRPr="00183856">
          <w:rPr>
            <w:rFonts w:ascii="Consolas" w:hAnsi="Consolas"/>
            <w:color w:val="0000FF"/>
            <w:sz w:val="21"/>
            <w:szCs w:val="21"/>
            <w:lang w:val="en-US" w:eastAsia="pt-PT"/>
            <w:rPrChange w:id="4304" w:author="Rui Paredes" w:date="2018-09-15T21:56:00Z">
              <w:rPr>
                <w:rFonts w:ascii="Consolas" w:hAnsi="Consolas"/>
                <w:color w:val="0000FF"/>
                <w:sz w:val="21"/>
                <w:szCs w:val="21"/>
                <w:lang w:eastAsia="pt-PT"/>
              </w:rPr>
            </w:rPrChange>
          </w:rPr>
          <w:t>=&gt;</w:t>
        </w:r>
        <w:r w:rsidRPr="00183856">
          <w:rPr>
            <w:rFonts w:ascii="Consolas" w:hAnsi="Consolas"/>
            <w:color w:val="000000"/>
            <w:sz w:val="21"/>
            <w:szCs w:val="21"/>
            <w:lang w:val="en-US" w:eastAsia="pt-PT"/>
            <w:rPrChange w:id="4305" w:author="Rui Paredes" w:date="2018-09-15T21:56:00Z">
              <w:rPr>
                <w:rFonts w:ascii="Consolas" w:hAnsi="Consolas"/>
                <w:color w:val="000000"/>
                <w:sz w:val="21"/>
                <w:szCs w:val="21"/>
                <w:lang w:eastAsia="pt-PT"/>
              </w:rPr>
            </w:rPrChange>
          </w:rPr>
          <w:t xml:space="preserve"> {</w:t>
        </w:r>
      </w:ins>
    </w:p>
    <w:p w14:paraId="3D3BA417" w14:textId="77777777" w:rsidR="00183856" w:rsidRPr="00183856" w:rsidRDefault="00183856" w:rsidP="00183856">
      <w:pPr>
        <w:shd w:val="clear" w:color="auto" w:fill="FFFFFF"/>
        <w:spacing w:line="285" w:lineRule="atLeast"/>
        <w:jc w:val="left"/>
        <w:rPr>
          <w:ins w:id="4306" w:author="Rui Paredes" w:date="2018-09-15T21:56:00Z"/>
          <w:rFonts w:ascii="Consolas" w:hAnsi="Consolas"/>
          <w:color w:val="000000"/>
          <w:sz w:val="21"/>
          <w:szCs w:val="21"/>
          <w:lang w:val="en-US" w:eastAsia="pt-PT"/>
          <w:rPrChange w:id="4307" w:author="Rui Paredes" w:date="2018-09-15T21:56:00Z">
            <w:rPr>
              <w:ins w:id="4308" w:author="Rui Paredes" w:date="2018-09-15T21:56:00Z"/>
              <w:rFonts w:ascii="Consolas" w:hAnsi="Consolas"/>
              <w:color w:val="000000"/>
              <w:sz w:val="21"/>
              <w:szCs w:val="21"/>
              <w:lang w:eastAsia="pt-PT"/>
            </w:rPr>
          </w:rPrChange>
        </w:rPr>
      </w:pPr>
      <w:ins w:id="4309" w:author="Rui Paredes" w:date="2018-09-15T21:56:00Z">
        <w:r w:rsidRPr="00183856">
          <w:rPr>
            <w:rFonts w:ascii="Consolas" w:hAnsi="Consolas"/>
            <w:color w:val="000000"/>
            <w:sz w:val="21"/>
            <w:szCs w:val="21"/>
            <w:lang w:val="en-US" w:eastAsia="pt-PT"/>
            <w:rPrChange w:id="4310"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311" w:author="Rui Paredes" w:date="2018-09-15T21:56:00Z">
              <w:rPr>
                <w:rFonts w:ascii="Consolas" w:hAnsi="Consolas"/>
                <w:color w:val="0000FF"/>
                <w:sz w:val="21"/>
                <w:szCs w:val="21"/>
                <w:lang w:eastAsia="pt-PT"/>
              </w:rPr>
            </w:rPrChange>
          </w:rPr>
          <w:t>if</w:t>
        </w:r>
        <w:r w:rsidRPr="00183856">
          <w:rPr>
            <w:rFonts w:ascii="Consolas" w:hAnsi="Consolas"/>
            <w:color w:val="000000"/>
            <w:sz w:val="21"/>
            <w:szCs w:val="21"/>
            <w:lang w:val="en-US" w:eastAsia="pt-PT"/>
            <w:rPrChange w:id="4312" w:author="Rui Paredes" w:date="2018-09-15T21:56:00Z">
              <w:rPr>
                <w:rFonts w:ascii="Consolas" w:hAnsi="Consolas"/>
                <w:color w:val="000000"/>
                <w:sz w:val="21"/>
                <w:szCs w:val="21"/>
                <w:lang w:eastAsia="pt-PT"/>
              </w:rPr>
            </w:rPrChange>
          </w:rPr>
          <w:t xml:space="preserve"> (err) {</w:t>
        </w:r>
      </w:ins>
    </w:p>
    <w:p w14:paraId="3412DDCC" w14:textId="77777777" w:rsidR="00183856" w:rsidRPr="00183856" w:rsidRDefault="00183856" w:rsidP="00183856">
      <w:pPr>
        <w:shd w:val="clear" w:color="auto" w:fill="FFFFFF"/>
        <w:spacing w:line="285" w:lineRule="atLeast"/>
        <w:jc w:val="left"/>
        <w:rPr>
          <w:ins w:id="4313" w:author="Rui Paredes" w:date="2018-09-15T21:56:00Z"/>
          <w:rFonts w:ascii="Consolas" w:hAnsi="Consolas"/>
          <w:color w:val="000000"/>
          <w:sz w:val="21"/>
          <w:szCs w:val="21"/>
          <w:lang w:val="en-US" w:eastAsia="pt-PT"/>
          <w:rPrChange w:id="4314" w:author="Rui Paredes" w:date="2018-09-15T21:56:00Z">
            <w:rPr>
              <w:ins w:id="4315" w:author="Rui Paredes" w:date="2018-09-15T21:56:00Z"/>
              <w:rFonts w:ascii="Consolas" w:hAnsi="Consolas"/>
              <w:color w:val="000000"/>
              <w:sz w:val="21"/>
              <w:szCs w:val="21"/>
              <w:lang w:eastAsia="pt-PT"/>
            </w:rPr>
          </w:rPrChange>
        </w:rPr>
      </w:pPr>
      <w:ins w:id="4316" w:author="Rui Paredes" w:date="2018-09-15T21:56:00Z">
        <w:r w:rsidRPr="00183856">
          <w:rPr>
            <w:rFonts w:ascii="Consolas" w:hAnsi="Consolas"/>
            <w:color w:val="000000"/>
            <w:sz w:val="21"/>
            <w:szCs w:val="21"/>
            <w:lang w:val="en-US" w:eastAsia="pt-PT"/>
            <w:rPrChange w:id="4317"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318" w:author="Rui Paredes" w:date="2018-09-15T21:56:00Z">
              <w:rPr>
                <w:rFonts w:ascii="Consolas" w:hAnsi="Consolas"/>
                <w:color w:val="0000FF"/>
                <w:sz w:val="21"/>
                <w:szCs w:val="21"/>
                <w:lang w:eastAsia="pt-PT"/>
              </w:rPr>
            </w:rPrChange>
          </w:rPr>
          <w:t>return</w:t>
        </w:r>
        <w:r w:rsidRPr="00183856">
          <w:rPr>
            <w:rFonts w:ascii="Consolas" w:hAnsi="Consolas"/>
            <w:color w:val="000000"/>
            <w:sz w:val="21"/>
            <w:szCs w:val="21"/>
            <w:lang w:val="en-US" w:eastAsia="pt-PT"/>
            <w:rPrChange w:id="4319" w:author="Rui Paredes" w:date="2018-09-15T21:56:00Z">
              <w:rPr>
                <w:rFonts w:ascii="Consolas" w:hAnsi="Consolas"/>
                <w:color w:val="000000"/>
                <w:sz w:val="21"/>
                <w:szCs w:val="21"/>
                <w:lang w:eastAsia="pt-PT"/>
              </w:rPr>
            </w:rPrChange>
          </w:rPr>
          <w:t xml:space="preserve"> res.send(err);</w:t>
        </w:r>
      </w:ins>
    </w:p>
    <w:p w14:paraId="52D3B3F9" w14:textId="77777777" w:rsidR="00183856" w:rsidRPr="00183856" w:rsidRDefault="00183856" w:rsidP="00183856">
      <w:pPr>
        <w:shd w:val="clear" w:color="auto" w:fill="FFFFFF"/>
        <w:spacing w:line="285" w:lineRule="atLeast"/>
        <w:jc w:val="left"/>
        <w:rPr>
          <w:ins w:id="4320" w:author="Rui Paredes" w:date="2018-09-15T21:56:00Z"/>
          <w:rFonts w:ascii="Consolas" w:hAnsi="Consolas"/>
          <w:color w:val="000000"/>
          <w:sz w:val="21"/>
          <w:szCs w:val="21"/>
          <w:lang w:val="en-US" w:eastAsia="pt-PT"/>
          <w:rPrChange w:id="4321" w:author="Rui Paredes" w:date="2018-09-15T21:56:00Z">
            <w:rPr>
              <w:ins w:id="4322" w:author="Rui Paredes" w:date="2018-09-15T21:56:00Z"/>
              <w:rFonts w:ascii="Consolas" w:hAnsi="Consolas"/>
              <w:color w:val="000000"/>
              <w:sz w:val="21"/>
              <w:szCs w:val="21"/>
              <w:lang w:eastAsia="pt-PT"/>
            </w:rPr>
          </w:rPrChange>
        </w:rPr>
      </w:pPr>
      <w:ins w:id="4323" w:author="Rui Paredes" w:date="2018-09-15T21:56:00Z">
        <w:r w:rsidRPr="00183856">
          <w:rPr>
            <w:rFonts w:ascii="Consolas" w:hAnsi="Consolas"/>
            <w:color w:val="000000"/>
            <w:sz w:val="21"/>
            <w:szCs w:val="21"/>
            <w:lang w:val="en-US" w:eastAsia="pt-PT"/>
            <w:rPrChange w:id="4324" w:author="Rui Paredes" w:date="2018-09-15T21:56:00Z">
              <w:rPr>
                <w:rFonts w:ascii="Consolas" w:hAnsi="Consolas"/>
                <w:color w:val="000000"/>
                <w:sz w:val="21"/>
                <w:szCs w:val="21"/>
                <w:lang w:eastAsia="pt-PT"/>
              </w:rPr>
            </w:rPrChange>
          </w:rPr>
          <w:t xml:space="preserve">                            }</w:t>
        </w:r>
      </w:ins>
    </w:p>
    <w:p w14:paraId="1EAC41A2" w14:textId="77777777" w:rsidR="00183856" w:rsidRPr="00183856" w:rsidRDefault="00183856" w:rsidP="00183856">
      <w:pPr>
        <w:shd w:val="clear" w:color="auto" w:fill="FFFFFF"/>
        <w:spacing w:line="285" w:lineRule="atLeast"/>
        <w:jc w:val="left"/>
        <w:rPr>
          <w:ins w:id="4325" w:author="Rui Paredes" w:date="2018-09-15T21:56:00Z"/>
          <w:rFonts w:ascii="Consolas" w:hAnsi="Consolas"/>
          <w:color w:val="000000"/>
          <w:sz w:val="21"/>
          <w:szCs w:val="21"/>
          <w:lang w:val="en-US" w:eastAsia="pt-PT"/>
          <w:rPrChange w:id="4326" w:author="Rui Paredes" w:date="2018-09-15T21:56:00Z">
            <w:rPr>
              <w:ins w:id="4327" w:author="Rui Paredes" w:date="2018-09-15T21:56:00Z"/>
              <w:rFonts w:ascii="Consolas" w:hAnsi="Consolas"/>
              <w:color w:val="000000"/>
              <w:sz w:val="21"/>
              <w:szCs w:val="21"/>
              <w:lang w:eastAsia="pt-PT"/>
            </w:rPr>
          </w:rPrChange>
        </w:rPr>
      </w:pPr>
      <w:ins w:id="4328" w:author="Rui Paredes" w:date="2018-09-15T21:56:00Z">
        <w:r w:rsidRPr="00183856">
          <w:rPr>
            <w:rFonts w:ascii="Consolas" w:hAnsi="Consolas"/>
            <w:color w:val="000000"/>
            <w:sz w:val="21"/>
            <w:szCs w:val="21"/>
            <w:lang w:val="en-US" w:eastAsia="pt-PT"/>
            <w:rPrChange w:id="4329"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330" w:author="Rui Paredes" w:date="2018-09-15T21:56:00Z">
              <w:rPr>
                <w:rFonts w:ascii="Consolas" w:hAnsi="Consolas"/>
                <w:color w:val="0000FF"/>
                <w:sz w:val="21"/>
                <w:szCs w:val="21"/>
                <w:lang w:eastAsia="pt-PT"/>
              </w:rPr>
            </w:rPrChange>
          </w:rPr>
          <w:t>else</w:t>
        </w:r>
        <w:r w:rsidRPr="00183856">
          <w:rPr>
            <w:rFonts w:ascii="Consolas" w:hAnsi="Consolas"/>
            <w:color w:val="000000"/>
            <w:sz w:val="21"/>
            <w:szCs w:val="21"/>
            <w:lang w:val="en-US" w:eastAsia="pt-PT"/>
            <w:rPrChange w:id="4331" w:author="Rui Paredes" w:date="2018-09-15T21:56:00Z">
              <w:rPr>
                <w:rFonts w:ascii="Consolas" w:hAnsi="Consolas"/>
                <w:color w:val="000000"/>
                <w:sz w:val="21"/>
                <w:szCs w:val="21"/>
                <w:lang w:eastAsia="pt-PT"/>
              </w:rPr>
            </w:rPrChange>
          </w:rPr>
          <w:t xml:space="preserve"> {</w:t>
        </w:r>
      </w:ins>
    </w:p>
    <w:p w14:paraId="515EA616" w14:textId="77777777" w:rsidR="00183856" w:rsidRPr="00183856" w:rsidRDefault="00183856" w:rsidP="00183856">
      <w:pPr>
        <w:shd w:val="clear" w:color="auto" w:fill="FFFFFF"/>
        <w:spacing w:line="285" w:lineRule="atLeast"/>
        <w:jc w:val="left"/>
        <w:rPr>
          <w:ins w:id="4332" w:author="Rui Paredes" w:date="2018-09-15T21:56:00Z"/>
          <w:rFonts w:ascii="Consolas" w:hAnsi="Consolas"/>
          <w:color w:val="000000"/>
          <w:sz w:val="21"/>
          <w:szCs w:val="21"/>
          <w:lang w:eastAsia="pt-PT"/>
        </w:rPr>
      </w:pPr>
      <w:ins w:id="4333" w:author="Rui Paredes" w:date="2018-09-15T21:56:00Z">
        <w:r w:rsidRPr="00183856">
          <w:rPr>
            <w:rFonts w:ascii="Consolas" w:hAnsi="Consolas"/>
            <w:color w:val="000000"/>
            <w:sz w:val="21"/>
            <w:szCs w:val="21"/>
            <w:lang w:val="en-US" w:eastAsia="pt-PT"/>
            <w:rPrChange w:id="4334"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eastAsia="pt-PT"/>
          </w:rPr>
          <w:t>var</w:t>
        </w:r>
        <w:r w:rsidRPr="00183856">
          <w:rPr>
            <w:rFonts w:ascii="Consolas" w:hAnsi="Consolas"/>
            <w:color w:val="000000"/>
            <w:sz w:val="21"/>
            <w:szCs w:val="21"/>
            <w:lang w:eastAsia="pt-PT"/>
          </w:rPr>
          <w:t xml:space="preserve"> registrationID = participantInfo[</w:t>
        </w:r>
        <w:r w:rsidRPr="00183856">
          <w:rPr>
            <w:rFonts w:ascii="Consolas" w:hAnsi="Consolas"/>
            <w:color w:val="09885A"/>
            <w:sz w:val="21"/>
            <w:szCs w:val="21"/>
            <w:lang w:eastAsia="pt-PT"/>
          </w:rPr>
          <w:t>0</w:t>
        </w:r>
        <w:r w:rsidRPr="00183856">
          <w:rPr>
            <w:rFonts w:ascii="Consolas" w:hAnsi="Consolas"/>
            <w:color w:val="000000"/>
            <w:sz w:val="21"/>
            <w:szCs w:val="21"/>
            <w:lang w:eastAsia="pt-PT"/>
          </w:rPr>
          <w:t>].id;</w:t>
        </w:r>
      </w:ins>
    </w:p>
    <w:p w14:paraId="371689B6" w14:textId="77777777" w:rsidR="00183856" w:rsidRPr="00183856" w:rsidRDefault="00183856" w:rsidP="00183856">
      <w:pPr>
        <w:shd w:val="clear" w:color="auto" w:fill="FFFFFF"/>
        <w:spacing w:line="285" w:lineRule="atLeast"/>
        <w:jc w:val="left"/>
        <w:rPr>
          <w:ins w:id="4335" w:author="Rui Paredes" w:date="2018-09-15T21:56:00Z"/>
          <w:rFonts w:ascii="Consolas" w:hAnsi="Consolas"/>
          <w:color w:val="000000"/>
          <w:sz w:val="21"/>
          <w:szCs w:val="21"/>
          <w:lang w:eastAsia="pt-PT"/>
        </w:rPr>
      </w:pPr>
      <w:ins w:id="4336" w:author="Rui Paredes" w:date="2018-09-15T21:56:00Z">
        <w:r w:rsidRPr="00183856">
          <w:rPr>
            <w:rFonts w:ascii="Consolas" w:hAnsi="Consolas"/>
            <w:color w:val="000000"/>
            <w:sz w:val="21"/>
            <w:szCs w:val="21"/>
            <w:lang w:eastAsia="pt-PT"/>
          </w:rPr>
          <w:t xml:space="preserve">                                </w:t>
        </w:r>
        <w:r w:rsidRPr="00183856">
          <w:rPr>
            <w:rFonts w:ascii="Consolas" w:hAnsi="Consolas"/>
            <w:color w:val="0000FF"/>
            <w:sz w:val="21"/>
            <w:szCs w:val="21"/>
            <w:lang w:eastAsia="pt-PT"/>
          </w:rPr>
          <w:t>var</w:t>
        </w:r>
        <w:r w:rsidRPr="00183856">
          <w:rPr>
            <w:rFonts w:ascii="Consolas" w:hAnsi="Consolas"/>
            <w:color w:val="000000"/>
            <w:sz w:val="21"/>
            <w:szCs w:val="21"/>
            <w:lang w:eastAsia="pt-PT"/>
          </w:rPr>
          <w:t xml:space="preserve"> participantFinalScore = participantInfo[</w:t>
        </w:r>
        <w:r w:rsidRPr="00183856">
          <w:rPr>
            <w:rFonts w:ascii="Consolas" w:hAnsi="Consolas"/>
            <w:color w:val="09885A"/>
            <w:sz w:val="21"/>
            <w:szCs w:val="21"/>
            <w:lang w:eastAsia="pt-PT"/>
          </w:rPr>
          <w:t>0</w:t>
        </w:r>
        <w:r w:rsidRPr="00183856">
          <w:rPr>
            <w:rFonts w:ascii="Consolas" w:hAnsi="Consolas"/>
            <w:color w:val="000000"/>
            <w:sz w:val="21"/>
            <w:szCs w:val="21"/>
            <w:lang w:eastAsia="pt-PT"/>
          </w:rPr>
          <w:t>].finalScore;</w:t>
        </w:r>
      </w:ins>
    </w:p>
    <w:p w14:paraId="76ADDE49" w14:textId="77777777" w:rsidR="00183856" w:rsidRPr="00183856" w:rsidRDefault="00183856" w:rsidP="00183856">
      <w:pPr>
        <w:shd w:val="clear" w:color="auto" w:fill="FFFFFF"/>
        <w:spacing w:line="285" w:lineRule="atLeast"/>
        <w:jc w:val="left"/>
        <w:rPr>
          <w:ins w:id="4337" w:author="Rui Paredes" w:date="2018-09-15T21:56:00Z"/>
          <w:rFonts w:ascii="Consolas" w:hAnsi="Consolas"/>
          <w:color w:val="000000"/>
          <w:sz w:val="21"/>
          <w:szCs w:val="21"/>
          <w:lang w:val="en-US" w:eastAsia="pt-PT"/>
          <w:rPrChange w:id="4338" w:author="Rui Paredes" w:date="2018-09-15T21:56:00Z">
            <w:rPr>
              <w:ins w:id="4339" w:author="Rui Paredes" w:date="2018-09-15T21:56:00Z"/>
              <w:rFonts w:ascii="Consolas" w:hAnsi="Consolas"/>
              <w:color w:val="000000"/>
              <w:sz w:val="21"/>
              <w:szCs w:val="21"/>
              <w:lang w:eastAsia="pt-PT"/>
            </w:rPr>
          </w:rPrChange>
        </w:rPr>
      </w:pPr>
      <w:ins w:id="4340" w:author="Rui Paredes" w:date="2018-09-15T21:56:00Z">
        <w:r w:rsidRPr="00183856">
          <w:rPr>
            <w:rFonts w:ascii="Consolas" w:hAnsi="Consolas"/>
            <w:color w:val="000000"/>
            <w:sz w:val="21"/>
            <w:szCs w:val="21"/>
            <w:lang w:eastAsia="pt-PT"/>
          </w:rPr>
          <w:t xml:space="preserve">                                </w:t>
        </w:r>
        <w:r w:rsidRPr="00183856">
          <w:rPr>
            <w:rFonts w:ascii="Consolas" w:hAnsi="Consolas"/>
            <w:color w:val="0000FF"/>
            <w:sz w:val="21"/>
            <w:szCs w:val="21"/>
            <w:lang w:val="en-US" w:eastAsia="pt-PT"/>
            <w:rPrChange w:id="4341"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342" w:author="Rui Paredes" w:date="2018-09-15T21:56:00Z">
              <w:rPr>
                <w:rFonts w:ascii="Consolas" w:hAnsi="Consolas"/>
                <w:color w:val="000000"/>
                <w:sz w:val="21"/>
                <w:szCs w:val="21"/>
                <w:lang w:eastAsia="pt-PT"/>
              </w:rPr>
            </w:rPrChange>
          </w:rPr>
          <w:t xml:space="preserve"> ADD_SCORE_PARTICIPANT_QUERY = </w:t>
        </w:r>
        <w:r w:rsidRPr="00183856">
          <w:rPr>
            <w:rFonts w:ascii="Consolas" w:hAnsi="Consolas"/>
            <w:color w:val="A31515"/>
            <w:sz w:val="21"/>
            <w:szCs w:val="21"/>
            <w:lang w:val="en-US" w:eastAsia="pt-PT"/>
            <w:rPrChange w:id="4343" w:author="Rui Paredes" w:date="2018-09-15T21:56:00Z">
              <w:rPr>
                <w:rFonts w:ascii="Consolas" w:hAnsi="Consolas"/>
                <w:color w:val="A31515"/>
                <w:sz w:val="21"/>
                <w:szCs w:val="21"/>
                <w:lang w:eastAsia="pt-PT"/>
              </w:rPr>
            </w:rPrChange>
          </w:rPr>
          <w:t>`INSERT INTO scorePerChallengePerCompetition (registrationID, challengesPerCompetitionID, score, time) VALUES(</w:t>
        </w:r>
        <w:r w:rsidRPr="00183856">
          <w:rPr>
            <w:rFonts w:ascii="Consolas" w:hAnsi="Consolas"/>
            <w:color w:val="0000FF"/>
            <w:sz w:val="21"/>
            <w:szCs w:val="21"/>
            <w:lang w:val="en-US" w:eastAsia="pt-PT"/>
            <w:rPrChange w:id="4344"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345" w:author="Rui Paredes" w:date="2018-09-15T21:56:00Z">
              <w:rPr>
                <w:rFonts w:ascii="Consolas" w:hAnsi="Consolas"/>
                <w:color w:val="000000"/>
                <w:sz w:val="21"/>
                <w:szCs w:val="21"/>
                <w:lang w:eastAsia="pt-PT"/>
              </w:rPr>
            </w:rPrChange>
          </w:rPr>
          <w:t>registrationID</w:t>
        </w:r>
        <w:r w:rsidRPr="00183856">
          <w:rPr>
            <w:rFonts w:ascii="Consolas" w:hAnsi="Consolas"/>
            <w:color w:val="0000FF"/>
            <w:sz w:val="21"/>
            <w:szCs w:val="21"/>
            <w:lang w:val="en-US" w:eastAsia="pt-PT"/>
            <w:rPrChange w:id="4346"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347" w:author="Rui Paredes" w:date="2018-09-15T21:56:00Z">
              <w:rPr>
                <w:rFonts w:ascii="Consolas" w:hAnsi="Consolas"/>
                <w:color w:val="A31515"/>
                <w:sz w:val="21"/>
                <w:szCs w:val="21"/>
                <w:lang w:eastAsia="pt-PT"/>
              </w:rPr>
            </w:rPrChange>
          </w:rPr>
          <w:t xml:space="preserve">, </w:t>
        </w:r>
        <w:r w:rsidRPr="00183856">
          <w:rPr>
            <w:rFonts w:ascii="Consolas" w:hAnsi="Consolas"/>
            <w:color w:val="0000FF"/>
            <w:sz w:val="21"/>
            <w:szCs w:val="21"/>
            <w:lang w:val="en-US" w:eastAsia="pt-PT"/>
            <w:rPrChange w:id="4348"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349" w:author="Rui Paredes" w:date="2018-09-15T21:56:00Z">
              <w:rPr>
                <w:rFonts w:ascii="Consolas" w:hAnsi="Consolas"/>
                <w:color w:val="000000"/>
                <w:sz w:val="21"/>
                <w:szCs w:val="21"/>
                <w:lang w:eastAsia="pt-PT"/>
              </w:rPr>
            </w:rPrChange>
          </w:rPr>
          <w:t>competitionChallengeID</w:t>
        </w:r>
        <w:r w:rsidRPr="00183856">
          <w:rPr>
            <w:rFonts w:ascii="Consolas" w:hAnsi="Consolas"/>
            <w:color w:val="0000FF"/>
            <w:sz w:val="21"/>
            <w:szCs w:val="21"/>
            <w:lang w:val="en-US" w:eastAsia="pt-PT"/>
            <w:rPrChange w:id="4350"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351" w:author="Rui Paredes" w:date="2018-09-15T21:56:00Z">
              <w:rPr>
                <w:rFonts w:ascii="Consolas" w:hAnsi="Consolas"/>
                <w:color w:val="A31515"/>
                <w:sz w:val="21"/>
                <w:szCs w:val="21"/>
                <w:lang w:eastAsia="pt-PT"/>
              </w:rPr>
            </w:rPrChange>
          </w:rPr>
          <w:t xml:space="preserve">, </w:t>
        </w:r>
        <w:r w:rsidRPr="00183856">
          <w:rPr>
            <w:rFonts w:ascii="Consolas" w:hAnsi="Consolas"/>
            <w:color w:val="0000FF"/>
            <w:sz w:val="21"/>
            <w:szCs w:val="21"/>
            <w:lang w:val="en-US" w:eastAsia="pt-PT"/>
            <w:rPrChange w:id="4352"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353" w:author="Rui Paredes" w:date="2018-09-15T21:56:00Z">
              <w:rPr>
                <w:rFonts w:ascii="Consolas" w:hAnsi="Consolas"/>
                <w:color w:val="000000"/>
                <w:sz w:val="21"/>
                <w:szCs w:val="21"/>
                <w:lang w:eastAsia="pt-PT"/>
              </w:rPr>
            </w:rPrChange>
          </w:rPr>
          <w:t>challengeScore</w:t>
        </w:r>
        <w:r w:rsidRPr="00183856">
          <w:rPr>
            <w:rFonts w:ascii="Consolas" w:hAnsi="Consolas"/>
            <w:color w:val="0000FF"/>
            <w:sz w:val="21"/>
            <w:szCs w:val="21"/>
            <w:lang w:val="en-US" w:eastAsia="pt-PT"/>
            <w:rPrChange w:id="4354"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355" w:author="Rui Paredes" w:date="2018-09-15T21:56:00Z">
              <w:rPr>
                <w:rFonts w:ascii="Consolas" w:hAnsi="Consolas"/>
                <w:color w:val="A31515"/>
                <w:sz w:val="21"/>
                <w:szCs w:val="21"/>
                <w:lang w:eastAsia="pt-PT"/>
              </w:rPr>
            </w:rPrChange>
          </w:rPr>
          <w:t xml:space="preserve">, </w:t>
        </w:r>
        <w:r w:rsidRPr="00183856">
          <w:rPr>
            <w:rFonts w:ascii="Consolas" w:hAnsi="Consolas"/>
            <w:color w:val="0000FF"/>
            <w:sz w:val="21"/>
            <w:szCs w:val="21"/>
            <w:lang w:val="en-US" w:eastAsia="pt-PT"/>
            <w:rPrChange w:id="4356"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357" w:author="Rui Paredes" w:date="2018-09-15T21:56:00Z">
              <w:rPr>
                <w:rFonts w:ascii="Consolas" w:hAnsi="Consolas"/>
                <w:color w:val="000000"/>
                <w:sz w:val="21"/>
                <w:szCs w:val="21"/>
                <w:lang w:eastAsia="pt-PT"/>
              </w:rPr>
            </w:rPrChange>
          </w:rPr>
          <w:t>time</w:t>
        </w:r>
        <w:r w:rsidRPr="00183856">
          <w:rPr>
            <w:rFonts w:ascii="Consolas" w:hAnsi="Consolas"/>
            <w:color w:val="0000FF"/>
            <w:sz w:val="21"/>
            <w:szCs w:val="21"/>
            <w:lang w:val="en-US" w:eastAsia="pt-PT"/>
            <w:rPrChange w:id="4358"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359" w:author="Rui Paredes" w:date="2018-09-15T21:56:00Z">
              <w:rPr>
                <w:rFonts w:ascii="Consolas" w:hAnsi="Consolas"/>
                <w:color w:val="A31515"/>
                <w:sz w:val="21"/>
                <w:szCs w:val="21"/>
                <w:lang w:eastAsia="pt-PT"/>
              </w:rPr>
            </w:rPrChange>
          </w:rPr>
          <w:t>)`</w:t>
        </w:r>
        <w:r w:rsidRPr="00183856">
          <w:rPr>
            <w:rFonts w:ascii="Consolas" w:hAnsi="Consolas"/>
            <w:color w:val="000000"/>
            <w:sz w:val="21"/>
            <w:szCs w:val="21"/>
            <w:lang w:val="en-US" w:eastAsia="pt-PT"/>
            <w:rPrChange w:id="4360" w:author="Rui Paredes" w:date="2018-09-15T21:56:00Z">
              <w:rPr>
                <w:rFonts w:ascii="Consolas" w:hAnsi="Consolas"/>
                <w:color w:val="000000"/>
                <w:sz w:val="21"/>
                <w:szCs w:val="21"/>
                <w:lang w:eastAsia="pt-PT"/>
              </w:rPr>
            </w:rPrChange>
          </w:rPr>
          <w:t>;</w:t>
        </w:r>
      </w:ins>
    </w:p>
    <w:p w14:paraId="07358831" w14:textId="77777777" w:rsidR="00183856" w:rsidRPr="00183856" w:rsidRDefault="00183856" w:rsidP="00183856">
      <w:pPr>
        <w:shd w:val="clear" w:color="auto" w:fill="FFFFFF"/>
        <w:spacing w:line="285" w:lineRule="atLeast"/>
        <w:jc w:val="left"/>
        <w:rPr>
          <w:ins w:id="4361" w:author="Rui Paredes" w:date="2018-09-15T21:56:00Z"/>
          <w:rFonts w:ascii="Consolas" w:hAnsi="Consolas"/>
          <w:color w:val="000000"/>
          <w:sz w:val="21"/>
          <w:szCs w:val="21"/>
          <w:lang w:val="en-US" w:eastAsia="pt-PT"/>
          <w:rPrChange w:id="4362" w:author="Rui Paredes" w:date="2018-09-15T21:56:00Z">
            <w:rPr>
              <w:ins w:id="4363" w:author="Rui Paredes" w:date="2018-09-15T21:56:00Z"/>
              <w:rFonts w:ascii="Consolas" w:hAnsi="Consolas"/>
              <w:color w:val="000000"/>
              <w:sz w:val="21"/>
              <w:szCs w:val="21"/>
              <w:lang w:eastAsia="pt-PT"/>
            </w:rPr>
          </w:rPrChange>
        </w:rPr>
      </w:pPr>
      <w:ins w:id="4364" w:author="Rui Paredes" w:date="2018-09-15T21:56:00Z">
        <w:r w:rsidRPr="00183856">
          <w:rPr>
            <w:rFonts w:ascii="Consolas" w:hAnsi="Consolas"/>
            <w:color w:val="000000"/>
            <w:sz w:val="21"/>
            <w:szCs w:val="21"/>
            <w:lang w:val="en-US" w:eastAsia="pt-PT"/>
            <w:rPrChange w:id="4365" w:author="Rui Paredes" w:date="2018-09-15T21:56:00Z">
              <w:rPr>
                <w:rFonts w:ascii="Consolas" w:hAnsi="Consolas"/>
                <w:color w:val="000000"/>
                <w:sz w:val="21"/>
                <w:szCs w:val="21"/>
                <w:lang w:eastAsia="pt-PT"/>
              </w:rPr>
            </w:rPrChange>
          </w:rPr>
          <w:t xml:space="preserve">                                con.query(ADD_SCORE_PARTICIPANT_QUERY, (err, insertedInfo) </w:t>
        </w:r>
        <w:r w:rsidRPr="00183856">
          <w:rPr>
            <w:rFonts w:ascii="Consolas" w:hAnsi="Consolas"/>
            <w:color w:val="0000FF"/>
            <w:sz w:val="21"/>
            <w:szCs w:val="21"/>
            <w:lang w:val="en-US" w:eastAsia="pt-PT"/>
            <w:rPrChange w:id="4366" w:author="Rui Paredes" w:date="2018-09-15T21:56:00Z">
              <w:rPr>
                <w:rFonts w:ascii="Consolas" w:hAnsi="Consolas"/>
                <w:color w:val="0000FF"/>
                <w:sz w:val="21"/>
                <w:szCs w:val="21"/>
                <w:lang w:eastAsia="pt-PT"/>
              </w:rPr>
            </w:rPrChange>
          </w:rPr>
          <w:t>=&gt;</w:t>
        </w:r>
        <w:r w:rsidRPr="00183856">
          <w:rPr>
            <w:rFonts w:ascii="Consolas" w:hAnsi="Consolas"/>
            <w:color w:val="000000"/>
            <w:sz w:val="21"/>
            <w:szCs w:val="21"/>
            <w:lang w:val="en-US" w:eastAsia="pt-PT"/>
            <w:rPrChange w:id="4367" w:author="Rui Paredes" w:date="2018-09-15T21:56:00Z">
              <w:rPr>
                <w:rFonts w:ascii="Consolas" w:hAnsi="Consolas"/>
                <w:color w:val="000000"/>
                <w:sz w:val="21"/>
                <w:szCs w:val="21"/>
                <w:lang w:eastAsia="pt-PT"/>
              </w:rPr>
            </w:rPrChange>
          </w:rPr>
          <w:t xml:space="preserve"> {</w:t>
        </w:r>
      </w:ins>
    </w:p>
    <w:p w14:paraId="2BB6620B" w14:textId="77777777" w:rsidR="00183856" w:rsidRPr="00183856" w:rsidRDefault="00183856" w:rsidP="00183856">
      <w:pPr>
        <w:shd w:val="clear" w:color="auto" w:fill="FFFFFF"/>
        <w:spacing w:line="285" w:lineRule="atLeast"/>
        <w:jc w:val="left"/>
        <w:rPr>
          <w:ins w:id="4368" w:author="Rui Paredes" w:date="2018-09-15T21:56:00Z"/>
          <w:rFonts w:ascii="Consolas" w:hAnsi="Consolas"/>
          <w:color w:val="000000"/>
          <w:sz w:val="21"/>
          <w:szCs w:val="21"/>
          <w:lang w:val="en-US" w:eastAsia="pt-PT"/>
          <w:rPrChange w:id="4369" w:author="Rui Paredes" w:date="2018-09-15T21:56:00Z">
            <w:rPr>
              <w:ins w:id="4370" w:author="Rui Paredes" w:date="2018-09-15T21:56:00Z"/>
              <w:rFonts w:ascii="Consolas" w:hAnsi="Consolas"/>
              <w:color w:val="000000"/>
              <w:sz w:val="21"/>
              <w:szCs w:val="21"/>
              <w:lang w:eastAsia="pt-PT"/>
            </w:rPr>
          </w:rPrChange>
        </w:rPr>
      </w:pPr>
      <w:ins w:id="4371" w:author="Rui Paredes" w:date="2018-09-15T21:56:00Z">
        <w:r w:rsidRPr="00183856">
          <w:rPr>
            <w:rFonts w:ascii="Consolas" w:hAnsi="Consolas"/>
            <w:color w:val="000000"/>
            <w:sz w:val="21"/>
            <w:szCs w:val="21"/>
            <w:lang w:val="en-US" w:eastAsia="pt-PT"/>
            <w:rPrChange w:id="4372"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373" w:author="Rui Paredes" w:date="2018-09-15T21:56:00Z">
              <w:rPr>
                <w:rFonts w:ascii="Consolas" w:hAnsi="Consolas"/>
                <w:color w:val="0000FF"/>
                <w:sz w:val="21"/>
                <w:szCs w:val="21"/>
                <w:lang w:eastAsia="pt-PT"/>
              </w:rPr>
            </w:rPrChange>
          </w:rPr>
          <w:t>if</w:t>
        </w:r>
        <w:r w:rsidRPr="00183856">
          <w:rPr>
            <w:rFonts w:ascii="Consolas" w:hAnsi="Consolas"/>
            <w:color w:val="000000"/>
            <w:sz w:val="21"/>
            <w:szCs w:val="21"/>
            <w:lang w:val="en-US" w:eastAsia="pt-PT"/>
            <w:rPrChange w:id="4374" w:author="Rui Paredes" w:date="2018-09-15T21:56:00Z">
              <w:rPr>
                <w:rFonts w:ascii="Consolas" w:hAnsi="Consolas"/>
                <w:color w:val="000000"/>
                <w:sz w:val="21"/>
                <w:szCs w:val="21"/>
                <w:lang w:eastAsia="pt-PT"/>
              </w:rPr>
            </w:rPrChange>
          </w:rPr>
          <w:t xml:space="preserve"> (err) {</w:t>
        </w:r>
      </w:ins>
    </w:p>
    <w:p w14:paraId="0EDC1A37" w14:textId="77777777" w:rsidR="00183856" w:rsidRPr="00183856" w:rsidRDefault="00183856" w:rsidP="00183856">
      <w:pPr>
        <w:shd w:val="clear" w:color="auto" w:fill="FFFFFF"/>
        <w:spacing w:line="285" w:lineRule="atLeast"/>
        <w:jc w:val="left"/>
        <w:rPr>
          <w:ins w:id="4375" w:author="Rui Paredes" w:date="2018-09-15T21:56:00Z"/>
          <w:rFonts w:ascii="Consolas" w:hAnsi="Consolas"/>
          <w:color w:val="000000"/>
          <w:sz w:val="21"/>
          <w:szCs w:val="21"/>
          <w:lang w:val="en-US" w:eastAsia="pt-PT"/>
          <w:rPrChange w:id="4376" w:author="Rui Paredes" w:date="2018-09-15T21:56:00Z">
            <w:rPr>
              <w:ins w:id="4377" w:author="Rui Paredes" w:date="2018-09-15T21:56:00Z"/>
              <w:rFonts w:ascii="Consolas" w:hAnsi="Consolas"/>
              <w:color w:val="000000"/>
              <w:sz w:val="21"/>
              <w:szCs w:val="21"/>
              <w:lang w:eastAsia="pt-PT"/>
            </w:rPr>
          </w:rPrChange>
        </w:rPr>
      </w:pPr>
      <w:ins w:id="4378" w:author="Rui Paredes" w:date="2018-09-15T21:56:00Z">
        <w:r w:rsidRPr="00183856">
          <w:rPr>
            <w:rFonts w:ascii="Consolas" w:hAnsi="Consolas"/>
            <w:color w:val="000000"/>
            <w:sz w:val="21"/>
            <w:szCs w:val="21"/>
            <w:lang w:val="en-US" w:eastAsia="pt-PT"/>
            <w:rPrChange w:id="4379"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380" w:author="Rui Paredes" w:date="2018-09-15T21:56:00Z">
              <w:rPr>
                <w:rFonts w:ascii="Consolas" w:hAnsi="Consolas"/>
                <w:color w:val="0000FF"/>
                <w:sz w:val="21"/>
                <w:szCs w:val="21"/>
                <w:lang w:eastAsia="pt-PT"/>
              </w:rPr>
            </w:rPrChange>
          </w:rPr>
          <w:t>return</w:t>
        </w:r>
        <w:r w:rsidRPr="00183856">
          <w:rPr>
            <w:rFonts w:ascii="Consolas" w:hAnsi="Consolas"/>
            <w:color w:val="000000"/>
            <w:sz w:val="21"/>
            <w:szCs w:val="21"/>
            <w:lang w:val="en-US" w:eastAsia="pt-PT"/>
            <w:rPrChange w:id="4381" w:author="Rui Paredes" w:date="2018-09-15T21:56:00Z">
              <w:rPr>
                <w:rFonts w:ascii="Consolas" w:hAnsi="Consolas"/>
                <w:color w:val="000000"/>
                <w:sz w:val="21"/>
                <w:szCs w:val="21"/>
                <w:lang w:eastAsia="pt-PT"/>
              </w:rPr>
            </w:rPrChange>
          </w:rPr>
          <w:t xml:space="preserve"> res.send(err);</w:t>
        </w:r>
      </w:ins>
    </w:p>
    <w:p w14:paraId="2CE657C5" w14:textId="77777777" w:rsidR="00183856" w:rsidRPr="00183856" w:rsidRDefault="00183856" w:rsidP="00183856">
      <w:pPr>
        <w:shd w:val="clear" w:color="auto" w:fill="FFFFFF"/>
        <w:spacing w:line="285" w:lineRule="atLeast"/>
        <w:jc w:val="left"/>
        <w:rPr>
          <w:ins w:id="4382" w:author="Rui Paredes" w:date="2018-09-15T21:56:00Z"/>
          <w:rFonts w:ascii="Consolas" w:hAnsi="Consolas"/>
          <w:color w:val="000000"/>
          <w:sz w:val="21"/>
          <w:szCs w:val="21"/>
          <w:lang w:val="en-US" w:eastAsia="pt-PT"/>
          <w:rPrChange w:id="4383" w:author="Rui Paredes" w:date="2018-09-15T21:56:00Z">
            <w:rPr>
              <w:ins w:id="4384" w:author="Rui Paredes" w:date="2018-09-15T21:56:00Z"/>
              <w:rFonts w:ascii="Consolas" w:hAnsi="Consolas"/>
              <w:color w:val="000000"/>
              <w:sz w:val="21"/>
              <w:szCs w:val="21"/>
              <w:lang w:eastAsia="pt-PT"/>
            </w:rPr>
          </w:rPrChange>
        </w:rPr>
      </w:pPr>
      <w:ins w:id="4385" w:author="Rui Paredes" w:date="2018-09-15T21:56:00Z">
        <w:r w:rsidRPr="00183856">
          <w:rPr>
            <w:rFonts w:ascii="Consolas" w:hAnsi="Consolas"/>
            <w:color w:val="000000"/>
            <w:sz w:val="21"/>
            <w:szCs w:val="21"/>
            <w:lang w:val="en-US" w:eastAsia="pt-PT"/>
            <w:rPrChange w:id="4386" w:author="Rui Paredes" w:date="2018-09-15T21:56:00Z">
              <w:rPr>
                <w:rFonts w:ascii="Consolas" w:hAnsi="Consolas"/>
                <w:color w:val="000000"/>
                <w:sz w:val="21"/>
                <w:szCs w:val="21"/>
                <w:lang w:eastAsia="pt-PT"/>
              </w:rPr>
            </w:rPrChange>
          </w:rPr>
          <w:t xml:space="preserve">                                    }</w:t>
        </w:r>
      </w:ins>
    </w:p>
    <w:p w14:paraId="1BC1E55A" w14:textId="77777777" w:rsidR="00183856" w:rsidRPr="00183856" w:rsidRDefault="00183856" w:rsidP="00183856">
      <w:pPr>
        <w:shd w:val="clear" w:color="auto" w:fill="FFFFFF"/>
        <w:spacing w:line="285" w:lineRule="atLeast"/>
        <w:jc w:val="left"/>
        <w:rPr>
          <w:ins w:id="4387" w:author="Rui Paredes" w:date="2018-09-15T21:56:00Z"/>
          <w:rFonts w:ascii="Consolas" w:hAnsi="Consolas"/>
          <w:color w:val="000000"/>
          <w:sz w:val="21"/>
          <w:szCs w:val="21"/>
          <w:lang w:val="en-US" w:eastAsia="pt-PT"/>
          <w:rPrChange w:id="4388" w:author="Rui Paredes" w:date="2018-09-15T21:56:00Z">
            <w:rPr>
              <w:ins w:id="4389" w:author="Rui Paredes" w:date="2018-09-15T21:56:00Z"/>
              <w:rFonts w:ascii="Consolas" w:hAnsi="Consolas"/>
              <w:color w:val="000000"/>
              <w:sz w:val="21"/>
              <w:szCs w:val="21"/>
              <w:lang w:eastAsia="pt-PT"/>
            </w:rPr>
          </w:rPrChange>
        </w:rPr>
      </w:pPr>
      <w:ins w:id="4390" w:author="Rui Paredes" w:date="2018-09-15T21:56:00Z">
        <w:r w:rsidRPr="00183856">
          <w:rPr>
            <w:rFonts w:ascii="Consolas" w:hAnsi="Consolas"/>
            <w:color w:val="000000"/>
            <w:sz w:val="21"/>
            <w:szCs w:val="21"/>
            <w:lang w:val="en-US" w:eastAsia="pt-PT"/>
            <w:rPrChange w:id="4391"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392" w:author="Rui Paredes" w:date="2018-09-15T21:56:00Z">
              <w:rPr>
                <w:rFonts w:ascii="Consolas" w:hAnsi="Consolas"/>
                <w:color w:val="0000FF"/>
                <w:sz w:val="21"/>
                <w:szCs w:val="21"/>
                <w:lang w:eastAsia="pt-PT"/>
              </w:rPr>
            </w:rPrChange>
          </w:rPr>
          <w:t>else</w:t>
        </w:r>
        <w:r w:rsidRPr="00183856">
          <w:rPr>
            <w:rFonts w:ascii="Consolas" w:hAnsi="Consolas"/>
            <w:color w:val="000000"/>
            <w:sz w:val="21"/>
            <w:szCs w:val="21"/>
            <w:lang w:val="en-US" w:eastAsia="pt-PT"/>
            <w:rPrChange w:id="4393" w:author="Rui Paredes" w:date="2018-09-15T21:56:00Z">
              <w:rPr>
                <w:rFonts w:ascii="Consolas" w:hAnsi="Consolas"/>
                <w:color w:val="000000"/>
                <w:sz w:val="21"/>
                <w:szCs w:val="21"/>
                <w:lang w:eastAsia="pt-PT"/>
              </w:rPr>
            </w:rPrChange>
          </w:rPr>
          <w:t xml:space="preserve"> {</w:t>
        </w:r>
      </w:ins>
    </w:p>
    <w:p w14:paraId="78887DCA" w14:textId="77777777" w:rsidR="00183856" w:rsidRPr="00183856" w:rsidRDefault="00183856" w:rsidP="00183856">
      <w:pPr>
        <w:shd w:val="clear" w:color="auto" w:fill="FFFFFF"/>
        <w:spacing w:line="285" w:lineRule="atLeast"/>
        <w:jc w:val="left"/>
        <w:rPr>
          <w:ins w:id="4394" w:author="Rui Paredes" w:date="2018-09-15T21:56:00Z"/>
          <w:rFonts w:ascii="Consolas" w:hAnsi="Consolas"/>
          <w:color w:val="000000"/>
          <w:sz w:val="21"/>
          <w:szCs w:val="21"/>
          <w:lang w:val="en-US" w:eastAsia="pt-PT"/>
          <w:rPrChange w:id="4395" w:author="Rui Paredes" w:date="2018-09-15T21:56:00Z">
            <w:rPr>
              <w:ins w:id="4396" w:author="Rui Paredes" w:date="2018-09-15T21:56:00Z"/>
              <w:rFonts w:ascii="Consolas" w:hAnsi="Consolas"/>
              <w:color w:val="000000"/>
              <w:sz w:val="21"/>
              <w:szCs w:val="21"/>
              <w:lang w:eastAsia="pt-PT"/>
            </w:rPr>
          </w:rPrChange>
        </w:rPr>
      </w:pPr>
      <w:ins w:id="4397" w:author="Rui Paredes" w:date="2018-09-15T21:56:00Z">
        <w:r w:rsidRPr="00183856">
          <w:rPr>
            <w:rFonts w:ascii="Consolas" w:hAnsi="Consolas"/>
            <w:color w:val="000000"/>
            <w:sz w:val="21"/>
            <w:szCs w:val="21"/>
            <w:lang w:val="en-US" w:eastAsia="pt-PT"/>
            <w:rPrChange w:id="4398" w:author="Rui Paredes" w:date="2018-09-15T21:56:00Z">
              <w:rPr>
                <w:rFonts w:ascii="Consolas" w:hAnsi="Consolas"/>
                <w:color w:val="000000"/>
                <w:sz w:val="21"/>
                <w:szCs w:val="21"/>
                <w:lang w:eastAsia="pt-PT"/>
              </w:rPr>
            </w:rPrChange>
          </w:rPr>
          <w:t xml:space="preserve">                                        participantFinalScore = participantFinalScore + challengeScore;</w:t>
        </w:r>
      </w:ins>
    </w:p>
    <w:p w14:paraId="274EB541" w14:textId="77777777" w:rsidR="00183856" w:rsidRPr="00183856" w:rsidRDefault="00183856" w:rsidP="00183856">
      <w:pPr>
        <w:shd w:val="clear" w:color="auto" w:fill="FFFFFF"/>
        <w:spacing w:line="285" w:lineRule="atLeast"/>
        <w:jc w:val="left"/>
        <w:rPr>
          <w:ins w:id="4399" w:author="Rui Paredes" w:date="2018-09-15T21:56:00Z"/>
          <w:rFonts w:ascii="Consolas" w:hAnsi="Consolas"/>
          <w:color w:val="000000"/>
          <w:sz w:val="21"/>
          <w:szCs w:val="21"/>
          <w:lang w:val="en-US" w:eastAsia="pt-PT"/>
          <w:rPrChange w:id="4400" w:author="Rui Paredes" w:date="2018-09-15T21:56:00Z">
            <w:rPr>
              <w:ins w:id="4401" w:author="Rui Paredes" w:date="2018-09-15T21:56:00Z"/>
              <w:rFonts w:ascii="Consolas" w:hAnsi="Consolas"/>
              <w:color w:val="000000"/>
              <w:sz w:val="21"/>
              <w:szCs w:val="21"/>
              <w:lang w:eastAsia="pt-PT"/>
            </w:rPr>
          </w:rPrChange>
        </w:rPr>
      </w:pPr>
      <w:ins w:id="4402" w:author="Rui Paredes" w:date="2018-09-15T21:56:00Z">
        <w:r w:rsidRPr="00183856">
          <w:rPr>
            <w:rFonts w:ascii="Consolas" w:hAnsi="Consolas"/>
            <w:color w:val="000000"/>
            <w:sz w:val="21"/>
            <w:szCs w:val="21"/>
            <w:lang w:val="en-US" w:eastAsia="pt-PT"/>
            <w:rPrChange w:id="4403" w:author="Rui Paredes" w:date="2018-09-15T21:56:00Z">
              <w:rPr>
                <w:rFonts w:ascii="Consolas" w:hAnsi="Consolas"/>
                <w:color w:val="000000"/>
                <w:sz w:val="21"/>
                <w:szCs w:val="21"/>
                <w:lang w:eastAsia="pt-PT"/>
              </w:rPr>
            </w:rPrChange>
          </w:rPr>
          <w:t xml:space="preserve">                                        console.log(participantFinalScore);</w:t>
        </w:r>
      </w:ins>
    </w:p>
    <w:p w14:paraId="118C56A8" w14:textId="77777777" w:rsidR="00183856" w:rsidRPr="00183856" w:rsidRDefault="00183856" w:rsidP="00183856">
      <w:pPr>
        <w:shd w:val="clear" w:color="auto" w:fill="FFFFFF"/>
        <w:spacing w:line="285" w:lineRule="atLeast"/>
        <w:jc w:val="left"/>
        <w:rPr>
          <w:ins w:id="4404" w:author="Rui Paredes" w:date="2018-09-15T21:56:00Z"/>
          <w:rFonts w:ascii="Consolas" w:hAnsi="Consolas"/>
          <w:color w:val="000000"/>
          <w:sz w:val="21"/>
          <w:szCs w:val="21"/>
          <w:lang w:val="en-US" w:eastAsia="pt-PT"/>
          <w:rPrChange w:id="4405" w:author="Rui Paredes" w:date="2018-09-15T21:56:00Z">
            <w:rPr>
              <w:ins w:id="4406" w:author="Rui Paredes" w:date="2018-09-15T21:56:00Z"/>
              <w:rFonts w:ascii="Consolas" w:hAnsi="Consolas"/>
              <w:color w:val="000000"/>
              <w:sz w:val="21"/>
              <w:szCs w:val="21"/>
              <w:lang w:eastAsia="pt-PT"/>
            </w:rPr>
          </w:rPrChange>
        </w:rPr>
      </w:pPr>
      <w:ins w:id="4407" w:author="Rui Paredes" w:date="2018-09-15T21:56:00Z">
        <w:r w:rsidRPr="00183856">
          <w:rPr>
            <w:rFonts w:ascii="Consolas" w:hAnsi="Consolas"/>
            <w:color w:val="000000"/>
            <w:sz w:val="21"/>
            <w:szCs w:val="21"/>
            <w:lang w:val="en-US" w:eastAsia="pt-PT"/>
            <w:rPrChange w:id="4408"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409" w:author="Rui Paredes" w:date="2018-09-15T21:56:00Z">
              <w:rPr>
                <w:rFonts w:ascii="Consolas" w:hAnsi="Consolas"/>
                <w:color w:val="0000FF"/>
                <w:sz w:val="21"/>
                <w:szCs w:val="21"/>
                <w:lang w:eastAsia="pt-PT"/>
              </w:rPr>
            </w:rPrChange>
          </w:rPr>
          <w:t>const</w:t>
        </w:r>
        <w:r w:rsidRPr="00183856">
          <w:rPr>
            <w:rFonts w:ascii="Consolas" w:hAnsi="Consolas"/>
            <w:color w:val="000000"/>
            <w:sz w:val="21"/>
            <w:szCs w:val="21"/>
            <w:lang w:val="en-US" w:eastAsia="pt-PT"/>
            <w:rPrChange w:id="4410" w:author="Rui Paredes" w:date="2018-09-15T21:56:00Z">
              <w:rPr>
                <w:rFonts w:ascii="Consolas" w:hAnsi="Consolas"/>
                <w:color w:val="000000"/>
                <w:sz w:val="21"/>
                <w:szCs w:val="21"/>
                <w:lang w:eastAsia="pt-PT"/>
              </w:rPr>
            </w:rPrChange>
          </w:rPr>
          <w:t xml:space="preserve"> UPDATE_PARTICIPANT_TOTAL_SCORE = </w:t>
        </w:r>
        <w:r w:rsidRPr="00183856">
          <w:rPr>
            <w:rFonts w:ascii="Consolas" w:hAnsi="Consolas"/>
            <w:color w:val="A31515"/>
            <w:sz w:val="21"/>
            <w:szCs w:val="21"/>
            <w:lang w:val="en-US" w:eastAsia="pt-PT"/>
            <w:rPrChange w:id="4411" w:author="Rui Paredes" w:date="2018-09-15T21:56:00Z">
              <w:rPr>
                <w:rFonts w:ascii="Consolas" w:hAnsi="Consolas"/>
                <w:color w:val="A31515"/>
                <w:sz w:val="21"/>
                <w:szCs w:val="21"/>
                <w:lang w:eastAsia="pt-PT"/>
              </w:rPr>
            </w:rPrChange>
          </w:rPr>
          <w:t xml:space="preserve">`UPDATE registrations SET finalScore = </w:t>
        </w:r>
        <w:r w:rsidRPr="00183856">
          <w:rPr>
            <w:rFonts w:ascii="Consolas" w:hAnsi="Consolas"/>
            <w:color w:val="0000FF"/>
            <w:sz w:val="21"/>
            <w:szCs w:val="21"/>
            <w:lang w:val="en-US" w:eastAsia="pt-PT"/>
            <w:rPrChange w:id="4412"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413" w:author="Rui Paredes" w:date="2018-09-15T21:56:00Z">
              <w:rPr>
                <w:rFonts w:ascii="Consolas" w:hAnsi="Consolas"/>
                <w:color w:val="000000"/>
                <w:sz w:val="21"/>
                <w:szCs w:val="21"/>
                <w:lang w:eastAsia="pt-PT"/>
              </w:rPr>
            </w:rPrChange>
          </w:rPr>
          <w:t>participantFinalScore</w:t>
        </w:r>
        <w:r w:rsidRPr="00183856">
          <w:rPr>
            <w:rFonts w:ascii="Consolas" w:hAnsi="Consolas"/>
            <w:color w:val="0000FF"/>
            <w:sz w:val="21"/>
            <w:szCs w:val="21"/>
            <w:lang w:val="en-US" w:eastAsia="pt-PT"/>
            <w:rPrChange w:id="4414"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415" w:author="Rui Paredes" w:date="2018-09-15T21:56:00Z">
              <w:rPr>
                <w:rFonts w:ascii="Consolas" w:hAnsi="Consolas"/>
                <w:color w:val="A31515"/>
                <w:sz w:val="21"/>
                <w:szCs w:val="21"/>
                <w:lang w:eastAsia="pt-PT"/>
              </w:rPr>
            </w:rPrChange>
          </w:rPr>
          <w:t xml:space="preserve"> where id=</w:t>
        </w:r>
        <w:r w:rsidRPr="00183856">
          <w:rPr>
            <w:rFonts w:ascii="Consolas" w:hAnsi="Consolas"/>
            <w:color w:val="0000FF"/>
            <w:sz w:val="21"/>
            <w:szCs w:val="21"/>
            <w:lang w:val="en-US" w:eastAsia="pt-PT"/>
            <w:rPrChange w:id="4416" w:author="Rui Paredes" w:date="2018-09-15T21:56:00Z">
              <w:rPr>
                <w:rFonts w:ascii="Consolas" w:hAnsi="Consolas"/>
                <w:color w:val="0000FF"/>
                <w:sz w:val="21"/>
                <w:szCs w:val="21"/>
                <w:lang w:eastAsia="pt-PT"/>
              </w:rPr>
            </w:rPrChange>
          </w:rPr>
          <w:t>${</w:t>
        </w:r>
        <w:r w:rsidRPr="00183856">
          <w:rPr>
            <w:rFonts w:ascii="Consolas" w:hAnsi="Consolas"/>
            <w:color w:val="000000"/>
            <w:sz w:val="21"/>
            <w:szCs w:val="21"/>
            <w:lang w:val="en-US" w:eastAsia="pt-PT"/>
            <w:rPrChange w:id="4417" w:author="Rui Paredes" w:date="2018-09-15T21:56:00Z">
              <w:rPr>
                <w:rFonts w:ascii="Consolas" w:hAnsi="Consolas"/>
                <w:color w:val="000000"/>
                <w:sz w:val="21"/>
                <w:szCs w:val="21"/>
                <w:lang w:eastAsia="pt-PT"/>
              </w:rPr>
            </w:rPrChange>
          </w:rPr>
          <w:t>registrationID</w:t>
        </w:r>
        <w:r w:rsidRPr="00183856">
          <w:rPr>
            <w:rFonts w:ascii="Consolas" w:hAnsi="Consolas"/>
            <w:color w:val="0000FF"/>
            <w:sz w:val="21"/>
            <w:szCs w:val="21"/>
            <w:lang w:val="en-US" w:eastAsia="pt-PT"/>
            <w:rPrChange w:id="4418" w:author="Rui Paredes" w:date="2018-09-15T21:56:00Z">
              <w:rPr>
                <w:rFonts w:ascii="Consolas" w:hAnsi="Consolas"/>
                <w:color w:val="0000FF"/>
                <w:sz w:val="21"/>
                <w:szCs w:val="21"/>
                <w:lang w:eastAsia="pt-PT"/>
              </w:rPr>
            </w:rPrChange>
          </w:rPr>
          <w:t>}</w:t>
        </w:r>
        <w:r w:rsidRPr="00183856">
          <w:rPr>
            <w:rFonts w:ascii="Consolas" w:hAnsi="Consolas"/>
            <w:color w:val="A31515"/>
            <w:sz w:val="21"/>
            <w:szCs w:val="21"/>
            <w:lang w:val="en-US" w:eastAsia="pt-PT"/>
            <w:rPrChange w:id="4419" w:author="Rui Paredes" w:date="2018-09-15T21:56:00Z">
              <w:rPr>
                <w:rFonts w:ascii="Consolas" w:hAnsi="Consolas"/>
                <w:color w:val="A31515"/>
                <w:sz w:val="21"/>
                <w:szCs w:val="21"/>
                <w:lang w:eastAsia="pt-PT"/>
              </w:rPr>
            </w:rPrChange>
          </w:rPr>
          <w:t>`</w:t>
        </w:r>
        <w:r w:rsidRPr="00183856">
          <w:rPr>
            <w:rFonts w:ascii="Consolas" w:hAnsi="Consolas"/>
            <w:color w:val="000000"/>
            <w:sz w:val="21"/>
            <w:szCs w:val="21"/>
            <w:lang w:val="en-US" w:eastAsia="pt-PT"/>
            <w:rPrChange w:id="4420" w:author="Rui Paredes" w:date="2018-09-15T21:56:00Z">
              <w:rPr>
                <w:rFonts w:ascii="Consolas" w:hAnsi="Consolas"/>
                <w:color w:val="000000"/>
                <w:sz w:val="21"/>
                <w:szCs w:val="21"/>
                <w:lang w:eastAsia="pt-PT"/>
              </w:rPr>
            </w:rPrChange>
          </w:rPr>
          <w:t>;</w:t>
        </w:r>
      </w:ins>
    </w:p>
    <w:p w14:paraId="4FE52EEA" w14:textId="77777777" w:rsidR="00183856" w:rsidRPr="00183856" w:rsidRDefault="00183856" w:rsidP="00183856">
      <w:pPr>
        <w:shd w:val="clear" w:color="auto" w:fill="FFFFFF"/>
        <w:spacing w:line="285" w:lineRule="atLeast"/>
        <w:jc w:val="left"/>
        <w:rPr>
          <w:ins w:id="4421" w:author="Rui Paredes" w:date="2018-09-15T21:56:00Z"/>
          <w:rFonts w:ascii="Consolas" w:hAnsi="Consolas"/>
          <w:color w:val="000000"/>
          <w:sz w:val="21"/>
          <w:szCs w:val="21"/>
          <w:lang w:val="en-US" w:eastAsia="pt-PT"/>
          <w:rPrChange w:id="4422" w:author="Rui Paredes" w:date="2018-09-15T21:56:00Z">
            <w:rPr>
              <w:ins w:id="4423" w:author="Rui Paredes" w:date="2018-09-15T21:56:00Z"/>
              <w:rFonts w:ascii="Consolas" w:hAnsi="Consolas"/>
              <w:color w:val="000000"/>
              <w:sz w:val="21"/>
              <w:szCs w:val="21"/>
              <w:lang w:eastAsia="pt-PT"/>
            </w:rPr>
          </w:rPrChange>
        </w:rPr>
      </w:pPr>
      <w:ins w:id="4424" w:author="Rui Paredes" w:date="2018-09-15T21:56:00Z">
        <w:r w:rsidRPr="00183856">
          <w:rPr>
            <w:rFonts w:ascii="Consolas" w:hAnsi="Consolas"/>
            <w:color w:val="000000"/>
            <w:sz w:val="21"/>
            <w:szCs w:val="21"/>
            <w:lang w:val="en-US" w:eastAsia="pt-PT"/>
            <w:rPrChange w:id="4425" w:author="Rui Paredes" w:date="2018-09-15T21:56:00Z">
              <w:rPr>
                <w:rFonts w:ascii="Consolas" w:hAnsi="Consolas"/>
                <w:color w:val="000000"/>
                <w:sz w:val="21"/>
                <w:szCs w:val="21"/>
                <w:lang w:eastAsia="pt-PT"/>
              </w:rPr>
            </w:rPrChange>
          </w:rPr>
          <w:t xml:space="preserve">                                        con.query(UPDATE_PARTICIPANT_TOTAL_SCORE, (err, updatedParticipantFinalScore) </w:t>
        </w:r>
        <w:r w:rsidRPr="00183856">
          <w:rPr>
            <w:rFonts w:ascii="Consolas" w:hAnsi="Consolas"/>
            <w:color w:val="0000FF"/>
            <w:sz w:val="21"/>
            <w:szCs w:val="21"/>
            <w:lang w:val="en-US" w:eastAsia="pt-PT"/>
            <w:rPrChange w:id="4426" w:author="Rui Paredes" w:date="2018-09-15T21:56:00Z">
              <w:rPr>
                <w:rFonts w:ascii="Consolas" w:hAnsi="Consolas"/>
                <w:color w:val="0000FF"/>
                <w:sz w:val="21"/>
                <w:szCs w:val="21"/>
                <w:lang w:eastAsia="pt-PT"/>
              </w:rPr>
            </w:rPrChange>
          </w:rPr>
          <w:t>=&gt;</w:t>
        </w:r>
        <w:r w:rsidRPr="00183856">
          <w:rPr>
            <w:rFonts w:ascii="Consolas" w:hAnsi="Consolas"/>
            <w:color w:val="000000"/>
            <w:sz w:val="21"/>
            <w:szCs w:val="21"/>
            <w:lang w:val="en-US" w:eastAsia="pt-PT"/>
            <w:rPrChange w:id="4427" w:author="Rui Paredes" w:date="2018-09-15T21:56:00Z">
              <w:rPr>
                <w:rFonts w:ascii="Consolas" w:hAnsi="Consolas"/>
                <w:color w:val="000000"/>
                <w:sz w:val="21"/>
                <w:szCs w:val="21"/>
                <w:lang w:eastAsia="pt-PT"/>
              </w:rPr>
            </w:rPrChange>
          </w:rPr>
          <w:t xml:space="preserve"> {</w:t>
        </w:r>
      </w:ins>
    </w:p>
    <w:p w14:paraId="2645B694" w14:textId="77777777" w:rsidR="00183856" w:rsidRPr="00183856" w:rsidRDefault="00183856" w:rsidP="00183856">
      <w:pPr>
        <w:shd w:val="clear" w:color="auto" w:fill="FFFFFF"/>
        <w:spacing w:line="285" w:lineRule="atLeast"/>
        <w:jc w:val="left"/>
        <w:rPr>
          <w:ins w:id="4428" w:author="Rui Paredes" w:date="2018-09-15T21:56:00Z"/>
          <w:rFonts w:ascii="Consolas" w:hAnsi="Consolas"/>
          <w:color w:val="000000"/>
          <w:sz w:val="21"/>
          <w:szCs w:val="21"/>
          <w:lang w:val="en-US" w:eastAsia="pt-PT"/>
          <w:rPrChange w:id="4429" w:author="Rui Paredes" w:date="2018-09-15T21:56:00Z">
            <w:rPr>
              <w:ins w:id="4430" w:author="Rui Paredes" w:date="2018-09-15T21:56:00Z"/>
              <w:rFonts w:ascii="Consolas" w:hAnsi="Consolas"/>
              <w:color w:val="000000"/>
              <w:sz w:val="21"/>
              <w:szCs w:val="21"/>
              <w:lang w:eastAsia="pt-PT"/>
            </w:rPr>
          </w:rPrChange>
        </w:rPr>
      </w:pPr>
      <w:ins w:id="4431" w:author="Rui Paredes" w:date="2018-09-15T21:56:00Z">
        <w:r w:rsidRPr="00183856">
          <w:rPr>
            <w:rFonts w:ascii="Consolas" w:hAnsi="Consolas"/>
            <w:color w:val="000000"/>
            <w:sz w:val="21"/>
            <w:szCs w:val="21"/>
            <w:lang w:val="en-US" w:eastAsia="pt-PT"/>
            <w:rPrChange w:id="4432"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433" w:author="Rui Paredes" w:date="2018-09-15T21:56:00Z">
              <w:rPr>
                <w:rFonts w:ascii="Consolas" w:hAnsi="Consolas"/>
                <w:color w:val="0000FF"/>
                <w:sz w:val="21"/>
                <w:szCs w:val="21"/>
                <w:lang w:eastAsia="pt-PT"/>
              </w:rPr>
            </w:rPrChange>
          </w:rPr>
          <w:t>if</w:t>
        </w:r>
        <w:r w:rsidRPr="00183856">
          <w:rPr>
            <w:rFonts w:ascii="Consolas" w:hAnsi="Consolas"/>
            <w:color w:val="000000"/>
            <w:sz w:val="21"/>
            <w:szCs w:val="21"/>
            <w:lang w:val="en-US" w:eastAsia="pt-PT"/>
            <w:rPrChange w:id="4434" w:author="Rui Paredes" w:date="2018-09-15T21:56:00Z">
              <w:rPr>
                <w:rFonts w:ascii="Consolas" w:hAnsi="Consolas"/>
                <w:color w:val="000000"/>
                <w:sz w:val="21"/>
                <w:szCs w:val="21"/>
                <w:lang w:eastAsia="pt-PT"/>
              </w:rPr>
            </w:rPrChange>
          </w:rPr>
          <w:t xml:space="preserve"> (err) {</w:t>
        </w:r>
      </w:ins>
    </w:p>
    <w:p w14:paraId="5B7A10FF" w14:textId="77777777" w:rsidR="00183856" w:rsidRPr="00183856" w:rsidRDefault="00183856" w:rsidP="00183856">
      <w:pPr>
        <w:shd w:val="clear" w:color="auto" w:fill="FFFFFF"/>
        <w:spacing w:line="285" w:lineRule="atLeast"/>
        <w:jc w:val="left"/>
        <w:rPr>
          <w:ins w:id="4435" w:author="Rui Paredes" w:date="2018-09-15T21:56:00Z"/>
          <w:rFonts w:ascii="Consolas" w:hAnsi="Consolas"/>
          <w:color w:val="000000"/>
          <w:sz w:val="21"/>
          <w:szCs w:val="21"/>
          <w:lang w:val="en-US" w:eastAsia="pt-PT"/>
          <w:rPrChange w:id="4436" w:author="Rui Paredes" w:date="2018-09-15T21:56:00Z">
            <w:rPr>
              <w:ins w:id="4437" w:author="Rui Paredes" w:date="2018-09-15T21:56:00Z"/>
              <w:rFonts w:ascii="Consolas" w:hAnsi="Consolas"/>
              <w:color w:val="000000"/>
              <w:sz w:val="21"/>
              <w:szCs w:val="21"/>
              <w:lang w:eastAsia="pt-PT"/>
            </w:rPr>
          </w:rPrChange>
        </w:rPr>
      </w:pPr>
      <w:ins w:id="4438" w:author="Rui Paredes" w:date="2018-09-15T21:56:00Z">
        <w:r w:rsidRPr="00183856">
          <w:rPr>
            <w:rFonts w:ascii="Consolas" w:hAnsi="Consolas"/>
            <w:color w:val="000000"/>
            <w:sz w:val="21"/>
            <w:szCs w:val="21"/>
            <w:lang w:val="en-US" w:eastAsia="pt-PT"/>
            <w:rPrChange w:id="4439"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440" w:author="Rui Paredes" w:date="2018-09-15T21:56:00Z">
              <w:rPr>
                <w:rFonts w:ascii="Consolas" w:hAnsi="Consolas"/>
                <w:color w:val="0000FF"/>
                <w:sz w:val="21"/>
                <w:szCs w:val="21"/>
                <w:lang w:eastAsia="pt-PT"/>
              </w:rPr>
            </w:rPrChange>
          </w:rPr>
          <w:t>return</w:t>
        </w:r>
        <w:r w:rsidRPr="00183856">
          <w:rPr>
            <w:rFonts w:ascii="Consolas" w:hAnsi="Consolas"/>
            <w:color w:val="000000"/>
            <w:sz w:val="21"/>
            <w:szCs w:val="21"/>
            <w:lang w:val="en-US" w:eastAsia="pt-PT"/>
            <w:rPrChange w:id="4441" w:author="Rui Paredes" w:date="2018-09-15T21:56:00Z">
              <w:rPr>
                <w:rFonts w:ascii="Consolas" w:hAnsi="Consolas"/>
                <w:color w:val="000000"/>
                <w:sz w:val="21"/>
                <w:szCs w:val="21"/>
                <w:lang w:eastAsia="pt-PT"/>
              </w:rPr>
            </w:rPrChange>
          </w:rPr>
          <w:t xml:space="preserve"> res.send(err);</w:t>
        </w:r>
      </w:ins>
    </w:p>
    <w:p w14:paraId="74EB008B" w14:textId="77777777" w:rsidR="00183856" w:rsidRPr="00183856" w:rsidRDefault="00183856" w:rsidP="00183856">
      <w:pPr>
        <w:shd w:val="clear" w:color="auto" w:fill="FFFFFF"/>
        <w:spacing w:line="285" w:lineRule="atLeast"/>
        <w:jc w:val="left"/>
        <w:rPr>
          <w:ins w:id="4442" w:author="Rui Paredes" w:date="2018-09-15T21:56:00Z"/>
          <w:rFonts w:ascii="Consolas" w:hAnsi="Consolas"/>
          <w:color w:val="000000"/>
          <w:sz w:val="21"/>
          <w:szCs w:val="21"/>
          <w:lang w:val="en-US" w:eastAsia="pt-PT"/>
          <w:rPrChange w:id="4443" w:author="Rui Paredes" w:date="2018-09-15T21:56:00Z">
            <w:rPr>
              <w:ins w:id="4444" w:author="Rui Paredes" w:date="2018-09-15T21:56:00Z"/>
              <w:rFonts w:ascii="Consolas" w:hAnsi="Consolas"/>
              <w:color w:val="000000"/>
              <w:sz w:val="21"/>
              <w:szCs w:val="21"/>
              <w:lang w:eastAsia="pt-PT"/>
            </w:rPr>
          </w:rPrChange>
        </w:rPr>
      </w:pPr>
      <w:ins w:id="4445" w:author="Rui Paredes" w:date="2018-09-15T21:56:00Z">
        <w:r w:rsidRPr="00183856">
          <w:rPr>
            <w:rFonts w:ascii="Consolas" w:hAnsi="Consolas"/>
            <w:color w:val="000000"/>
            <w:sz w:val="21"/>
            <w:szCs w:val="21"/>
            <w:lang w:val="en-US" w:eastAsia="pt-PT"/>
            <w:rPrChange w:id="4446" w:author="Rui Paredes" w:date="2018-09-15T21:56:00Z">
              <w:rPr>
                <w:rFonts w:ascii="Consolas" w:hAnsi="Consolas"/>
                <w:color w:val="000000"/>
                <w:sz w:val="21"/>
                <w:szCs w:val="21"/>
                <w:lang w:eastAsia="pt-PT"/>
              </w:rPr>
            </w:rPrChange>
          </w:rPr>
          <w:t xml:space="preserve">                                            }</w:t>
        </w:r>
      </w:ins>
    </w:p>
    <w:p w14:paraId="7680C2A3" w14:textId="77777777" w:rsidR="00183856" w:rsidRPr="00183856" w:rsidRDefault="00183856" w:rsidP="00183856">
      <w:pPr>
        <w:shd w:val="clear" w:color="auto" w:fill="FFFFFF"/>
        <w:spacing w:line="285" w:lineRule="atLeast"/>
        <w:jc w:val="left"/>
        <w:rPr>
          <w:ins w:id="4447" w:author="Rui Paredes" w:date="2018-09-15T21:56:00Z"/>
          <w:rFonts w:ascii="Consolas" w:hAnsi="Consolas"/>
          <w:color w:val="000000"/>
          <w:sz w:val="21"/>
          <w:szCs w:val="21"/>
          <w:lang w:val="en-US" w:eastAsia="pt-PT"/>
          <w:rPrChange w:id="4448" w:author="Rui Paredes" w:date="2018-09-15T21:56:00Z">
            <w:rPr>
              <w:ins w:id="4449" w:author="Rui Paredes" w:date="2018-09-15T21:56:00Z"/>
              <w:rFonts w:ascii="Consolas" w:hAnsi="Consolas"/>
              <w:color w:val="000000"/>
              <w:sz w:val="21"/>
              <w:szCs w:val="21"/>
              <w:lang w:eastAsia="pt-PT"/>
            </w:rPr>
          </w:rPrChange>
        </w:rPr>
      </w:pPr>
      <w:ins w:id="4450" w:author="Rui Paredes" w:date="2018-09-15T21:56:00Z">
        <w:r w:rsidRPr="00183856">
          <w:rPr>
            <w:rFonts w:ascii="Consolas" w:hAnsi="Consolas"/>
            <w:color w:val="000000"/>
            <w:sz w:val="21"/>
            <w:szCs w:val="21"/>
            <w:lang w:val="en-US" w:eastAsia="pt-PT"/>
            <w:rPrChange w:id="4451"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452" w:author="Rui Paredes" w:date="2018-09-15T21:56:00Z">
              <w:rPr>
                <w:rFonts w:ascii="Consolas" w:hAnsi="Consolas"/>
                <w:color w:val="0000FF"/>
                <w:sz w:val="21"/>
                <w:szCs w:val="21"/>
                <w:lang w:eastAsia="pt-PT"/>
              </w:rPr>
            </w:rPrChange>
          </w:rPr>
          <w:t>else</w:t>
        </w:r>
        <w:r w:rsidRPr="00183856">
          <w:rPr>
            <w:rFonts w:ascii="Consolas" w:hAnsi="Consolas"/>
            <w:color w:val="000000"/>
            <w:sz w:val="21"/>
            <w:szCs w:val="21"/>
            <w:lang w:val="en-US" w:eastAsia="pt-PT"/>
            <w:rPrChange w:id="4453" w:author="Rui Paredes" w:date="2018-09-15T21:56:00Z">
              <w:rPr>
                <w:rFonts w:ascii="Consolas" w:hAnsi="Consolas"/>
                <w:color w:val="000000"/>
                <w:sz w:val="21"/>
                <w:szCs w:val="21"/>
                <w:lang w:eastAsia="pt-PT"/>
              </w:rPr>
            </w:rPrChange>
          </w:rPr>
          <w:t xml:space="preserve"> {</w:t>
        </w:r>
      </w:ins>
    </w:p>
    <w:p w14:paraId="44B7E804" w14:textId="77777777" w:rsidR="00183856" w:rsidRPr="00183856" w:rsidRDefault="00183856" w:rsidP="00183856">
      <w:pPr>
        <w:shd w:val="clear" w:color="auto" w:fill="FFFFFF"/>
        <w:spacing w:line="285" w:lineRule="atLeast"/>
        <w:jc w:val="left"/>
        <w:rPr>
          <w:ins w:id="4454" w:author="Rui Paredes" w:date="2018-09-15T21:56:00Z"/>
          <w:rFonts w:ascii="Consolas" w:hAnsi="Consolas"/>
          <w:color w:val="000000"/>
          <w:sz w:val="21"/>
          <w:szCs w:val="21"/>
          <w:lang w:val="en-US" w:eastAsia="pt-PT"/>
          <w:rPrChange w:id="4455" w:author="Rui Paredes" w:date="2018-09-15T21:56:00Z">
            <w:rPr>
              <w:ins w:id="4456" w:author="Rui Paredes" w:date="2018-09-15T21:56:00Z"/>
              <w:rFonts w:ascii="Consolas" w:hAnsi="Consolas"/>
              <w:color w:val="000000"/>
              <w:sz w:val="21"/>
              <w:szCs w:val="21"/>
              <w:lang w:eastAsia="pt-PT"/>
            </w:rPr>
          </w:rPrChange>
        </w:rPr>
      </w:pPr>
      <w:ins w:id="4457" w:author="Rui Paredes" w:date="2018-09-15T21:56:00Z">
        <w:r w:rsidRPr="00183856">
          <w:rPr>
            <w:rFonts w:ascii="Consolas" w:hAnsi="Consolas"/>
            <w:color w:val="000000"/>
            <w:sz w:val="21"/>
            <w:szCs w:val="21"/>
            <w:lang w:val="en-US" w:eastAsia="pt-PT"/>
            <w:rPrChange w:id="4458" w:author="Rui Paredes" w:date="2018-09-15T21:56:00Z">
              <w:rPr>
                <w:rFonts w:ascii="Consolas" w:hAnsi="Consolas"/>
                <w:color w:val="000000"/>
                <w:sz w:val="21"/>
                <w:szCs w:val="21"/>
                <w:lang w:eastAsia="pt-PT"/>
              </w:rPr>
            </w:rPrChange>
          </w:rPr>
          <w:t xml:space="preserve">                                                </w:t>
        </w:r>
        <w:r w:rsidRPr="00183856">
          <w:rPr>
            <w:rFonts w:ascii="Consolas" w:hAnsi="Consolas"/>
            <w:color w:val="0000FF"/>
            <w:sz w:val="21"/>
            <w:szCs w:val="21"/>
            <w:lang w:val="en-US" w:eastAsia="pt-PT"/>
            <w:rPrChange w:id="4459" w:author="Rui Paredes" w:date="2018-09-15T21:56:00Z">
              <w:rPr>
                <w:rFonts w:ascii="Consolas" w:hAnsi="Consolas"/>
                <w:color w:val="0000FF"/>
                <w:sz w:val="21"/>
                <w:szCs w:val="21"/>
                <w:lang w:eastAsia="pt-PT"/>
              </w:rPr>
            </w:rPrChange>
          </w:rPr>
          <w:t>return</w:t>
        </w:r>
        <w:r w:rsidRPr="00183856">
          <w:rPr>
            <w:rFonts w:ascii="Consolas" w:hAnsi="Consolas"/>
            <w:color w:val="000000"/>
            <w:sz w:val="21"/>
            <w:szCs w:val="21"/>
            <w:lang w:val="en-US" w:eastAsia="pt-PT"/>
            <w:rPrChange w:id="4460" w:author="Rui Paredes" w:date="2018-09-15T21:56:00Z">
              <w:rPr>
                <w:rFonts w:ascii="Consolas" w:hAnsi="Consolas"/>
                <w:color w:val="000000"/>
                <w:sz w:val="21"/>
                <w:szCs w:val="21"/>
                <w:lang w:eastAsia="pt-PT"/>
              </w:rPr>
            </w:rPrChange>
          </w:rPr>
          <w:t xml:space="preserve"> res.status(</w:t>
        </w:r>
        <w:r w:rsidRPr="00183856">
          <w:rPr>
            <w:rFonts w:ascii="Consolas" w:hAnsi="Consolas"/>
            <w:color w:val="09885A"/>
            <w:sz w:val="21"/>
            <w:szCs w:val="21"/>
            <w:lang w:val="en-US" w:eastAsia="pt-PT"/>
            <w:rPrChange w:id="4461" w:author="Rui Paredes" w:date="2018-09-15T21:56:00Z">
              <w:rPr>
                <w:rFonts w:ascii="Consolas" w:hAnsi="Consolas"/>
                <w:color w:val="09885A"/>
                <w:sz w:val="21"/>
                <w:szCs w:val="21"/>
                <w:lang w:eastAsia="pt-PT"/>
              </w:rPr>
            </w:rPrChange>
          </w:rPr>
          <w:t>200</w:t>
        </w:r>
        <w:r w:rsidRPr="00183856">
          <w:rPr>
            <w:rFonts w:ascii="Consolas" w:hAnsi="Consolas"/>
            <w:color w:val="000000"/>
            <w:sz w:val="21"/>
            <w:szCs w:val="21"/>
            <w:lang w:val="en-US" w:eastAsia="pt-PT"/>
            <w:rPrChange w:id="4462" w:author="Rui Paredes" w:date="2018-09-15T21:56:00Z">
              <w:rPr>
                <w:rFonts w:ascii="Consolas" w:hAnsi="Consolas"/>
                <w:color w:val="000000"/>
                <w:sz w:val="21"/>
                <w:szCs w:val="21"/>
                <w:lang w:eastAsia="pt-PT"/>
              </w:rPr>
            </w:rPrChange>
          </w:rPr>
          <w:t>).json({</w:t>
        </w:r>
      </w:ins>
    </w:p>
    <w:p w14:paraId="5E4CC495" w14:textId="77777777" w:rsidR="00183856" w:rsidRPr="00183856" w:rsidRDefault="00183856" w:rsidP="00183856">
      <w:pPr>
        <w:shd w:val="clear" w:color="auto" w:fill="FFFFFF"/>
        <w:spacing w:line="285" w:lineRule="atLeast"/>
        <w:jc w:val="left"/>
        <w:rPr>
          <w:ins w:id="4463" w:author="Rui Paredes" w:date="2018-09-15T21:56:00Z"/>
          <w:rFonts w:ascii="Consolas" w:hAnsi="Consolas"/>
          <w:color w:val="000000"/>
          <w:sz w:val="21"/>
          <w:szCs w:val="21"/>
          <w:lang w:val="en-US" w:eastAsia="pt-PT"/>
          <w:rPrChange w:id="4464" w:author="Rui Paredes" w:date="2018-09-15T21:56:00Z">
            <w:rPr>
              <w:ins w:id="4465" w:author="Rui Paredes" w:date="2018-09-15T21:56:00Z"/>
              <w:rFonts w:ascii="Consolas" w:hAnsi="Consolas"/>
              <w:color w:val="000000"/>
              <w:sz w:val="21"/>
              <w:szCs w:val="21"/>
              <w:lang w:eastAsia="pt-PT"/>
            </w:rPr>
          </w:rPrChange>
        </w:rPr>
      </w:pPr>
      <w:ins w:id="4466" w:author="Rui Paredes" w:date="2018-09-15T21:56:00Z">
        <w:r w:rsidRPr="00183856">
          <w:rPr>
            <w:rFonts w:ascii="Consolas" w:hAnsi="Consolas"/>
            <w:color w:val="000000"/>
            <w:sz w:val="21"/>
            <w:szCs w:val="21"/>
            <w:lang w:val="en-US" w:eastAsia="pt-PT"/>
            <w:rPrChange w:id="4467" w:author="Rui Paredes" w:date="2018-09-15T21:56:00Z">
              <w:rPr>
                <w:rFonts w:ascii="Consolas" w:hAnsi="Consolas"/>
                <w:color w:val="000000"/>
                <w:sz w:val="21"/>
                <w:szCs w:val="21"/>
                <w:lang w:eastAsia="pt-PT"/>
              </w:rPr>
            </w:rPrChange>
          </w:rPr>
          <w:t xml:space="preserve">                                                    message: </w:t>
        </w:r>
        <w:r w:rsidRPr="00183856">
          <w:rPr>
            <w:rFonts w:ascii="Consolas" w:hAnsi="Consolas"/>
            <w:color w:val="A31515"/>
            <w:sz w:val="21"/>
            <w:szCs w:val="21"/>
            <w:lang w:val="en-US" w:eastAsia="pt-PT"/>
            <w:rPrChange w:id="4468" w:author="Rui Paredes" w:date="2018-09-15T21:56:00Z">
              <w:rPr>
                <w:rFonts w:ascii="Consolas" w:hAnsi="Consolas"/>
                <w:color w:val="A31515"/>
                <w:sz w:val="21"/>
                <w:szCs w:val="21"/>
                <w:lang w:eastAsia="pt-PT"/>
              </w:rPr>
            </w:rPrChange>
          </w:rPr>
          <w:t>'Points were added to the Participant!'</w:t>
        </w:r>
      </w:ins>
    </w:p>
    <w:p w14:paraId="421E6DE2" w14:textId="77777777" w:rsidR="00183856" w:rsidRPr="00183856" w:rsidRDefault="00183856" w:rsidP="00183856">
      <w:pPr>
        <w:shd w:val="clear" w:color="auto" w:fill="FFFFFF"/>
        <w:spacing w:line="285" w:lineRule="atLeast"/>
        <w:jc w:val="left"/>
        <w:rPr>
          <w:ins w:id="4469" w:author="Rui Paredes" w:date="2018-09-15T21:56:00Z"/>
          <w:rFonts w:ascii="Consolas" w:hAnsi="Consolas"/>
          <w:color w:val="000000"/>
          <w:sz w:val="21"/>
          <w:szCs w:val="21"/>
          <w:lang w:eastAsia="pt-PT"/>
        </w:rPr>
      </w:pPr>
      <w:ins w:id="4470" w:author="Rui Paredes" w:date="2018-09-15T21:56:00Z">
        <w:r w:rsidRPr="00183856">
          <w:rPr>
            <w:rFonts w:ascii="Consolas" w:hAnsi="Consolas"/>
            <w:color w:val="000000"/>
            <w:sz w:val="21"/>
            <w:szCs w:val="21"/>
            <w:lang w:val="en-US" w:eastAsia="pt-PT"/>
            <w:rPrChange w:id="4471" w:author="Rui Paredes" w:date="2018-09-15T21:56:00Z">
              <w:rPr>
                <w:rFonts w:ascii="Consolas" w:hAnsi="Consolas"/>
                <w:color w:val="000000"/>
                <w:sz w:val="21"/>
                <w:szCs w:val="21"/>
                <w:lang w:eastAsia="pt-PT"/>
              </w:rPr>
            </w:rPrChange>
          </w:rPr>
          <w:t xml:space="preserve">                                                </w:t>
        </w:r>
        <w:r w:rsidRPr="00183856">
          <w:rPr>
            <w:rFonts w:ascii="Consolas" w:hAnsi="Consolas"/>
            <w:color w:val="000000"/>
            <w:sz w:val="21"/>
            <w:szCs w:val="21"/>
            <w:lang w:eastAsia="pt-PT"/>
          </w:rPr>
          <w:t>})</w:t>
        </w:r>
      </w:ins>
    </w:p>
    <w:p w14:paraId="246A4434" w14:textId="77777777" w:rsidR="00183856" w:rsidRPr="00183856" w:rsidRDefault="00183856" w:rsidP="00183856">
      <w:pPr>
        <w:shd w:val="clear" w:color="auto" w:fill="FFFFFF"/>
        <w:spacing w:line="285" w:lineRule="atLeast"/>
        <w:jc w:val="left"/>
        <w:rPr>
          <w:ins w:id="4472" w:author="Rui Paredes" w:date="2018-09-15T21:56:00Z"/>
          <w:rFonts w:ascii="Consolas" w:hAnsi="Consolas"/>
          <w:color w:val="000000"/>
          <w:sz w:val="21"/>
          <w:szCs w:val="21"/>
          <w:lang w:eastAsia="pt-PT"/>
        </w:rPr>
      </w:pPr>
      <w:ins w:id="4473" w:author="Rui Paredes" w:date="2018-09-15T21:56:00Z">
        <w:r w:rsidRPr="00183856">
          <w:rPr>
            <w:rFonts w:ascii="Consolas" w:hAnsi="Consolas"/>
            <w:color w:val="000000"/>
            <w:sz w:val="21"/>
            <w:szCs w:val="21"/>
            <w:lang w:eastAsia="pt-PT"/>
          </w:rPr>
          <w:t xml:space="preserve">                                            }</w:t>
        </w:r>
      </w:ins>
    </w:p>
    <w:p w14:paraId="1BC75536" w14:textId="77777777" w:rsidR="00183856" w:rsidRPr="00183856" w:rsidRDefault="00183856" w:rsidP="00183856">
      <w:pPr>
        <w:shd w:val="clear" w:color="auto" w:fill="FFFFFF"/>
        <w:spacing w:line="285" w:lineRule="atLeast"/>
        <w:jc w:val="left"/>
        <w:rPr>
          <w:ins w:id="4474" w:author="Rui Paredes" w:date="2018-09-15T21:56:00Z"/>
          <w:rFonts w:ascii="Consolas" w:hAnsi="Consolas"/>
          <w:color w:val="000000"/>
          <w:sz w:val="21"/>
          <w:szCs w:val="21"/>
          <w:lang w:eastAsia="pt-PT"/>
        </w:rPr>
      </w:pPr>
      <w:ins w:id="4475" w:author="Rui Paredes" w:date="2018-09-15T21:56:00Z">
        <w:r w:rsidRPr="00183856">
          <w:rPr>
            <w:rFonts w:ascii="Consolas" w:hAnsi="Consolas"/>
            <w:color w:val="000000"/>
            <w:sz w:val="21"/>
            <w:szCs w:val="21"/>
            <w:lang w:eastAsia="pt-PT"/>
          </w:rPr>
          <w:t xml:space="preserve">                                        })</w:t>
        </w:r>
      </w:ins>
    </w:p>
    <w:p w14:paraId="491CB5AF" w14:textId="77777777" w:rsidR="00183856" w:rsidRPr="00183856" w:rsidRDefault="00183856" w:rsidP="00183856">
      <w:pPr>
        <w:shd w:val="clear" w:color="auto" w:fill="FFFFFF"/>
        <w:spacing w:line="285" w:lineRule="atLeast"/>
        <w:jc w:val="left"/>
        <w:rPr>
          <w:ins w:id="4476" w:author="Rui Paredes" w:date="2018-09-15T21:56:00Z"/>
          <w:rFonts w:ascii="Consolas" w:hAnsi="Consolas"/>
          <w:color w:val="000000"/>
          <w:sz w:val="21"/>
          <w:szCs w:val="21"/>
          <w:lang w:eastAsia="pt-PT"/>
        </w:rPr>
      </w:pPr>
    </w:p>
    <w:p w14:paraId="6D72D5D6" w14:textId="77777777" w:rsidR="00183856" w:rsidRPr="00183856" w:rsidRDefault="00183856" w:rsidP="00183856">
      <w:pPr>
        <w:shd w:val="clear" w:color="auto" w:fill="FFFFFF"/>
        <w:spacing w:line="285" w:lineRule="atLeast"/>
        <w:jc w:val="left"/>
        <w:rPr>
          <w:ins w:id="4477" w:author="Rui Paredes" w:date="2018-09-15T21:56:00Z"/>
          <w:rFonts w:ascii="Consolas" w:hAnsi="Consolas"/>
          <w:color w:val="000000"/>
          <w:sz w:val="21"/>
          <w:szCs w:val="21"/>
          <w:lang w:eastAsia="pt-PT"/>
        </w:rPr>
      </w:pPr>
      <w:ins w:id="4478" w:author="Rui Paredes" w:date="2018-09-15T21:56:00Z">
        <w:r w:rsidRPr="00183856">
          <w:rPr>
            <w:rFonts w:ascii="Consolas" w:hAnsi="Consolas"/>
            <w:color w:val="000000"/>
            <w:sz w:val="21"/>
            <w:szCs w:val="21"/>
            <w:lang w:eastAsia="pt-PT"/>
          </w:rPr>
          <w:lastRenderedPageBreak/>
          <w:t xml:space="preserve">                                    }</w:t>
        </w:r>
      </w:ins>
    </w:p>
    <w:p w14:paraId="698255B8" w14:textId="77777777" w:rsidR="00183856" w:rsidRPr="00183856" w:rsidRDefault="00183856" w:rsidP="00183856">
      <w:pPr>
        <w:shd w:val="clear" w:color="auto" w:fill="FFFFFF"/>
        <w:spacing w:line="285" w:lineRule="atLeast"/>
        <w:jc w:val="left"/>
        <w:rPr>
          <w:ins w:id="4479" w:author="Rui Paredes" w:date="2018-09-15T21:56:00Z"/>
          <w:rFonts w:ascii="Consolas" w:hAnsi="Consolas"/>
          <w:color w:val="000000"/>
          <w:sz w:val="21"/>
          <w:szCs w:val="21"/>
          <w:lang w:eastAsia="pt-PT"/>
        </w:rPr>
      </w:pPr>
      <w:ins w:id="4480" w:author="Rui Paredes" w:date="2018-09-15T21:56:00Z">
        <w:r w:rsidRPr="00183856">
          <w:rPr>
            <w:rFonts w:ascii="Consolas" w:hAnsi="Consolas"/>
            <w:color w:val="000000"/>
            <w:sz w:val="21"/>
            <w:szCs w:val="21"/>
            <w:lang w:eastAsia="pt-PT"/>
          </w:rPr>
          <w:t xml:space="preserve">                                })</w:t>
        </w:r>
      </w:ins>
    </w:p>
    <w:p w14:paraId="481F7219" w14:textId="77777777" w:rsidR="00183856" w:rsidRPr="00183856" w:rsidRDefault="00183856" w:rsidP="00183856">
      <w:pPr>
        <w:shd w:val="clear" w:color="auto" w:fill="FFFFFF"/>
        <w:spacing w:line="285" w:lineRule="atLeast"/>
        <w:jc w:val="left"/>
        <w:rPr>
          <w:ins w:id="4481" w:author="Rui Paredes" w:date="2018-09-15T21:56:00Z"/>
          <w:rFonts w:ascii="Consolas" w:hAnsi="Consolas"/>
          <w:color w:val="000000"/>
          <w:sz w:val="21"/>
          <w:szCs w:val="21"/>
          <w:lang w:eastAsia="pt-PT"/>
        </w:rPr>
      </w:pPr>
      <w:ins w:id="4482" w:author="Rui Paredes" w:date="2018-09-15T21:56:00Z">
        <w:r w:rsidRPr="00183856">
          <w:rPr>
            <w:rFonts w:ascii="Consolas" w:hAnsi="Consolas"/>
            <w:color w:val="000000"/>
            <w:sz w:val="21"/>
            <w:szCs w:val="21"/>
            <w:lang w:eastAsia="pt-PT"/>
          </w:rPr>
          <w:t xml:space="preserve">                            }</w:t>
        </w:r>
      </w:ins>
    </w:p>
    <w:p w14:paraId="79690564" w14:textId="77777777" w:rsidR="00183856" w:rsidRPr="00183856" w:rsidRDefault="00183856" w:rsidP="00183856">
      <w:pPr>
        <w:shd w:val="clear" w:color="auto" w:fill="FFFFFF"/>
        <w:spacing w:line="285" w:lineRule="atLeast"/>
        <w:jc w:val="left"/>
        <w:rPr>
          <w:ins w:id="4483" w:author="Rui Paredes" w:date="2018-09-15T21:56:00Z"/>
          <w:rFonts w:ascii="Consolas" w:hAnsi="Consolas"/>
          <w:color w:val="000000"/>
          <w:sz w:val="21"/>
          <w:szCs w:val="21"/>
          <w:lang w:eastAsia="pt-PT"/>
        </w:rPr>
      </w:pPr>
      <w:ins w:id="4484" w:author="Rui Paredes" w:date="2018-09-15T21:56:00Z">
        <w:r w:rsidRPr="00183856">
          <w:rPr>
            <w:rFonts w:ascii="Consolas" w:hAnsi="Consolas"/>
            <w:color w:val="000000"/>
            <w:sz w:val="21"/>
            <w:szCs w:val="21"/>
            <w:lang w:eastAsia="pt-PT"/>
          </w:rPr>
          <w:t xml:space="preserve">                        })</w:t>
        </w:r>
      </w:ins>
    </w:p>
    <w:p w14:paraId="4D00C523" w14:textId="77777777" w:rsidR="00183856" w:rsidRPr="00183856" w:rsidRDefault="00183856" w:rsidP="00183856">
      <w:pPr>
        <w:shd w:val="clear" w:color="auto" w:fill="FFFFFF"/>
        <w:spacing w:line="285" w:lineRule="atLeast"/>
        <w:jc w:val="left"/>
        <w:rPr>
          <w:ins w:id="4485" w:author="Rui Paredes" w:date="2018-09-15T21:56:00Z"/>
          <w:rFonts w:ascii="Consolas" w:hAnsi="Consolas"/>
          <w:color w:val="000000"/>
          <w:sz w:val="21"/>
          <w:szCs w:val="21"/>
          <w:lang w:eastAsia="pt-PT"/>
        </w:rPr>
      </w:pPr>
    </w:p>
    <w:p w14:paraId="3197BAA4" w14:textId="77777777" w:rsidR="00183856" w:rsidRPr="00183856" w:rsidRDefault="00183856" w:rsidP="00183856">
      <w:pPr>
        <w:shd w:val="clear" w:color="auto" w:fill="FFFFFF"/>
        <w:spacing w:line="285" w:lineRule="atLeast"/>
        <w:jc w:val="left"/>
        <w:rPr>
          <w:ins w:id="4486" w:author="Rui Paredes" w:date="2018-09-15T21:56:00Z"/>
          <w:rFonts w:ascii="Consolas" w:hAnsi="Consolas"/>
          <w:color w:val="000000"/>
          <w:sz w:val="21"/>
          <w:szCs w:val="21"/>
          <w:lang w:eastAsia="pt-PT"/>
        </w:rPr>
      </w:pPr>
      <w:ins w:id="4487" w:author="Rui Paredes" w:date="2018-09-15T21:56:00Z">
        <w:r w:rsidRPr="00183856">
          <w:rPr>
            <w:rFonts w:ascii="Consolas" w:hAnsi="Consolas"/>
            <w:color w:val="000000"/>
            <w:sz w:val="21"/>
            <w:szCs w:val="21"/>
            <w:lang w:eastAsia="pt-PT"/>
          </w:rPr>
          <w:t xml:space="preserve">                    }</w:t>
        </w:r>
      </w:ins>
    </w:p>
    <w:p w14:paraId="24DFE0C6" w14:textId="77777777" w:rsidR="00183856" w:rsidRPr="00183856" w:rsidRDefault="00183856" w:rsidP="00183856">
      <w:pPr>
        <w:shd w:val="clear" w:color="auto" w:fill="FFFFFF"/>
        <w:spacing w:line="285" w:lineRule="atLeast"/>
        <w:jc w:val="left"/>
        <w:rPr>
          <w:ins w:id="4488" w:author="Rui Paredes" w:date="2018-09-15T21:56:00Z"/>
          <w:rFonts w:ascii="Consolas" w:hAnsi="Consolas"/>
          <w:color w:val="000000"/>
          <w:sz w:val="21"/>
          <w:szCs w:val="21"/>
          <w:lang w:eastAsia="pt-PT"/>
        </w:rPr>
      </w:pPr>
      <w:ins w:id="4489" w:author="Rui Paredes" w:date="2018-09-15T21:56:00Z">
        <w:r w:rsidRPr="00183856">
          <w:rPr>
            <w:rFonts w:ascii="Consolas" w:hAnsi="Consolas"/>
            <w:color w:val="000000"/>
            <w:sz w:val="21"/>
            <w:szCs w:val="21"/>
            <w:lang w:eastAsia="pt-PT"/>
          </w:rPr>
          <w:t xml:space="preserve">                })</w:t>
        </w:r>
      </w:ins>
    </w:p>
    <w:p w14:paraId="3BBED270" w14:textId="77777777" w:rsidR="00183856" w:rsidRPr="00183856" w:rsidRDefault="00183856" w:rsidP="00183856">
      <w:pPr>
        <w:shd w:val="clear" w:color="auto" w:fill="FFFFFF"/>
        <w:spacing w:after="240" w:line="285" w:lineRule="atLeast"/>
        <w:jc w:val="left"/>
        <w:rPr>
          <w:ins w:id="4490" w:author="Rui Paredes" w:date="2018-09-15T21:56:00Z"/>
          <w:rFonts w:ascii="Consolas" w:hAnsi="Consolas"/>
          <w:color w:val="000000"/>
          <w:sz w:val="21"/>
          <w:szCs w:val="21"/>
          <w:lang w:eastAsia="pt-PT"/>
        </w:rPr>
      </w:pPr>
    </w:p>
    <w:p w14:paraId="229BE99B" w14:textId="77777777" w:rsidR="00183856" w:rsidRPr="00183856" w:rsidRDefault="00183856" w:rsidP="00183856">
      <w:pPr>
        <w:shd w:val="clear" w:color="auto" w:fill="FFFFFF"/>
        <w:spacing w:line="285" w:lineRule="atLeast"/>
        <w:jc w:val="left"/>
        <w:rPr>
          <w:ins w:id="4491" w:author="Rui Paredes" w:date="2018-09-15T21:56:00Z"/>
          <w:rFonts w:ascii="Consolas" w:hAnsi="Consolas"/>
          <w:color w:val="000000"/>
          <w:sz w:val="21"/>
          <w:szCs w:val="21"/>
          <w:lang w:eastAsia="pt-PT"/>
        </w:rPr>
      </w:pPr>
      <w:ins w:id="4492" w:author="Rui Paredes" w:date="2018-09-15T21:56:00Z">
        <w:r w:rsidRPr="00183856">
          <w:rPr>
            <w:rFonts w:ascii="Consolas" w:hAnsi="Consolas"/>
            <w:color w:val="000000"/>
            <w:sz w:val="21"/>
            <w:szCs w:val="21"/>
            <w:lang w:eastAsia="pt-PT"/>
          </w:rPr>
          <w:t xml:space="preserve">            }</w:t>
        </w:r>
      </w:ins>
    </w:p>
    <w:p w14:paraId="525DADC2" w14:textId="77777777" w:rsidR="00183856" w:rsidRPr="00183856" w:rsidRDefault="00183856" w:rsidP="00183856">
      <w:pPr>
        <w:shd w:val="clear" w:color="auto" w:fill="FFFFFF"/>
        <w:spacing w:line="285" w:lineRule="atLeast"/>
        <w:jc w:val="left"/>
        <w:rPr>
          <w:ins w:id="4493" w:author="Rui Paredes" w:date="2018-09-15T21:56:00Z"/>
          <w:rFonts w:ascii="Consolas" w:hAnsi="Consolas"/>
          <w:color w:val="000000"/>
          <w:sz w:val="21"/>
          <w:szCs w:val="21"/>
          <w:lang w:eastAsia="pt-PT"/>
        </w:rPr>
      </w:pPr>
      <w:ins w:id="4494" w:author="Rui Paredes" w:date="2018-09-15T21:56:00Z">
        <w:r w:rsidRPr="00183856">
          <w:rPr>
            <w:rFonts w:ascii="Consolas" w:hAnsi="Consolas"/>
            <w:color w:val="000000"/>
            <w:sz w:val="21"/>
            <w:szCs w:val="21"/>
            <w:lang w:eastAsia="pt-PT"/>
          </w:rPr>
          <w:t xml:space="preserve">        })</w:t>
        </w:r>
      </w:ins>
    </w:p>
    <w:p w14:paraId="6EDFCC22" w14:textId="77777777" w:rsidR="00183856" w:rsidRPr="00183856" w:rsidRDefault="00183856" w:rsidP="00183856">
      <w:pPr>
        <w:shd w:val="clear" w:color="auto" w:fill="FFFFFF"/>
        <w:spacing w:line="285" w:lineRule="atLeast"/>
        <w:jc w:val="left"/>
        <w:rPr>
          <w:ins w:id="4495" w:author="Rui Paredes" w:date="2018-09-15T21:56:00Z"/>
          <w:rFonts w:ascii="Consolas" w:hAnsi="Consolas"/>
          <w:color w:val="000000"/>
          <w:sz w:val="21"/>
          <w:szCs w:val="21"/>
          <w:lang w:eastAsia="pt-PT"/>
        </w:rPr>
      </w:pPr>
      <w:ins w:id="4496" w:author="Rui Paredes" w:date="2018-09-15T21:56:00Z">
        <w:r w:rsidRPr="00183856">
          <w:rPr>
            <w:rFonts w:ascii="Consolas" w:hAnsi="Consolas"/>
            <w:color w:val="000000"/>
            <w:sz w:val="21"/>
            <w:szCs w:val="21"/>
            <w:lang w:eastAsia="pt-PT"/>
          </w:rPr>
          <w:t xml:space="preserve">    })</w:t>
        </w:r>
      </w:ins>
    </w:p>
    <w:p w14:paraId="716FB7B0" w14:textId="79DECAF9" w:rsidR="00183856" w:rsidRDefault="00183856">
      <w:pPr>
        <w:rPr>
          <w:ins w:id="4497" w:author="Rui Paredes" w:date="2018-09-15T21:57:00Z"/>
        </w:rPr>
      </w:pPr>
    </w:p>
    <w:p w14:paraId="731DA65E" w14:textId="53E8FD39" w:rsidR="00900A94" w:rsidRDefault="00900A94">
      <w:pPr>
        <w:pStyle w:val="Cabealho3"/>
        <w:rPr>
          <w:ins w:id="4498" w:author="Rui Paredes" w:date="2018-09-15T21:58:00Z"/>
        </w:rPr>
        <w:pPrChange w:id="4499" w:author="Rui Paredes" w:date="2018-09-15T21:57:00Z">
          <w:pPr/>
        </w:pPrChange>
      </w:pPr>
      <w:bookmarkStart w:id="4500" w:name="_Toc524814440"/>
      <w:ins w:id="4501" w:author="Rui Paredes" w:date="2018-09-15T21:57:00Z">
        <w:r>
          <w:t>Método de sugerir um novo desafio</w:t>
        </w:r>
      </w:ins>
      <w:bookmarkEnd w:id="4500"/>
    </w:p>
    <w:p w14:paraId="732FE924" w14:textId="77777777" w:rsidR="00900A94" w:rsidRPr="00900A94" w:rsidRDefault="00900A94" w:rsidP="00900A94">
      <w:pPr>
        <w:shd w:val="clear" w:color="auto" w:fill="FFFFFF"/>
        <w:spacing w:line="285" w:lineRule="atLeast"/>
        <w:jc w:val="left"/>
        <w:rPr>
          <w:ins w:id="4502" w:author="Rui Paredes" w:date="2018-09-15T21:58:00Z"/>
          <w:rFonts w:ascii="Consolas" w:hAnsi="Consolas"/>
          <w:color w:val="000000"/>
          <w:sz w:val="21"/>
          <w:szCs w:val="21"/>
          <w:lang w:val="en-US" w:eastAsia="pt-PT"/>
          <w:rPrChange w:id="4503" w:author="Rui Paredes" w:date="2018-09-15T21:58:00Z">
            <w:rPr>
              <w:ins w:id="4504" w:author="Rui Paredes" w:date="2018-09-15T21:58:00Z"/>
              <w:rFonts w:ascii="Consolas" w:hAnsi="Consolas"/>
              <w:color w:val="000000"/>
              <w:sz w:val="21"/>
              <w:szCs w:val="21"/>
              <w:lang w:eastAsia="pt-PT"/>
            </w:rPr>
          </w:rPrChange>
        </w:rPr>
      </w:pPr>
      <w:ins w:id="4505" w:author="Rui Paredes" w:date="2018-09-15T21:58:00Z">
        <w:r w:rsidRPr="00900A94">
          <w:rPr>
            <w:rFonts w:ascii="Consolas" w:hAnsi="Consolas"/>
            <w:color w:val="0000FF"/>
            <w:sz w:val="21"/>
            <w:szCs w:val="21"/>
            <w:lang w:val="en-US" w:eastAsia="pt-PT"/>
            <w:rPrChange w:id="4506" w:author="Rui Paredes" w:date="2018-09-15T21:58:00Z">
              <w:rPr>
                <w:rFonts w:ascii="Consolas" w:hAnsi="Consolas"/>
                <w:color w:val="0000FF"/>
                <w:sz w:val="21"/>
                <w:szCs w:val="21"/>
                <w:lang w:eastAsia="pt-PT"/>
              </w:rPr>
            </w:rPrChange>
          </w:rPr>
          <w:t>var</w:t>
        </w:r>
        <w:r w:rsidRPr="00900A94">
          <w:rPr>
            <w:rFonts w:ascii="Consolas" w:hAnsi="Consolas"/>
            <w:color w:val="000000"/>
            <w:sz w:val="21"/>
            <w:szCs w:val="21"/>
            <w:lang w:val="en-US" w:eastAsia="pt-PT"/>
            <w:rPrChange w:id="4507" w:author="Rui Paredes" w:date="2018-09-15T21:58:00Z">
              <w:rPr>
                <w:rFonts w:ascii="Consolas" w:hAnsi="Consolas"/>
                <w:color w:val="000000"/>
                <w:sz w:val="21"/>
                <w:szCs w:val="21"/>
                <w:lang w:eastAsia="pt-PT"/>
              </w:rPr>
            </w:rPrChange>
          </w:rPr>
          <w:t xml:space="preserve"> multer = require(</w:t>
        </w:r>
        <w:r w:rsidRPr="00900A94">
          <w:rPr>
            <w:rFonts w:ascii="Consolas" w:hAnsi="Consolas"/>
            <w:color w:val="A31515"/>
            <w:sz w:val="21"/>
            <w:szCs w:val="21"/>
            <w:lang w:val="en-US" w:eastAsia="pt-PT"/>
            <w:rPrChange w:id="4508" w:author="Rui Paredes" w:date="2018-09-15T21:58:00Z">
              <w:rPr>
                <w:rFonts w:ascii="Consolas" w:hAnsi="Consolas"/>
                <w:color w:val="A31515"/>
                <w:sz w:val="21"/>
                <w:szCs w:val="21"/>
                <w:lang w:eastAsia="pt-PT"/>
              </w:rPr>
            </w:rPrChange>
          </w:rPr>
          <w:t>'multer'</w:t>
        </w:r>
        <w:r w:rsidRPr="00900A94">
          <w:rPr>
            <w:rFonts w:ascii="Consolas" w:hAnsi="Consolas"/>
            <w:color w:val="000000"/>
            <w:sz w:val="21"/>
            <w:szCs w:val="21"/>
            <w:lang w:val="en-US" w:eastAsia="pt-PT"/>
            <w:rPrChange w:id="4509" w:author="Rui Paredes" w:date="2018-09-15T21:58:00Z">
              <w:rPr>
                <w:rFonts w:ascii="Consolas" w:hAnsi="Consolas"/>
                <w:color w:val="000000"/>
                <w:sz w:val="21"/>
                <w:szCs w:val="21"/>
                <w:lang w:eastAsia="pt-PT"/>
              </w:rPr>
            </w:rPrChange>
          </w:rPr>
          <w:t>);</w:t>
        </w:r>
      </w:ins>
    </w:p>
    <w:p w14:paraId="100FFA5D" w14:textId="77777777" w:rsidR="00900A94" w:rsidRPr="00900A94" w:rsidRDefault="00900A94" w:rsidP="00900A94">
      <w:pPr>
        <w:shd w:val="clear" w:color="auto" w:fill="FFFFFF"/>
        <w:spacing w:line="285" w:lineRule="atLeast"/>
        <w:jc w:val="left"/>
        <w:rPr>
          <w:ins w:id="4510" w:author="Rui Paredes" w:date="2018-09-15T21:58:00Z"/>
          <w:rFonts w:ascii="Consolas" w:hAnsi="Consolas"/>
          <w:color w:val="000000"/>
          <w:sz w:val="21"/>
          <w:szCs w:val="21"/>
          <w:lang w:val="en-US" w:eastAsia="pt-PT"/>
          <w:rPrChange w:id="4511" w:author="Rui Paredes" w:date="2018-09-15T21:58:00Z">
            <w:rPr>
              <w:ins w:id="4512" w:author="Rui Paredes" w:date="2018-09-15T21:58:00Z"/>
              <w:rFonts w:ascii="Consolas" w:hAnsi="Consolas"/>
              <w:color w:val="000000"/>
              <w:sz w:val="21"/>
              <w:szCs w:val="21"/>
              <w:lang w:eastAsia="pt-PT"/>
            </w:rPr>
          </w:rPrChange>
        </w:rPr>
      </w:pPr>
      <w:ins w:id="4513" w:author="Rui Paredes" w:date="2018-09-15T21:58:00Z">
        <w:r w:rsidRPr="00900A94">
          <w:rPr>
            <w:rFonts w:ascii="Consolas" w:hAnsi="Consolas"/>
            <w:color w:val="0000FF"/>
            <w:sz w:val="21"/>
            <w:szCs w:val="21"/>
            <w:lang w:val="en-US" w:eastAsia="pt-PT"/>
            <w:rPrChange w:id="4514" w:author="Rui Paredes" w:date="2018-09-15T21:58:00Z">
              <w:rPr>
                <w:rFonts w:ascii="Consolas" w:hAnsi="Consolas"/>
                <w:color w:val="0000FF"/>
                <w:sz w:val="21"/>
                <w:szCs w:val="21"/>
                <w:lang w:eastAsia="pt-PT"/>
              </w:rPr>
            </w:rPrChange>
          </w:rPr>
          <w:t>var</w:t>
        </w:r>
        <w:r w:rsidRPr="00900A94">
          <w:rPr>
            <w:rFonts w:ascii="Consolas" w:hAnsi="Consolas"/>
            <w:color w:val="000000"/>
            <w:sz w:val="21"/>
            <w:szCs w:val="21"/>
            <w:lang w:val="en-US" w:eastAsia="pt-PT"/>
            <w:rPrChange w:id="4515" w:author="Rui Paredes" w:date="2018-09-15T21:58:00Z">
              <w:rPr>
                <w:rFonts w:ascii="Consolas" w:hAnsi="Consolas"/>
                <w:color w:val="000000"/>
                <w:sz w:val="21"/>
                <w:szCs w:val="21"/>
                <w:lang w:eastAsia="pt-PT"/>
              </w:rPr>
            </w:rPrChange>
          </w:rPr>
          <w:t xml:space="preserve"> storage = multer.diskStorage({</w:t>
        </w:r>
      </w:ins>
    </w:p>
    <w:p w14:paraId="5004696C" w14:textId="77777777" w:rsidR="00900A94" w:rsidRPr="00900A94" w:rsidRDefault="00900A94" w:rsidP="00900A94">
      <w:pPr>
        <w:shd w:val="clear" w:color="auto" w:fill="FFFFFF"/>
        <w:spacing w:line="285" w:lineRule="atLeast"/>
        <w:jc w:val="left"/>
        <w:rPr>
          <w:ins w:id="4516" w:author="Rui Paredes" w:date="2018-09-15T21:58:00Z"/>
          <w:rFonts w:ascii="Consolas" w:hAnsi="Consolas"/>
          <w:color w:val="000000"/>
          <w:sz w:val="21"/>
          <w:szCs w:val="21"/>
          <w:lang w:val="en-US" w:eastAsia="pt-PT"/>
          <w:rPrChange w:id="4517" w:author="Rui Paredes" w:date="2018-09-15T21:58:00Z">
            <w:rPr>
              <w:ins w:id="4518" w:author="Rui Paredes" w:date="2018-09-15T21:58:00Z"/>
              <w:rFonts w:ascii="Consolas" w:hAnsi="Consolas"/>
              <w:color w:val="000000"/>
              <w:sz w:val="21"/>
              <w:szCs w:val="21"/>
              <w:lang w:eastAsia="pt-PT"/>
            </w:rPr>
          </w:rPrChange>
        </w:rPr>
      </w:pPr>
      <w:ins w:id="4519" w:author="Rui Paredes" w:date="2018-09-15T21:58:00Z">
        <w:r w:rsidRPr="00900A94">
          <w:rPr>
            <w:rFonts w:ascii="Consolas" w:hAnsi="Consolas"/>
            <w:color w:val="000000"/>
            <w:sz w:val="21"/>
            <w:szCs w:val="21"/>
            <w:lang w:val="en-US" w:eastAsia="pt-PT"/>
            <w:rPrChange w:id="4520" w:author="Rui Paredes" w:date="2018-09-15T21:58:00Z">
              <w:rPr>
                <w:rFonts w:ascii="Consolas" w:hAnsi="Consolas"/>
                <w:color w:val="000000"/>
                <w:sz w:val="21"/>
                <w:szCs w:val="21"/>
                <w:lang w:eastAsia="pt-PT"/>
              </w:rPr>
            </w:rPrChange>
          </w:rPr>
          <w:t xml:space="preserve">    destination: (req, file, cb) </w:t>
        </w:r>
        <w:r w:rsidRPr="00900A94">
          <w:rPr>
            <w:rFonts w:ascii="Consolas" w:hAnsi="Consolas"/>
            <w:color w:val="0000FF"/>
            <w:sz w:val="21"/>
            <w:szCs w:val="21"/>
            <w:lang w:val="en-US" w:eastAsia="pt-PT"/>
            <w:rPrChange w:id="4521" w:author="Rui Paredes" w:date="2018-09-15T21:58:00Z">
              <w:rPr>
                <w:rFonts w:ascii="Consolas" w:hAnsi="Consolas"/>
                <w:color w:val="0000FF"/>
                <w:sz w:val="21"/>
                <w:szCs w:val="21"/>
                <w:lang w:eastAsia="pt-PT"/>
              </w:rPr>
            </w:rPrChange>
          </w:rPr>
          <w:t>=&gt;</w:t>
        </w:r>
        <w:r w:rsidRPr="00900A94">
          <w:rPr>
            <w:rFonts w:ascii="Consolas" w:hAnsi="Consolas"/>
            <w:color w:val="000000"/>
            <w:sz w:val="21"/>
            <w:szCs w:val="21"/>
            <w:lang w:val="en-US" w:eastAsia="pt-PT"/>
            <w:rPrChange w:id="4522" w:author="Rui Paredes" w:date="2018-09-15T21:58:00Z">
              <w:rPr>
                <w:rFonts w:ascii="Consolas" w:hAnsi="Consolas"/>
                <w:color w:val="000000"/>
                <w:sz w:val="21"/>
                <w:szCs w:val="21"/>
                <w:lang w:eastAsia="pt-PT"/>
              </w:rPr>
            </w:rPrChange>
          </w:rPr>
          <w:t xml:space="preserve"> {</w:t>
        </w:r>
      </w:ins>
    </w:p>
    <w:p w14:paraId="544D3172" w14:textId="77777777" w:rsidR="00900A94" w:rsidRPr="00900A94" w:rsidRDefault="00900A94" w:rsidP="00900A94">
      <w:pPr>
        <w:shd w:val="clear" w:color="auto" w:fill="FFFFFF"/>
        <w:spacing w:line="285" w:lineRule="atLeast"/>
        <w:jc w:val="left"/>
        <w:rPr>
          <w:ins w:id="4523" w:author="Rui Paredes" w:date="2018-09-15T21:58:00Z"/>
          <w:rFonts w:ascii="Consolas" w:hAnsi="Consolas"/>
          <w:color w:val="000000"/>
          <w:sz w:val="21"/>
          <w:szCs w:val="21"/>
          <w:lang w:val="en-US" w:eastAsia="pt-PT"/>
          <w:rPrChange w:id="4524" w:author="Rui Paredes" w:date="2018-09-15T21:58:00Z">
            <w:rPr>
              <w:ins w:id="4525" w:author="Rui Paredes" w:date="2018-09-15T21:58:00Z"/>
              <w:rFonts w:ascii="Consolas" w:hAnsi="Consolas"/>
              <w:color w:val="000000"/>
              <w:sz w:val="21"/>
              <w:szCs w:val="21"/>
              <w:lang w:eastAsia="pt-PT"/>
            </w:rPr>
          </w:rPrChange>
        </w:rPr>
      </w:pPr>
      <w:ins w:id="4526" w:author="Rui Paredes" w:date="2018-09-15T21:58:00Z">
        <w:r w:rsidRPr="00900A94">
          <w:rPr>
            <w:rFonts w:ascii="Consolas" w:hAnsi="Consolas"/>
            <w:color w:val="000000"/>
            <w:sz w:val="21"/>
            <w:szCs w:val="21"/>
            <w:lang w:val="en-US" w:eastAsia="pt-PT"/>
            <w:rPrChange w:id="4527" w:author="Rui Paredes" w:date="2018-09-15T21:58:00Z">
              <w:rPr>
                <w:rFonts w:ascii="Consolas" w:hAnsi="Consolas"/>
                <w:color w:val="000000"/>
                <w:sz w:val="21"/>
                <w:szCs w:val="21"/>
                <w:lang w:eastAsia="pt-PT"/>
              </w:rPr>
            </w:rPrChange>
          </w:rPr>
          <w:t xml:space="preserve">        cb(</w:t>
        </w:r>
        <w:r w:rsidRPr="00900A94">
          <w:rPr>
            <w:rFonts w:ascii="Consolas" w:hAnsi="Consolas"/>
            <w:color w:val="0000FF"/>
            <w:sz w:val="21"/>
            <w:szCs w:val="21"/>
            <w:lang w:val="en-US" w:eastAsia="pt-PT"/>
            <w:rPrChange w:id="4528" w:author="Rui Paredes" w:date="2018-09-15T21:58:00Z">
              <w:rPr>
                <w:rFonts w:ascii="Consolas" w:hAnsi="Consolas"/>
                <w:color w:val="0000FF"/>
                <w:sz w:val="21"/>
                <w:szCs w:val="21"/>
                <w:lang w:eastAsia="pt-PT"/>
              </w:rPr>
            </w:rPrChange>
          </w:rPr>
          <w:t>null</w:t>
        </w:r>
        <w:r w:rsidRPr="00900A94">
          <w:rPr>
            <w:rFonts w:ascii="Consolas" w:hAnsi="Consolas"/>
            <w:color w:val="000000"/>
            <w:sz w:val="21"/>
            <w:szCs w:val="21"/>
            <w:lang w:val="en-US" w:eastAsia="pt-PT"/>
            <w:rPrChange w:id="4529" w:author="Rui Paredes" w:date="2018-09-15T21:58:00Z">
              <w:rPr>
                <w:rFonts w:ascii="Consolas" w:hAnsi="Consolas"/>
                <w:color w:val="000000"/>
                <w:sz w:val="21"/>
                <w:szCs w:val="21"/>
                <w:lang w:eastAsia="pt-PT"/>
              </w:rPr>
            </w:rPrChange>
          </w:rPr>
          <w:t xml:space="preserve">, </w:t>
        </w:r>
        <w:r w:rsidRPr="00900A94">
          <w:rPr>
            <w:rFonts w:ascii="Consolas" w:hAnsi="Consolas"/>
            <w:color w:val="A31515"/>
            <w:sz w:val="21"/>
            <w:szCs w:val="21"/>
            <w:lang w:val="en-US" w:eastAsia="pt-PT"/>
            <w:rPrChange w:id="4530" w:author="Rui Paredes" w:date="2018-09-15T21:58:00Z">
              <w:rPr>
                <w:rFonts w:ascii="Consolas" w:hAnsi="Consolas"/>
                <w:color w:val="A31515"/>
                <w:sz w:val="21"/>
                <w:szCs w:val="21"/>
                <w:lang w:eastAsia="pt-PT"/>
              </w:rPr>
            </w:rPrChange>
          </w:rPr>
          <w:t>'./uploads/'</w:t>
        </w:r>
        <w:r w:rsidRPr="00900A94">
          <w:rPr>
            <w:rFonts w:ascii="Consolas" w:hAnsi="Consolas"/>
            <w:color w:val="000000"/>
            <w:sz w:val="21"/>
            <w:szCs w:val="21"/>
            <w:lang w:val="en-US" w:eastAsia="pt-PT"/>
            <w:rPrChange w:id="4531" w:author="Rui Paredes" w:date="2018-09-15T21:58:00Z">
              <w:rPr>
                <w:rFonts w:ascii="Consolas" w:hAnsi="Consolas"/>
                <w:color w:val="000000"/>
                <w:sz w:val="21"/>
                <w:szCs w:val="21"/>
                <w:lang w:eastAsia="pt-PT"/>
              </w:rPr>
            </w:rPrChange>
          </w:rPr>
          <w:t>)</w:t>
        </w:r>
      </w:ins>
    </w:p>
    <w:p w14:paraId="306EBAC1" w14:textId="77777777" w:rsidR="00900A94" w:rsidRPr="00900A94" w:rsidRDefault="00900A94" w:rsidP="00900A94">
      <w:pPr>
        <w:shd w:val="clear" w:color="auto" w:fill="FFFFFF"/>
        <w:spacing w:line="285" w:lineRule="atLeast"/>
        <w:jc w:val="left"/>
        <w:rPr>
          <w:ins w:id="4532" w:author="Rui Paredes" w:date="2018-09-15T21:58:00Z"/>
          <w:rFonts w:ascii="Consolas" w:hAnsi="Consolas"/>
          <w:color w:val="000000"/>
          <w:sz w:val="21"/>
          <w:szCs w:val="21"/>
          <w:lang w:val="en-US" w:eastAsia="pt-PT"/>
          <w:rPrChange w:id="4533" w:author="Rui Paredes" w:date="2018-09-15T21:58:00Z">
            <w:rPr>
              <w:ins w:id="4534" w:author="Rui Paredes" w:date="2018-09-15T21:58:00Z"/>
              <w:rFonts w:ascii="Consolas" w:hAnsi="Consolas"/>
              <w:color w:val="000000"/>
              <w:sz w:val="21"/>
              <w:szCs w:val="21"/>
              <w:lang w:eastAsia="pt-PT"/>
            </w:rPr>
          </w:rPrChange>
        </w:rPr>
      </w:pPr>
      <w:ins w:id="4535" w:author="Rui Paredes" w:date="2018-09-15T21:58:00Z">
        <w:r w:rsidRPr="00900A94">
          <w:rPr>
            <w:rFonts w:ascii="Consolas" w:hAnsi="Consolas"/>
            <w:color w:val="000000"/>
            <w:sz w:val="21"/>
            <w:szCs w:val="21"/>
            <w:lang w:val="en-US" w:eastAsia="pt-PT"/>
            <w:rPrChange w:id="4536" w:author="Rui Paredes" w:date="2018-09-15T21:58:00Z">
              <w:rPr>
                <w:rFonts w:ascii="Consolas" w:hAnsi="Consolas"/>
                <w:color w:val="000000"/>
                <w:sz w:val="21"/>
                <w:szCs w:val="21"/>
                <w:lang w:eastAsia="pt-PT"/>
              </w:rPr>
            </w:rPrChange>
          </w:rPr>
          <w:t xml:space="preserve">    },</w:t>
        </w:r>
      </w:ins>
    </w:p>
    <w:p w14:paraId="22FF5DE0" w14:textId="77777777" w:rsidR="00900A94" w:rsidRPr="00900A94" w:rsidRDefault="00900A94" w:rsidP="00900A94">
      <w:pPr>
        <w:shd w:val="clear" w:color="auto" w:fill="FFFFFF"/>
        <w:spacing w:line="285" w:lineRule="atLeast"/>
        <w:jc w:val="left"/>
        <w:rPr>
          <w:ins w:id="4537" w:author="Rui Paredes" w:date="2018-09-15T21:58:00Z"/>
          <w:rFonts w:ascii="Consolas" w:hAnsi="Consolas"/>
          <w:color w:val="000000"/>
          <w:sz w:val="21"/>
          <w:szCs w:val="21"/>
          <w:lang w:val="en-US" w:eastAsia="pt-PT"/>
          <w:rPrChange w:id="4538" w:author="Rui Paredes" w:date="2018-09-15T21:58:00Z">
            <w:rPr>
              <w:ins w:id="4539" w:author="Rui Paredes" w:date="2018-09-15T21:58:00Z"/>
              <w:rFonts w:ascii="Consolas" w:hAnsi="Consolas"/>
              <w:color w:val="000000"/>
              <w:sz w:val="21"/>
              <w:szCs w:val="21"/>
              <w:lang w:eastAsia="pt-PT"/>
            </w:rPr>
          </w:rPrChange>
        </w:rPr>
      </w:pPr>
      <w:ins w:id="4540" w:author="Rui Paredes" w:date="2018-09-15T21:58:00Z">
        <w:r w:rsidRPr="00900A94">
          <w:rPr>
            <w:rFonts w:ascii="Consolas" w:hAnsi="Consolas"/>
            <w:color w:val="000000"/>
            <w:sz w:val="21"/>
            <w:szCs w:val="21"/>
            <w:lang w:val="en-US" w:eastAsia="pt-PT"/>
            <w:rPrChange w:id="4541" w:author="Rui Paredes" w:date="2018-09-15T21:58:00Z">
              <w:rPr>
                <w:rFonts w:ascii="Consolas" w:hAnsi="Consolas"/>
                <w:color w:val="000000"/>
                <w:sz w:val="21"/>
                <w:szCs w:val="21"/>
                <w:lang w:eastAsia="pt-PT"/>
              </w:rPr>
            </w:rPrChange>
          </w:rPr>
          <w:t xml:space="preserve">    filename: (req, file, cb) </w:t>
        </w:r>
        <w:r w:rsidRPr="00900A94">
          <w:rPr>
            <w:rFonts w:ascii="Consolas" w:hAnsi="Consolas"/>
            <w:color w:val="0000FF"/>
            <w:sz w:val="21"/>
            <w:szCs w:val="21"/>
            <w:lang w:val="en-US" w:eastAsia="pt-PT"/>
            <w:rPrChange w:id="4542" w:author="Rui Paredes" w:date="2018-09-15T21:58:00Z">
              <w:rPr>
                <w:rFonts w:ascii="Consolas" w:hAnsi="Consolas"/>
                <w:color w:val="0000FF"/>
                <w:sz w:val="21"/>
                <w:szCs w:val="21"/>
                <w:lang w:eastAsia="pt-PT"/>
              </w:rPr>
            </w:rPrChange>
          </w:rPr>
          <w:t>=&gt;</w:t>
        </w:r>
        <w:r w:rsidRPr="00900A94">
          <w:rPr>
            <w:rFonts w:ascii="Consolas" w:hAnsi="Consolas"/>
            <w:color w:val="000000"/>
            <w:sz w:val="21"/>
            <w:szCs w:val="21"/>
            <w:lang w:val="en-US" w:eastAsia="pt-PT"/>
            <w:rPrChange w:id="4543" w:author="Rui Paredes" w:date="2018-09-15T21:58:00Z">
              <w:rPr>
                <w:rFonts w:ascii="Consolas" w:hAnsi="Consolas"/>
                <w:color w:val="000000"/>
                <w:sz w:val="21"/>
                <w:szCs w:val="21"/>
                <w:lang w:eastAsia="pt-PT"/>
              </w:rPr>
            </w:rPrChange>
          </w:rPr>
          <w:t xml:space="preserve"> {</w:t>
        </w:r>
      </w:ins>
    </w:p>
    <w:p w14:paraId="39C11319" w14:textId="77777777" w:rsidR="00900A94" w:rsidRPr="00900A94" w:rsidRDefault="00900A94" w:rsidP="00900A94">
      <w:pPr>
        <w:shd w:val="clear" w:color="auto" w:fill="FFFFFF"/>
        <w:spacing w:line="285" w:lineRule="atLeast"/>
        <w:jc w:val="left"/>
        <w:rPr>
          <w:ins w:id="4544" w:author="Rui Paredes" w:date="2018-09-15T21:58:00Z"/>
          <w:rFonts w:ascii="Consolas" w:hAnsi="Consolas"/>
          <w:color w:val="000000"/>
          <w:sz w:val="21"/>
          <w:szCs w:val="21"/>
          <w:lang w:val="en-US" w:eastAsia="pt-PT"/>
          <w:rPrChange w:id="4545" w:author="Rui Paredes" w:date="2018-09-15T21:58:00Z">
            <w:rPr>
              <w:ins w:id="4546" w:author="Rui Paredes" w:date="2018-09-15T21:58:00Z"/>
              <w:rFonts w:ascii="Consolas" w:hAnsi="Consolas"/>
              <w:color w:val="000000"/>
              <w:sz w:val="21"/>
              <w:szCs w:val="21"/>
              <w:lang w:eastAsia="pt-PT"/>
            </w:rPr>
          </w:rPrChange>
        </w:rPr>
      </w:pPr>
      <w:ins w:id="4547" w:author="Rui Paredes" w:date="2018-09-15T21:58:00Z">
        <w:r w:rsidRPr="00900A94">
          <w:rPr>
            <w:rFonts w:ascii="Consolas" w:hAnsi="Consolas"/>
            <w:color w:val="000000"/>
            <w:sz w:val="21"/>
            <w:szCs w:val="21"/>
            <w:lang w:val="en-US" w:eastAsia="pt-PT"/>
            <w:rPrChange w:id="4548" w:author="Rui Paredes" w:date="2018-09-15T21:58:00Z">
              <w:rPr>
                <w:rFonts w:ascii="Consolas" w:hAnsi="Consolas"/>
                <w:color w:val="000000"/>
                <w:sz w:val="21"/>
                <w:szCs w:val="21"/>
                <w:lang w:eastAsia="pt-PT"/>
              </w:rPr>
            </w:rPrChange>
          </w:rPr>
          <w:t xml:space="preserve">        cb(</w:t>
        </w:r>
        <w:r w:rsidRPr="00900A94">
          <w:rPr>
            <w:rFonts w:ascii="Consolas" w:hAnsi="Consolas"/>
            <w:color w:val="0000FF"/>
            <w:sz w:val="21"/>
            <w:szCs w:val="21"/>
            <w:lang w:val="en-US" w:eastAsia="pt-PT"/>
            <w:rPrChange w:id="4549" w:author="Rui Paredes" w:date="2018-09-15T21:58:00Z">
              <w:rPr>
                <w:rFonts w:ascii="Consolas" w:hAnsi="Consolas"/>
                <w:color w:val="0000FF"/>
                <w:sz w:val="21"/>
                <w:szCs w:val="21"/>
                <w:lang w:eastAsia="pt-PT"/>
              </w:rPr>
            </w:rPrChange>
          </w:rPr>
          <w:t>null</w:t>
        </w:r>
        <w:r w:rsidRPr="00900A94">
          <w:rPr>
            <w:rFonts w:ascii="Consolas" w:hAnsi="Consolas"/>
            <w:color w:val="000000"/>
            <w:sz w:val="21"/>
            <w:szCs w:val="21"/>
            <w:lang w:val="en-US" w:eastAsia="pt-PT"/>
            <w:rPrChange w:id="4550" w:author="Rui Paredes" w:date="2018-09-15T21:58:00Z">
              <w:rPr>
                <w:rFonts w:ascii="Consolas" w:hAnsi="Consolas"/>
                <w:color w:val="000000"/>
                <w:sz w:val="21"/>
                <w:szCs w:val="21"/>
                <w:lang w:eastAsia="pt-PT"/>
              </w:rPr>
            </w:rPrChange>
          </w:rPr>
          <w:t xml:space="preserve">, file.fieldname + </w:t>
        </w:r>
        <w:r w:rsidRPr="00900A94">
          <w:rPr>
            <w:rFonts w:ascii="Consolas" w:hAnsi="Consolas"/>
            <w:color w:val="A31515"/>
            <w:sz w:val="21"/>
            <w:szCs w:val="21"/>
            <w:lang w:val="en-US" w:eastAsia="pt-PT"/>
            <w:rPrChange w:id="4551" w:author="Rui Paredes" w:date="2018-09-15T21:58:00Z">
              <w:rPr>
                <w:rFonts w:ascii="Consolas" w:hAnsi="Consolas"/>
                <w:color w:val="A31515"/>
                <w:sz w:val="21"/>
                <w:szCs w:val="21"/>
                <w:lang w:eastAsia="pt-PT"/>
              </w:rPr>
            </w:rPrChange>
          </w:rPr>
          <w:t>'-'</w:t>
        </w:r>
        <w:r w:rsidRPr="00900A94">
          <w:rPr>
            <w:rFonts w:ascii="Consolas" w:hAnsi="Consolas"/>
            <w:color w:val="000000"/>
            <w:sz w:val="21"/>
            <w:szCs w:val="21"/>
            <w:lang w:val="en-US" w:eastAsia="pt-PT"/>
            <w:rPrChange w:id="4552" w:author="Rui Paredes" w:date="2018-09-15T21:58:00Z">
              <w:rPr>
                <w:rFonts w:ascii="Consolas" w:hAnsi="Consolas"/>
                <w:color w:val="000000"/>
                <w:sz w:val="21"/>
                <w:szCs w:val="21"/>
                <w:lang w:eastAsia="pt-PT"/>
              </w:rPr>
            </w:rPrChange>
          </w:rPr>
          <w:t xml:space="preserve"> + Date.now() + </w:t>
        </w:r>
        <w:r w:rsidRPr="00900A94">
          <w:rPr>
            <w:rFonts w:ascii="Consolas" w:hAnsi="Consolas"/>
            <w:color w:val="A31515"/>
            <w:sz w:val="21"/>
            <w:szCs w:val="21"/>
            <w:lang w:val="en-US" w:eastAsia="pt-PT"/>
            <w:rPrChange w:id="4553" w:author="Rui Paredes" w:date="2018-09-15T21:58:00Z">
              <w:rPr>
                <w:rFonts w:ascii="Consolas" w:hAnsi="Consolas"/>
                <w:color w:val="A31515"/>
                <w:sz w:val="21"/>
                <w:szCs w:val="21"/>
                <w:lang w:eastAsia="pt-PT"/>
              </w:rPr>
            </w:rPrChange>
          </w:rPr>
          <w:t>'.zip'</w:t>
        </w:r>
        <w:r w:rsidRPr="00900A94">
          <w:rPr>
            <w:rFonts w:ascii="Consolas" w:hAnsi="Consolas"/>
            <w:color w:val="000000"/>
            <w:sz w:val="21"/>
            <w:szCs w:val="21"/>
            <w:lang w:val="en-US" w:eastAsia="pt-PT"/>
            <w:rPrChange w:id="4554" w:author="Rui Paredes" w:date="2018-09-15T21:58:00Z">
              <w:rPr>
                <w:rFonts w:ascii="Consolas" w:hAnsi="Consolas"/>
                <w:color w:val="000000"/>
                <w:sz w:val="21"/>
                <w:szCs w:val="21"/>
                <w:lang w:eastAsia="pt-PT"/>
              </w:rPr>
            </w:rPrChange>
          </w:rPr>
          <w:t>);</w:t>
        </w:r>
      </w:ins>
    </w:p>
    <w:p w14:paraId="3F066CD1" w14:textId="77777777" w:rsidR="00900A94" w:rsidRPr="00900A94" w:rsidRDefault="00900A94" w:rsidP="00900A94">
      <w:pPr>
        <w:shd w:val="clear" w:color="auto" w:fill="FFFFFF"/>
        <w:spacing w:line="285" w:lineRule="atLeast"/>
        <w:jc w:val="left"/>
        <w:rPr>
          <w:ins w:id="4555" w:author="Rui Paredes" w:date="2018-09-15T21:58:00Z"/>
          <w:rFonts w:ascii="Consolas" w:hAnsi="Consolas"/>
          <w:color w:val="000000"/>
          <w:sz w:val="21"/>
          <w:szCs w:val="21"/>
          <w:lang w:val="en-US" w:eastAsia="pt-PT"/>
          <w:rPrChange w:id="4556" w:author="Rui Paredes" w:date="2018-09-15T21:58:00Z">
            <w:rPr>
              <w:ins w:id="4557" w:author="Rui Paredes" w:date="2018-09-15T21:58:00Z"/>
              <w:rFonts w:ascii="Consolas" w:hAnsi="Consolas"/>
              <w:color w:val="000000"/>
              <w:sz w:val="21"/>
              <w:szCs w:val="21"/>
              <w:lang w:eastAsia="pt-PT"/>
            </w:rPr>
          </w:rPrChange>
        </w:rPr>
      </w:pPr>
      <w:ins w:id="4558" w:author="Rui Paredes" w:date="2018-09-15T21:58:00Z">
        <w:r w:rsidRPr="00900A94">
          <w:rPr>
            <w:rFonts w:ascii="Consolas" w:hAnsi="Consolas"/>
            <w:color w:val="000000"/>
            <w:sz w:val="21"/>
            <w:szCs w:val="21"/>
            <w:lang w:val="en-US" w:eastAsia="pt-PT"/>
            <w:rPrChange w:id="4559" w:author="Rui Paredes" w:date="2018-09-15T21:58:00Z">
              <w:rPr>
                <w:rFonts w:ascii="Consolas" w:hAnsi="Consolas"/>
                <w:color w:val="000000"/>
                <w:sz w:val="21"/>
                <w:szCs w:val="21"/>
                <w:lang w:eastAsia="pt-PT"/>
              </w:rPr>
            </w:rPrChange>
          </w:rPr>
          <w:t xml:space="preserve">    }</w:t>
        </w:r>
      </w:ins>
    </w:p>
    <w:p w14:paraId="74895362" w14:textId="77777777" w:rsidR="00900A94" w:rsidRPr="00900A94" w:rsidRDefault="00900A94" w:rsidP="00900A94">
      <w:pPr>
        <w:shd w:val="clear" w:color="auto" w:fill="FFFFFF"/>
        <w:spacing w:line="285" w:lineRule="atLeast"/>
        <w:jc w:val="left"/>
        <w:rPr>
          <w:ins w:id="4560" w:author="Rui Paredes" w:date="2018-09-15T21:58:00Z"/>
          <w:rFonts w:ascii="Consolas" w:hAnsi="Consolas"/>
          <w:color w:val="000000"/>
          <w:sz w:val="21"/>
          <w:szCs w:val="21"/>
          <w:lang w:val="en-US" w:eastAsia="pt-PT"/>
          <w:rPrChange w:id="4561" w:author="Rui Paredes" w:date="2018-09-15T21:58:00Z">
            <w:rPr>
              <w:ins w:id="4562" w:author="Rui Paredes" w:date="2018-09-15T21:58:00Z"/>
              <w:rFonts w:ascii="Consolas" w:hAnsi="Consolas"/>
              <w:color w:val="000000"/>
              <w:sz w:val="21"/>
              <w:szCs w:val="21"/>
              <w:lang w:eastAsia="pt-PT"/>
            </w:rPr>
          </w:rPrChange>
        </w:rPr>
      </w:pPr>
      <w:ins w:id="4563" w:author="Rui Paredes" w:date="2018-09-15T21:58:00Z">
        <w:r w:rsidRPr="00900A94">
          <w:rPr>
            <w:rFonts w:ascii="Consolas" w:hAnsi="Consolas"/>
            <w:color w:val="000000"/>
            <w:sz w:val="21"/>
            <w:szCs w:val="21"/>
            <w:lang w:val="en-US" w:eastAsia="pt-PT"/>
            <w:rPrChange w:id="4564" w:author="Rui Paredes" w:date="2018-09-15T21:58:00Z">
              <w:rPr>
                <w:rFonts w:ascii="Consolas" w:hAnsi="Consolas"/>
                <w:color w:val="000000"/>
                <w:sz w:val="21"/>
                <w:szCs w:val="21"/>
                <w:lang w:eastAsia="pt-PT"/>
              </w:rPr>
            </w:rPrChange>
          </w:rPr>
          <w:t>});</w:t>
        </w:r>
      </w:ins>
    </w:p>
    <w:p w14:paraId="5350BF0D" w14:textId="77777777" w:rsidR="00900A94" w:rsidRPr="00900A94" w:rsidRDefault="00900A94" w:rsidP="00900A94">
      <w:pPr>
        <w:shd w:val="clear" w:color="auto" w:fill="FFFFFF"/>
        <w:spacing w:after="240" w:line="285" w:lineRule="atLeast"/>
        <w:jc w:val="left"/>
        <w:rPr>
          <w:ins w:id="4565" w:author="Rui Paredes" w:date="2018-09-15T21:58:00Z"/>
          <w:rFonts w:ascii="Consolas" w:hAnsi="Consolas"/>
          <w:color w:val="000000"/>
          <w:sz w:val="21"/>
          <w:szCs w:val="21"/>
          <w:lang w:val="en-US" w:eastAsia="pt-PT"/>
          <w:rPrChange w:id="4566" w:author="Rui Paredes" w:date="2018-09-15T21:58:00Z">
            <w:rPr>
              <w:ins w:id="4567" w:author="Rui Paredes" w:date="2018-09-15T21:58:00Z"/>
              <w:rFonts w:ascii="Consolas" w:hAnsi="Consolas"/>
              <w:color w:val="000000"/>
              <w:sz w:val="21"/>
              <w:szCs w:val="21"/>
              <w:lang w:eastAsia="pt-PT"/>
            </w:rPr>
          </w:rPrChange>
        </w:rPr>
      </w:pPr>
    </w:p>
    <w:p w14:paraId="2C47580A" w14:textId="1969E121" w:rsidR="00900A94" w:rsidRPr="00900A94" w:rsidRDefault="00900A94">
      <w:pPr>
        <w:shd w:val="clear" w:color="auto" w:fill="FFFFFF"/>
        <w:spacing w:line="285" w:lineRule="atLeast"/>
        <w:jc w:val="left"/>
        <w:rPr>
          <w:ins w:id="4568" w:author="Rui Paredes" w:date="2018-09-15T21:57:00Z"/>
          <w:rFonts w:ascii="Consolas" w:hAnsi="Consolas"/>
          <w:color w:val="000000"/>
          <w:sz w:val="21"/>
          <w:szCs w:val="21"/>
          <w:lang w:val="en-US" w:eastAsia="pt-PT"/>
          <w:rPrChange w:id="4569" w:author="Rui Paredes" w:date="2018-09-15T21:58:00Z">
            <w:rPr>
              <w:ins w:id="4570" w:author="Rui Paredes" w:date="2018-09-15T21:57:00Z"/>
            </w:rPr>
          </w:rPrChange>
        </w:rPr>
        <w:pPrChange w:id="4571" w:author="Rui Paredes" w:date="2018-09-15T21:58:00Z">
          <w:pPr/>
        </w:pPrChange>
      </w:pPr>
      <w:ins w:id="4572" w:author="Rui Paredes" w:date="2018-09-15T21:58:00Z">
        <w:r w:rsidRPr="00900A94">
          <w:rPr>
            <w:rFonts w:ascii="Consolas" w:hAnsi="Consolas"/>
            <w:color w:val="0000FF"/>
            <w:sz w:val="21"/>
            <w:szCs w:val="21"/>
            <w:lang w:val="en-US" w:eastAsia="pt-PT"/>
            <w:rPrChange w:id="4573" w:author="Rui Paredes" w:date="2018-09-15T21:58:00Z">
              <w:rPr>
                <w:rFonts w:ascii="Consolas" w:hAnsi="Consolas"/>
                <w:color w:val="0000FF"/>
                <w:sz w:val="21"/>
                <w:szCs w:val="21"/>
                <w:lang w:eastAsia="pt-PT"/>
              </w:rPr>
            </w:rPrChange>
          </w:rPr>
          <w:t>var</w:t>
        </w:r>
        <w:r w:rsidRPr="00900A94">
          <w:rPr>
            <w:rFonts w:ascii="Consolas" w:hAnsi="Consolas"/>
            <w:color w:val="000000"/>
            <w:sz w:val="21"/>
            <w:szCs w:val="21"/>
            <w:lang w:val="en-US" w:eastAsia="pt-PT"/>
            <w:rPrChange w:id="4574" w:author="Rui Paredes" w:date="2018-09-15T21:58:00Z">
              <w:rPr>
                <w:rFonts w:ascii="Consolas" w:hAnsi="Consolas"/>
                <w:color w:val="000000"/>
                <w:sz w:val="21"/>
                <w:szCs w:val="21"/>
                <w:lang w:eastAsia="pt-PT"/>
              </w:rPr>
            </w:rPrChange>
          </w:rPr>
          <w:t xml:space="preserve"> upload = multer({ storage: storage }).single(</w:t>
        </w:r>
        <w:r w:rsidRPr="00900A94">
          <w:rPr>
            <w:rFonts w:ascii="Consolas" w:hAnsi="Consolas"/>
            <w:color w:val="A31515"/>
            <w:sz w:val="21"/>
            <w:szCs w:val="21"/>
            <w:lang w:val="en-US" w:eastAsia="pt-PT"/>
            <w:rPrChange w:id="4575" w:author="Rui Paredes" w:date="2018-09-15T21:58:00Z">
              <w:rPr>
                <w:rFonts w:ascii="Consolas" w:hAnsi="Consolas"/>
                <w:color w:val="A31515"/>
                <w:sz w:val="21"/>
                <w:szCs w:val="21"/>
                <w:lang w:eastAsia="pt-PT"/>
              </w:rPr>
            </w:rPrChange>
          </w:rPr>
          <w:t>'file'</w:t>
        </w:r>
        <w:r w:rsidRPr="00900A94">
          <w:rPr>
            <w:rFonts w:ascii="Consolas" w:hAnsi="Consolas"/>
            <w:color w:val="000000"/>
            <w:sz w:val="21"/>
            <w:szCs w:val="21"/>
            <w:lang w:val="en-US" w:eastAsia="pt-PT"/>
            <w:rPrChange w:id="4576" w:author="Rui Paredes" w:date="2018-09-15T21:58:00Z">
              <w:rPr>
                <w:rFonts w:ascii="Consolas" w:hAnsi="Consolas"/>
                <w:color w:val="000000"/>
                <w:sz w:val="21"/>
                <w:szCs w:val="21"/>
                <w:lang w:eastAsia="pt-PT"/>
              </w:rPr>
            </w:rPrChange>
          </w:rPr>
          <w:t>);</w:t>
        </w:r>
      </w:ins>
    </w:p>
    <w:p w14:paraId="1F39A22F" w14:textId="77777777" w:rsidR="00900A94" w:rsidRPr="00900A94" w:rsidRDefault="00900A94" w:rsidP="00900A94">
      <w:pPr>
        <w:shd w:val="clear" w:color="auto" w:fill="FFFFFF"/>
        <w:spacing w:line="285" w:lineRule="atLeast"/>
        <w:jc w:val="left"/>
        <w:rPr>
          <w:ins w:id="4577" w:author="Rui Paredes" w:date="2018-09-15T21:58:00Z"/>
          <w:rFonts w:ascii="Consolas" w:hAnsi="Consolas"/>
          <w:color w:val="000000"/>
          <w:sz w:val="21"/>
          <w:szCs w:val="21"/>
          <w:lang w:val="en-US" w:eastAsia="pt-PT"/>
          <w:rPrChange w:id="4578" w:author="Rui Paredes" w:date="2018-09-15T21:58:00Z">
            <w:rPr>
              <w:ins w:id="4579" w:author="Rui Paredes" w:date="2018-09-15T21:58:00Z"/>
              <w:rFonts w:ascii="Consolas" w:hAnsi="Consolas"/>
              <w:color w:val="000000"/>
              <w:sz w:val="21"/>
              <w:szCs w:val="21"/>
              <w:lang w:eastAsia="pt-PT"/>
            </w:rPr>
          </w:rPrChange>
        </w:rPr>
      </w:pPr>
    </w:p>
    <w:p w14:paraId="010FA8E3" w14:textId="77777777" w:rsidR="00900A94" w:rsidRPr="00900A94" w:rsidRDefault="00900A94" w:rsidP="00900A94">
      <w:pPr>
        <w:shd w:val="clear" w:color="auto" w:fill="FFFFFF"/>
        <w:spacing w:line="285" w:lineRule="atLeast"/>
        <w:jc w:val="left"/>
        <w:rPr>
          <w:ins w:id="4580" w:author="Rui Paredes" w:date="2018-09-15T21:58:00Z"/>
          <w:rFonts w:ascii="Consolas" w:hAnsi="Consolas"/>
          <w:color w:val="000000"/>
          <w:sz w:val="21"/>
          <w:szCs w:val="21"/>
          <w:lang w:val="en-US" w:eastAsia="pt-PT"/>
          <w:rPrChange w:id="4581" w:author="Rui Paredes" w:date="2018-09-15T21:58:00Z">
            <w:rPr>
              <w:ins w:id="4582" w:author="Rui Paredes" w:date="2018-09-15T21:58:00Z"/>
              <w:rFonts w:ascii="Consolas" w:hAnsi="Consolas"/>
              <w:color w:val="000000"/>
              <w:sz w:val="21"/>
              <w:szCs w:val="21"/>
              <w:lang w:eastAsia="pt-PT"/>
            </w:rPr>
          </w:rPrChange>
        </w:rPr>
      </w:pPr>
      <w:ins w:id="4583" w:author="Rui Paredes" w:date="2018-09-15T21:58:00Z">
        <w:r w:rsidRPr="00900A94">
          <w:rPr>
            <w:rFonts w:ascii="Consolas" w:hAnsi="Consolas"/>
            <w:color w:val="000000"/>
            <w:sz w:val="21"/>
            <w:szCs w:val="21"/>
            <w:lang w:val="en-US" w:eastAsia="pt-PT"/>
            <w:rPrChange w:id="4584" w:author="Rui Paredes" w:date="2018-09-15T21:58:00Z">
              <w:rPr>
                <w:rFonts w:ascii="Consolas" w:hAnsi="Consolas"/>
                <w:color w:val="000000"/>
                <w:sz w:val="21"/>
                <w:szCs w:val="21"/>
                <w:lang w:eastAsia="pt-PT"/>
              </w:rPr>
            </w:rPrChange>
          </w:rPr>
          <w:t xml:space="preserve">    app.post(</w:t>
        </w:r>
        <w:r w:rsidRPr="00900A94">
          <w:rPr>
            <w:rFonts w:ascii="Consolas" w:hAnsi="Consolas"/>
            <w:color w:val="A31515"/>
            <w:sz w:val="21"/>
            <w:szCs w:val="21"/>
            <w:lang w:val="en-US" w:eastAsia="pt-PT"/>
            <w:rPrChange w:id="4585" w:author="Rui Paredes" w:date="2018-09-15T21:58:00Z">
              <w:rPr>
                <w:rFonts w:ascii="Consolas" w:hAnsi="Consolas"/>
                <w:color w:val="A31515"/>
                <w:sz w:val="21"/>
                <w:szCs w:val="21"/>
                <w:lang w:eastAsia="pt-PT"/>
              </w:rPr>
            </w:rPrChange>
          </w:rPr>
          <w:t>'/api/challengeSuggestions/Add'</w:t>
        </w:r>
        <w:r w:rsidRPr="00900A94">
          <w:rPr>
            <w:rFonts w:ascii="Consolas" w:hAnsi="Consolas"/>
            <w:color w:val="000000"/>
            <w:sz w:val="21"/>
            <w:szCs w:val="21"/>
            <w:lang w:val="en-US" w:eastAsia="pt-PT"/>
            <w:rPrChange w:id="4586" w:author="Rui Paredes" w:date="2018-09-15T21:58:00Z">
              <w:rPr>
                <w:rFonts w:ascii="Consolas" w:hAnsi="Consolas"/>
                <w:color w:val="000000"/>
                <w:sz w:val="21"/>
                <w:szCs w:val="21"/>
                <w:lang w:eastAsia="pt-PT"/>
              </w:rPr>
            </w:rPrChange>
          </w:rPr>
          <w:t xml:space="preserve">, (req, res) </w:t>
        </w:r>
        <w:r w:rsidRPr="00900A94">
          <w:rPr>
            <w:rFonts w:ascii="Consolas" w:hAnsi="Consolas"/>
            <w:color w:val="0000FF"/>
            <w:sz w:val="21"/>
            <w:szCs w:val="21"/>
            <w:lang w:val="en-US" w:eastAsia="pt-PT"/>
            <w:rPrChange w:id="4587" w:author="Rui Paredes" w:date="2018-09-15T21:58:00Z">
              <w:rPr>
                <w:rFonts w:ascii="Consolas" w:hAnsi="Consolas"/>
                <w:color w:val="0000FF"/>
                <w:sz w:val="21"/>
                <w:szCs w:val="21"/>
                <w:lang w:eastAsia="pt-PT"/>
              </w:rPr>
            </w:rPrChange>
          </w:rPr>
          <w:t>=&gt;</w:t>
        </w:r>
        <w:r w:rsidRPr="00900A94">
          <w:rPr>
            <w:rFonts w:ascii="Consolas" w:hAnsi="Consolas"/>
            <w:color w:val="000000"/>
            <w:sz w:val="21"/>
            <w:szCs w:val="21"/>
            <w:lang w:val="en-US" w:eastAsia="pt-PT"/>
            <w:rPrChange w:id="4588" w:author="Rui Paredes" w:date="2018-09-15T21:58:00Z">
              <w:rPr>
                <w:rFonts w:ascii="Consolas" w:hAnsi="Consolas"/>
                <w:color w:val="000000"/>
                <w:sz w:val="21"/>
                <w:szCs w:val="21"/>
                <w:lang w:eastAsia="pt-PT"/>
              </w:rPr>
            </w:rPrChange>
          </w:rPr>
          <w:t xml:space="preserve"> {</w:t>
        </w:r>
      </w:ins>
    </w:p>
    <w:p w14:paraId="50CECEB3" w14:textId="77777777" w:rsidR="00900A94" w:rsidRPr="00900A94" w:rsidRDefault="00900A94" w:rsidP="00900A94">
      <w:pPr>
        <w:shd w:val="clear" w:color="auto" w:fill="FFFFFF"/>
        <w:spacing w:line="285" w:lineRule="atLeast"/>
        <w:jc w:val="left"/>
        <w:rPr>
          <w:ins w:id="4589" w:author="Rui Paredes" w:date="2018-09-15T21:58:00Z"/>
          <w:rFonts w:ascii="Consolas" w:hAnsi="Consolas"/>
          <w:color w:val="000000"/>
          <w:sz w:val="21"/>
          <w:szCs w:val="21"/>
          <w:lang w:val="en-US" w:eastAsia="pt-PT"/>
          <w:rPrChange w:id="4590" w:author="Rui Paredes" w:date="2018-09-15T21:58:00Z">
            <w:rPr>
              <w:ins w:id="4591" w:author="Rui Paredes" w:date="2018-09-15T21:58:00Z"/>
              <w:rFonts w:ascii="Consolas" w:hAnsi="Consolas"/>
              <w:color w:val="000000"/>
              <w:sz w:val="21"/>
              <w:szCs w:val="21"/>
              <w:lang w:eastAsia="pt-PT"/>
            </w:rPr>
          </w:rPrChange>
        </w:rPr>
      </w:pPr>
    </w:p>
    <w:p w14:paraId="28DC98C0" w14:textId="77777777" w:rsidR="00900A94" w:rsidRPr="00900A94" w:rsidRDefault="00900A94" w:rsidP="00900A94">
      <w:pPr>
        <w:shd w:val="clear" w:color="auto" w:fill="FFFFFF"/>
        <w:spacing w:line="285" w:lineRule="atLeast"/>
        <w:jc w:val="left"/>
        <w:rPr>
          <w:ins w:id="4592" w:author="Rui Paredes" w:date="2018-09-15T21:58:00Z"/>
          <w:rFonts w:ascii="Consolas" w:hAnsi="Consolas"/>
          <w:color w:val="000000"/>
          <w:sz w:val="21"/>
          <w:szCs w:val="21"/>
          <w:lang w:val="en-US" w:eastAsia="pt-PT"/>
          <w:rPrChange w:id="4593" w:author="Rui Paredes" w:date="2018-09-15T21:58:00Z">
            <w:rPr>
              <w:ins w:id="4594" w:author="Rui Paredes" w:date="2018-09-15T21:58:00Z"/>
              <w:rFonts w:ascii="Consolas" w:hAnsi="Consolas"/>
              <w:color w:val="000000"/>
              <w:sz w:val="21"/>
              <w:szCs w:val="21"/>
              <w:lang w:eastAsia="pt-PT"/>
            </w:rPr>
          </w:rPrChange>
        </w:rPr>
      </w:pPr>
      <w:ins w:id="4595" w:author="Rui Paredes" w:date="2018-09-15T21:58:00Z">
        <w:r w:rsidRPr="00900A94">
          <w:rPr>
            <w:rFonts w:ascii="Consolas" w:hAnsi="Consolas"/>
            <w:color w:val="000000"/>
            <w:sz w:val="21"/>
            <w:szCs w:val="21"/>
            <w:lang w:val="en-US" w:eastAsia="pt-PT"/>
            <w:rPrChange w:id="4596" w:author="Rui Paredes" w:date="2018-09-15T21:58:00Z">
              <w:rPr>
                <w:rFonts w:ascii="Consolas" w:hAnsi="Consolas"/>
                <w:color w:val="000000"/>
                <w:sz w:val="21"/>
                <w:szCs w:val="21"/>
                <w:lang w:eastAsia="pt-PT"/>
              </w:rPr>
            </w:rPrChange>
          </w:rPr>
          <w:t xml:space="preserve">        upload(req, res, (err) </w:t>
        </w:r>
        <w:r w:rsidRPr="00900A94">
          <w:rPr>
            <w:rFonts w:ascii="Consolas" w:hAnsi="Consolas"/>
            <w:color w:val="0000FF"/>
            <w:sz w:val="21"/>
            <w:szCs w:val="21"/>
            <w:lang w:val="en-US" w:eastAsia="pt-PT"/>
            <w:rPrChange w:id="4597" w:author="Rui Paredes" w:date="2018-09-15T21:58:00Z">
              <w:rPr>
                <w:rFonts w:ascii="Consolas" w:hAnsi="Consolas"/>
                <w:color w:val="0000FF"/>
                <w:sz w:val="21"/>
                <w:szCs w:val="21"/>
                <w:lang w:eastAsia="pt-PT"/>
              </w:rPr>
            </w:rPrChange>
          </w:rPr>
          <w:t>=&gt;</w:t>
        </w:r>
        <w:r w:rsidRPr="00900A94">
          <w:rPr>
            <w:rFonts w:ascii="Consolas" w:hAnsi="Consolas"/>
            <w:color w:val="000000"/>
            <w:sz w:val="21"/>
            <w:szCs w:val="21"/>
            <w:lang w:val="en-US" w:eastAsia="pt-PT"/>
            <w:rPrChange w:id="4598" w:author="Rui Paredes" w:date="2018-09-15T21:58:00Z">
              <w:rPr>
                <w:rFonts w:ascii="Consolas" w:hAnsi="Consolas"/>
                <w:color w:val="000000"/>
                <w:sz w:val="21"/>
                <w:szCs w:val="21"/>
                <w:lang w:eastAsia="pt-PT"/>
              </w:rPr>
            </w:rPrChange>
          </w:rPr>
          <w:t xml:space="preserve"> {</w:t>
        </w:r>
      </w:ins>
    </w:p>
    <w:p w14:paraId="31DCB606" w14:textId="77777777" w:rsidR="00900A94" w:rsidRPr="00900A94" w:rsidRDefault="00900A94" w:rsidP="00900A94">
      <w:pPr>
        <w:shd w:val="clear" w:color="auto" w:fill="FFFFFF"/>
        <w:spacing w:line="285" w:lineRule="atLeast"/>
        <w:jc w:val="left"/>
        <w:rPr>
          <w:ins w:id="4599" w:author="Rui Paredes" w:date="2018-09-15T21:58:00Z"/>
          <w:rFonts w:ascii="Consolas" w:hAnsi="Consolas"/>
          <w:color w:val="000000"/>
          <w:sz w:val="21"/>
          <w:szCs w:val="21"/>
          <w:lang w:val="en-US" w:eastAsia="pt-PT"/>
          <w:rPrChange w:id="4600" w:author="Rui Paredes" w:date="2018-09-15T21:58:00Z">
            <w:rPr>
              <w:ins w:id="4601" w:author="Rui Paredes" w:date="2018-09-15T21:58:00Z"/>
              <w:rFonts w:ascii="Consolas" w:hAnsi="Consolas"/>
              <w:color w:val="000000"/>
              <w:sz w:val="21"/>
              <w:szCs w:val="21"/>
              <w:lang w:eastAsia="pt-PT"/>
            </w:rPr>
          </w:rPrChange>
        </w:rPr>
      </w:pPr>
      <w:ins w:id="4602" w:author="Rui Paredes" w:date="2018-09-15T21:58:00Z">
        <w:r w:rsidRPr="00900A94">
          <w:rPr>
            <w:rFonts w:ascii="Consolas" w:hAnsi="Consolas"/>
            <w:color w:val="000000"/>
            <w:sz w:val="21"/>
            <w:szCs w:val="21"/>
            <w:lang w:val="en-US" w:eastAsia="pt-PT"/>
            <w:rPrChange w:id="4603"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604" w:author="Rui Paredes" w:date="2018-09-15T21:58:00Z">
              <w:rPr>
                <w:rFonts w:ascii="Consolas" w:hAnsi="Consolas"/>
                <w:color w:val="0000FF"/>
                <w:sz w:val="21"/>
                <w:szCs w:val="21"/>
                <w:lang w:eastAsia="pt-PT"/>
              </w:rPr>
            </w:rPrChange>
          </w:rPr>
          <w:t>if</w:t>
        </w:r>
        <w:r w:rsidRPr="00900A94">
          <w:rPr>
            <w:rFonts w:ascii="Consolas" w:hAnsi="Consolas"/>
            <w:color w:val="000000"/>
            <w:sz w:val="21"/>
            <w:szCs w:val="21"/>
            <w:lang w:val="en-US" w:eastAsia="pt-PT"/>
            <w:rPrChange w:id="4605" w:author="Rui Paredes" w:date="2018-09-15T21:58:00Z">
              <w:rPr>
                <w:rFonts w:ascii="Consolas" w:hAnsi="Consolas"/>
                <w:color w:val="000000"/>
                <w:sz w:val="21"/>
                <w:szCs w:val="21"/>
                <w:lang w:eastAsia="pt-PT"/>
              </w:rPr>
            </w:rPrChange>
          </w:rPr>
          <w:t xml:space="preserve"> (err) {</w:t>
        </w:r>
      </w:ins>
    </w:p>
    <w:p w14:paraId="7B3FC776" w14:textId="77777777" w:rsidR="00900A94" w:rsidRPr="00900A94" w:rsidRDefault="00900A94" w:rsidP="00900A94">
      <w:pPr>
        <w:shd w:val="clear" w:color="auto" w:fill="FFFFFF"/>
        <w:spacing w:line="285" w:lineRule="atLeast"/>
        <w:jc w:val="left"/>
        <w:rPr>
          <w:ins w:id="4606" w:author="Rui Paredes" w:date="2018-09-15T21:58:00Z"/>
          <w:rFonts w:ascii="Consolas" w:hAnsi="Consolas"/>
          <w:color w:val="000000"/>
          <w:sz w:val="21"/>
          <w:szCs w:val="21"/>
          <w:lang w:eastAsia="pt-PT"/>
        </w:rPr>
      </w:pPr>
      <w:ins w:id="4607" w:author="Rui Paredes" w:date="2018-09-15T21:58:00Z">
        <w:r w:rsidRPr="00900A94">
          <w:rPr>
            <w:rFonts w:ascii="Consolas" w:hAnsi="Consolas"/>
            <w:color w:val="000000"/>
            <w:sz w:val="21"/>
            <w:szCs w:val="21"/>
            <w:lang w:val="en-US" w:eastAsia="pt-PT"/>
            <w:rPrChange w:id="4608" w:author="Rui Paredes" w:date="2018-09-15T21:58:00Z">
              <w:rPr>
                <w:rFonts w:ascii="Consolas" w:hAnsi="Consolas"/>
                <w:color w:val="000000"/>
                <w:sz w:val="21"/>
                <w:szCs w:val="21"/>
                <w:lang w:eastAsia="pt-PT"/>
              </w:rPr>
            </w:rPrChange>
          </w:rPr>
          <w:t xml:space="preserve">                </w:t>
        </w:r>
        <w:r w:rsidRPr="00900A94">
          <w:rPr>
            <w:rFonts w:ascii="Consolas" w:hAnsi="Consolas"/>
            <w:color w:val="000000"/>
            <w:sz w:val="21"/>
            <w:szCs w:val="21"/>
            <w:lang w:eastAsia="pt-PT"/>
          </w:rPr>
          <w:t>console.log(</w:t>
        </w:r>
        <w:r w:rsidRPr="00900A94">
          <w:rPr>
            <w:rFonts w:ascii="Consolas" w:hAnsi="Consolas"/>
            <w:color w:val="A31515"/>
            <w:sz w:val="21"/>
            <w:szCs w:val="21"/>
            <w:lang w:eastAsia="pt-PT"/>
          </w:rPr>
          <w:t>"Erro no upload do ficheiro"</w:t>
        </w:r>
        <w:r w:rsidRPr="00900A94">
          <w:rPr>
            <w:rFonts w:ascii="Consolas" w:hAnsi="Consolas"/>
            <w:color w:val="000000"/>
            <w:sz w:val="21"/>
            <w:szCs w:val="21"/>
            <w:lang w:eastAsia="pt-PT"/>
          </w:rPr>
          <w:t>)</w:t>
        </w:r>
      </w:ins>
    </w:p>
    <w:p w14:paraId="58D3FE6A" w14:textId="77777777" w:rsidR="00900A94" w:rsidRPr="00900A94" w:rsidRDefault="00900A94" w:rsidP="00900A94">
      <w:pPr>
        <w:shd w:val="clear" w:color="auto" w:fill="FFFFFF"/>
        <w:spacing w:line="285" w:lineRule="atLeast"/>
        <w:jc w:val="left"/>
        <w:rPr>
          <w:ins w:id="4609" w:author="Rui Paredes" w:date="2018-09-15T21:58:00Z"/>
          <w:rFonts w:ascii="Consolas" w:hAnsi="Consolas"/>
          <w:color w:val="000000"/>
          <w:sz w:val="21"/>
          <w:szCs w:val="21"/>
          <w:lang w:val="en-US" w:eastAsia="pt-PT"/>
          <w:rPrChange w:id="4610" w:author="Rui Paredes" w:date="2018-09-15T21:58:00Z">
            <w:rPr>
              <w:ins w:id="4611" w:author="Rui Paredes" w:date="2018-09-15T21:58:00Z"/>
              <w:rFonts w:ascii="Consolas" w:hAnsi="Consolas"/>
              <w:color w:val="000000"/>
              <w:sz w:val="21"/>
              <w:szCs w:val="21"/>
              <w:lang w:eastAsia="pt-PT"/>
            </w:rPr>
          </w:rPrChange>
        </w:rPr>
      </w:pPr>
      <w:ins w:id="4612" w:author="Rui Paredes" w:date="2018-09-15T21:58:00Z">
        <w:r w:rsidRPr="00900A94">
          <w:rPr>
            <w:rFonts w:ascii="Consolas" w:hAnsi="Consolas"/>
            <w:color w:val="000000"/>
            <w:sz w:val="21"/>
            <w:szCs w:val="21"/>
            <w:lang w:eastAsia="pt-PT"/>
          </w:rPr>
          <w:t xml:space="preserve">                </w:t>
        </w:r>
        <w:r w:rsidRPr="00900A94">
          <w:rPr>
            <w:rFonts w:ascii="Consolas" w:hAnsi="Consolas"/>
            <w:color w:val="000000"/>
            <w:sz w:val="21"/>
            <w:szCs w:val="21"/>
            <w:lang w:val="en-US" w:eastAsia="pt-PT"/>
            <w:rPrChange w:id="4613" w:author="Rui Paredes" w:date="2018-09-15T21:58:00Z">
              <w:rPr>
                <w:rFonts w:ascii="Consolas" w:hAnsi="Consolas"/>
                <w:color w:val="000000"/>
                <w:sz w:val="21"/>
                <w:szCs w:val="21"/>
                <w:lang w:eastAsia="pt-PT"/>
              </w:rPr>
            </w:rPrChange>
          </w:rPr>
          <w:t>res.send(err);</w:t>
        </w:r>
      </w:ins>
    </w:p>
    <w:p w14:paraId="57D40EC9" w14:textId="77777777" w:rsidR="00900A94" w:rsidRPr="00900A94" w:rsidRDefault="00900A94" w:rsidP="00900A94">
      <w:pPr>
        <w:shd w:val="clear" w:color="auto" w:fill="FFFFFF"/>
        <w:spacing w:line="285" w:lineRule="atLeast"/>
        <w:jc w:val="left"/>
        <w:rPr>
          <w:ins w:id="4614" w:author="Rui Paredes" w:date="2018-09-15T21:58:00Z"/>
          <w:rFonts w:ascii="Consolas" w:hAnsi="Consolas"/>
          <w:color w:val="000000"/>
          <w:sz w:val="21"/>
          <w:szCs w:val="21"/>
          <w:lang w:val="en-US" w:eastAsia="pt-PT"/>
          <w:rPrChange w:id="4615" w:author="Rui Paredes" w:date="2018-09-15T21:58:00Z">
            <w:rPr>
              <w:ins w:id="4616" w:author="Rui Paredes" w:date="2018-09-15T21:58:00Z"/>
              <w:rFonts w:ascii="Consolas" w:hAnsi="Consolas"/>
              <w:color w:val="000000"/>
              <w:sz w:val="21"/>
              <w:szCs w:val="21"/>
              <w:lang w:eastAsia="pt-PT"/>
            </w:rPr>
          </w:rPrChange>
        </w:rPr>
      </w:pPr>
      <w:ins w:id="4617" w:author="Rui Paredes" w:date="2018-09-15T21:58:00Z">
        <w:r w:rsidRPr="00900A94">
          <w:rPr>
            <w:rFonts w:ascii="Consolas" w:hAnsi="Consolas"/>
            <w:color w:val="000000"/>
            <w:sz w:val="21"/>
            <w:szCs w:val="21"/>
            <w:lang w:val="en-US" w:eastAsia="pt-PT"/>
            <w:rPrChange w:id="4618" w:author="Rui Paredes" w:date="2018-09-15T21:58:00Z">
              <w:rPr>
                <w:rFonts w:ascii="Consolas" w:hAnsi="Consolas"/>
                <w:color w:val="000000"/>
                <w:sz w:val="21"/>
                <w:szCs w:val="21"/>
                <w:lang w:eastAsia="pt-PT"/>
              </w:rPr>
            </w:rPrChange>
          </w:rPr>
          <w:t xml:space="preserve">            }</w:t>
        </w:r>
      </w:ins>
    </w:p>
    <w:p w14:paraId="7D480C88" w14:textId="77777777" w:rsidR="00900A94" w:rsidRPr="00900A94" w:rsidRDefault="00900A94" w:rsidP="00900A94">
      <w:pPr>
        <w:shd w:val="clear" w:color="auto" w:fill="FFFFFF"/>
        <w:spacing w:line="285" w:lineRule="atLeast"/>
        <w:jc w:val="left"/>
        <w:rPr>
          <w:ins w:id="4619" w:author="Rui Paredes" w:date="2018-09-15T21:58:00Z"/>
          <w:rFonts w:ascii="Consolas" w:hAnsi="Consolas"/>
          <w:color w:val="000000"/>
          <w:sz w:val="21"/>
          <w:szCs w:val="21"/>
          <w:lang w:val="en-US" w:eastAsia="pt-PT"/>
          <w:rPrChange w:id="4620" w:author="Rui Paredes" w:date="2018-09-15T21:58:00Z">
            <w:rPr>
              <w:ins w:id="4621" w:author="Rui Paredes" w:date="2018-09-15T21:58:00Z"/>
              <w:rFonts w:ascii="Consolas" w:hAnsi="Consolas"/>
              <w:color w:val="000000"/>
              <w:sz w:val="21"/>
              <w:szCs w:val="21"/>
              <w:lang w:eastAsia="pt-PT"/>
            </w:rPr>
          </w:rPrChange>
        </w:rPr>
      </w:pPr>
      <w:ins w:id="4622" w:author="Rui Paredes" w:date="2018-09-15T21:58:00Z">
        <w:r w:rsidRPr="00900A94">
          <w:rPr>
            <w:rFonts w:ascii="Consolas" w:hAnsi="Consolas"/>
            <w:color w:val="000000"/>
            <w:sz w:val="21"/>
            <w:szCs w:val="21"/>
            <w:lang w:val="en-US" w:eastAsia="pt-PT"/>
            <w:rPrChange w:id="4623"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624" w:author="Rui Paredes" w:date="2018-09-15T21:58:00Z">
              <w:rPr>
                <w:rFonts w:ascii="Consolas" w:hAnsi="Consolas"/>
                <w:color w:val="0000FF"/>
                <w:sz w:val="21"/>
                <w:szCs w:val="21"/>
                <w:lang w:eastAsia="pt-PT"/>
              </w:rPr>
            </w:rPrChange>
          </w:rPr>
          <w:t>else</w:t>
        </w:r>
        <w:r w:rsidRPr="00900A94">
          <w:rPr>
            <w:rFonts w:ascii="Consolas" w:hAnsi="Consolas"/>
            <w:color w:val="000000"/>
            <w:sz w:val="21"/>
            <w:szCs w:val="21"/>
            <w:lang w:val="en-US" w:eastAsia="pt-PT"/>
            <w:rPrChange w:id="4625" w:author="Rui Paredes" w:date="2018-09-15T21:58:00Z">
              <w:rPr>
                <w:rFonts w:ascii="Consolas" w:hAnsi="Consolas"/>
                <w:color w:val="000000"/>
                <w:sz w:val="21"/>
                <w:szCs w:val="21"/>
                <w:lang w:eastAsia="pt-PT"/>
              </w:rPr>
            </w:rPrChange>
          </w:rPr>
          <w:t xml:space="preserve"> {</w:t>
        </w:r>
      </w:ins>
    </w:p>
    <w:p w14:paraId="5015C39A" w14:textId="77777777" w:rsidR="00900A94" w:rsidRPr="00900A94" w:rsidRDefault="00900A94" w:rsidP="00900A94">
      <w:pPr>
        <w:shd w:val="clear" w:color="auto" w:fill="FFFFFF"/>
        <w:spacing w:line="285" w:lineRule="atLeast"/>
        <w:jc w:val="left"/>
        <w:rPr>
          <w:ins w:id="4626" w:author="Rui Paredes" w:date="2018-09-15T21:58:00Z"/>
          <w:rFonts w:ascii="Consolas" w:hAnsi="Consolas"/>
          <w:color w:val="000000"/>
          <w:sz w:val="21"/>
          <w:szCs w:val="21"/>
          <w:lang w:val="en-US" w:eastAsia="pt-PT"/>
          <w:rPrChange w:id="4627" w:author="Rui Paredes" w:date="2018-09-15T21:58:00Z">
            <w:rPr>
              <w:ins w:id="4628" w:author="Rui Paredes" w:date="2018-09-15T21:58:00Z"/>
              <w:rFonts w:ascii="Consolas" w:hAnsi="Consolas"/>
              <w:color w:val="000000"/>
              <w:sz w:val="21"/>
              <w:szCs w:val="21"/>
              <w:lang w:eastAsia="pt-PT"/>
            </w:rPr>
          </w:rPrChange>
        </w:rPr>
      </w:pPr>
      <w:ins w:id="4629" w:author="Rui Paredes" w:date="2018-09-15T21:58:00Z">
        <w:r w:rsidRPr="00900A94">
          <w:rPr>
            <w:rFonts w:ascii="Consolas" w:hAnsi="Consolas"/>
            <w:color w:val="000000"/>
            <w:sz w:val="21"/>
            <w:szCs w:val="21"/>
            <w:lang w:val="en-US" w:eastAsia="pt-PT"/>
            <w:rPrChange w:id="4630" w:author="Rui Paredes" w:date="2018-09-15T21:58:00Z">
              <w:rPr>
                <w:rFonts w:ascii="Consolas" w:hAnsi="Consolas"/>
                <w:color w:val="000000"/>
                <w:sz w:val="21"/>
                <w:szCs w:val="21"/>
                <w:lang w:eastAsia="pt-PT"/>
              </w:rPr>
            </w:rPrChange>
          </w:rPr>
          <w:t xml:space="preserve">                console.log(req.file);</w:t>
        </w:r>
      </w:ins>
    </w:p>
    <w:p w14:paraId="6DFDD112" w14:textId="77777777" w:rsidR="00900A94" w:rsidRPr="00900A94" w:rsidRDefault="00900A94" w:rsidP="00900A94">
      <w:pPr>
        <w:shd w:val="clear" w:color="auto" w:fill="FFFFFF"/>
        <w:spacing w:line="285" w:lineRule="atLeast"/>
        <w:jc w:val="left"/>
        <w:rPr>
          <w:ins w:id="4631" w:author="Rui Paredes" w:date="2018-09-15T21:58:00Z"/>
          <w:rFonts w:ascii="Consolas" w:hAnsi="Consolas"/>
          <w:color w:val="000000"/>
          <w:sz w:val="21"/>
          <w:szCs w:val="21"/>
          <w:lang w:val="en-US" w:eastAsia="pt-PT"/>
          <w:rPrChange w:id="4632" w:author="Rui Paredes" w:date="2018-09-15T21:58:00Z">
            <w:rPr>
              <w:ins w:id="4633" w:author="Rui Paredes" w:date="2018-09-15T21:58:00Z"/>
              <w:rFonts w:ascii="Consolas" w:hAnsi="Consolas"/>
              <w:color w:val="000000"/>
              <w:sz w:val="21"/>
              <w:szCs w:val="21"/>
              <w:lang w:eastAsia="pt-PT"/>
            </w:rPr>
          </w:rPrChange>
        </w:rPr>
      </w:pPr>
      <w:ins w:id="4634" w:author="Rui Paredes" w:date="2018-09-15T21:58:00Z">
        <w:r w:rsidRPr="00900A94">
          <w:rPr>
            <w:rFonts w:ascii="Consolas" w:hAnsi="Consolas"/>
            <w:color w:val="000000"/>
            <w:sz w:val="21"/>
            <w:szCs w:val="21"/>
            <w:lang w:val="en-US" w:eastAsia="pt-PT"/>
            <w:rPrChange w:id="4635"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636"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637" w:author="Rui Paredes" w:date="2018-09-15T21:58:00Z">
              <w:rPr>
                <w:rFonts w:ascii="Consolas" w:hAnsi="Consolas"/>
                <w:color w:val="000000"/>
                <w:sz w:val="21"/>
                <w:szCs w:val="21"/>
                <w:lang w:eastAsia="pt-PT"/>
              </w:rPr>
            </w:rPrChange>
          </w:rPr>
          <w:t xml:space="preserve"> userID = req.body.userID;</w:t>
        </w:r>
      </w:ins>
    </w:p>
    <w:p w14:paraId="3D4A8F7C" w14:textId="77777777" w:rsidR="00900A94" w:rsidRPr="00900A94" w:rsidRDefault="00900A94" w:rsidP="00900A94">
      <w:pPr>
        <w:shd w:val="clear" w:color="auto" w:fill="FFFFFF"/>
        <w:spacing w:line="285" w:lineRule="atLeast"/>
        <w:jc w:val="left"/>
        <w:rPr>
          <w:ins w:id="4638" w:author="Rui Paredes" w:date="2018-09-15T21:58:00Z"/>
          <w:rFonts w:ascii="Consolas" w:hAnsi="Consolas"/>
          <w:color w:val="000000"/>
          <w:sz w:val="21"/>
          <w:szCs w:val="21"/>
          <w:lang w:val="en-US" w:eastAsia="pt-PT"/>
          <w:rPrChange w:id="4639" w:author="Rui Paredes" w:date="2018-09-15T21:58:00Z">
            <w:rPr>
              <w:ins w:id="4640" w:author="Rui Paredes" w:date="2018-09-15T21:58:00Z"/>
              <w:rFonts w:ascii="Consolas" w:hAnsi="Consolas"/>
              <w:color w:val="000000"/>
              <w:sz w:val="21"/>
              <w:szCs w:val="21"/>
              <w:lang w:eastAsia="pt-PT"/>
            </w:rPr>
          </w:rPrChange>
        </w:rPr>
      </w:pPr>
      <w:ins w:id="4641" w:author="Rui Paredes" w:date="2018-09-15T21:58:00Z">
        <w:r w:rsidRPr="00900A94">
          <w:rPr>
            <w:rFonts w:ascii="Consolas" w:hAnsi="Consolas"/>
            <w:color w:val="000000"/>
            <w:sz w:val="21"/>
            <w:szCs w:val="21"/>
            <w:lang w:val="en-US" w:eastAsia="pt-PT"/>
            <w:rPrChange w:id="4642"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643"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644" w:author="Rui Paredes" w:date="2018-09-15T21:58:00Z">
              <w:rPr>
                <w:rFonts w:ascii="Consolas" w:hAnsi="Consolas"/>
                <w:color w:val="000000"/>
                <w:sz w:val="21"/>
                <w:szCs w:val="21"/>
                <w:lang w:eastAsia="pt-PT"/>
              </w:rPr>
            </w:rPrChange>
          </w:rPr>
          <w:t xml:space="preserve"> name = req.body.name;</w:t>
        </w:r>
      </w:ins>
    </w:p>
    <w:p w14:paraId="706F49E8" w14:textId="77777777" w:rsidR="00900A94" w:rsidRPr="00900A94" w:rsidRDefault="00900A94" w:rsidP="00900A94">
      <w:pPr>
        <w:shd w:val="clear" w:color="auto" w:fill="FFFFFF"/>
        <w:spacing w:line="285" w:lineRule="atLeast"/>
        <w:jc w:val="left"/>
        <w:rPr>
          <w:ins w:id="4645" w:author="Rui Paredes" w:date="2018-09-15T21:58:00Z"/>
          <w:rFonts w:ascii="Consolas" w:hAnsi="Consolas"/>
          <w:color w:val="000000"/>
          <w:sz w:val="21"/>
          <w:szCs w:val="21"/>
          <w:lang w:val="en-US" w:eastAsia="pt-PT"/>
          <w:rPrChange w:id="4646" w:author="Rui Paredes" w:date="2018-09-15T21:58:00Z">
            <w:rPr>
              <w:ins w:id="4647" w:author="Rui Paredes" w:date="2018-09-15T21:58:00Z"/>
              <w:rFonts w:ascii="Consolas" w:hAnsi="Consolas"/>
              <w:color w:val="000000"/>
              <w:sz w:val="21"/>
              <w:szCs w:val="21"/>
              <w:lang w:eastAsia="pt-PT"/>
            </w:rPr>
          </w:rPrChange>
        </w:rPr>
      </w:pPr>
      <w:ins w:id="4648" w:author="Rui Paredes" w:date="2018-09-15T21:58:00Z">
        <w:r w:rsidRPr="00900A94">
          <w:rPr>
            <w:rFonts w:ascii="Consolas" w:hAnsi="Consolas"/>
            <w:color w:val="000000"/>
            <w:sz w:val="21"/>
            <w:szCs w:val="21"/>
            <w:lang w:val="en-US" w:eastAsia="pt-PT"/>
            <w:rPrChange w:id="4649"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650"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651" w:author="Rui Paredes" w:date="2018-09-15T21:58:00Z">
              <w:rPr>
                <w:rFonts w:ascii="Consolas" w:hAnsi="Consolas"/>
                <w:color w:val="000000"/>
                <w:sz w:val="21"/>
                <w:szCs w:val="21"/>
                <w:lang w:eastAsia="pt-PT"/>
              </w:rPr>
            </w:rPrChange>
          </w:rPr>
          <w:t xml:space="preserve"> description = req.body.description;</w:t>
        </w:r>
      </w:ins>
    </w:p>
    <w:p w14:paraId="78733C85" w14:textId="77777777" w:rsidR="00900A94" w:rsidRPr="00900A94" w:rsidRDefault="00900A94" w:rsidP="00900A94">
      <w:pPr>
        <w:shd w:val="clear" w:color="auto" w:fill="FFFFFF"/>
        <w:spacing w:line="285" w:lineRule="atLeast"/>
        <w:jc w:val="left"/>
        <w:rPr>
          <w:ins w:id="4652" w:author="Rui Paredes" w:date="2018-09-15T21:58:00Z"/>
          <w:rFonts w:ascii="Consolas" w:hAnsi="Consolas"/>
          <w:color w:val="000000"/>
          <w:sz w:val="21"/>
          <w:szCs w:val="21"/>
          <w:lang w:val="en-US" w:eastAsia="pt-PT"/>
          <w:rPrChange w:id="4653" w:author="Rui Paredes" w:date="2018-09-15T21:58:00Z">
            <w:rPr>
              <w:ins w:id="4654" w:author="Rui Paredes" w:date="2018-09-15T21:58:00Z"/>
              <w:rFonts w:ascii="Consolas" w:hAnsi="Consolas"/>
              <w:color w:val="000000"/>
              <w:sz w:val="21"/>
              <w:szCs w:val="21"/>
              <w:lang w:eastAsia="pt-PT"/>
            </w:rPr>
          </w:rPrChange>
        </w:rPr>
      </w:pPr>
      <w:ins w:id="4655" w:author="Rui Paredes" w:date="2018-09-15T21:58:00Z">
        <w:r w:rsidRPr="00900A94">
          <w:rPr>
            <w:rFonts w:ascii="Consolas" w:hAnsi="Consolas"/>
            <w:color w:val="000000"/>
            <w:sz w:val="21"/>
            <w:szCs w:val="21"/>
            <w:lang w:val="en-US" w:eastAsia="pt-PT"/>
            <w:rPrChange w:id="4656"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657" w:author="Rui Paredes" w:date="2018-09-15T21:58:00Z">
              <w:rPr>
                <w:rFonts w:ascii="Consolas" w:hAnsi="Consolas"/>
                <w:color w:val="0000FF"/>
                <w:sz w:val="21"/>
                <w:szCs w:val="21"/>
                <w:lang w:eastAsia="pt-PT"/>
              </w:rPr>
            </w:rPrChange>
          </w:rPr>
          <w:t>var</w:t>
        </w:r>
        <w:r w:rsidRPr="00900A94">
          <w:rPr>
            <w:rFonts w:ascii="Consolas" w:hAnsi="Consolas"/>
            <w:color w:val="000000"/>
            <w:sz w:val="21"/>
            <w:szCs w:val="21"/>
            <w:lang w:val="en-US" w:eastAsia="pt-PT"/>
            <w:rPrChange w:id="4658" w:author="Rui Paredes" w:date="2018-09-15T21:58:00Z">
              <w:rPr>
                <w:rFonts w:ascii="Consolas" w:hAnsi="Consolas"/>
                <w:color w:val="000000"/>
                <w:sz w:val="21"/>
                <w:szCs w:val="21"/>
                <w:lang w:eastAsia="pt-PT"/>
              </w:rPr>
            </w:rPrChange>
          </w:rPr>
          <w:t xml:space="preserve"> folderName = req.file.filename;</w:t>
        </w:r>
      </w:ins>
    </w:p>
    <w:p w14:paraId="77E5A23D" w14:textId="77777777" w:rsidR="00900A94" w:rsidRPr="00900A94" w:rsidRDefault="00900A94" w:rsidP="00900A94">
      <w:pPr>
        <w:shd w:val="clear" w:color="auto" w:fill="FFFFFF"/>
        <w:spacing w:line="285" w:lineRule="atLeast"/>
        <w:jc w:val="left"/>
        <w:rPr>
          <w:ins w:id="4659" w:author="Rui Paredes" w:date="2018-09-15T21:58:00Z"/>
          <w:rFonts w:ascii="Consolas" w:hAnsi="Consolas"/>
          <w:color w:val="000000"/>
          <w:sz w:val="21"/>
          <w:szCs w:val="21"/>
          <w:lang w:val="en-US" w:eastAsia="pt-PT"/>
          <w:rPrChange w:id="4660" w:author="Rui Paredes" w:date="2018-09-15T21:58:00Z">
            <w:rPr>
              <w:ins w:id="4661" w:author="Rui Paredes" w:date="2018-09-15T21:58:00Z"/>
              <w:rFonts w:ascii="Consolas" w:hAnsi="Consolas"/>
              <w:color w:val="000000"/>
              <w:sz w:val="21"/>
              <w:szCs w:val="21"/>
              <w:lang w:eastAsia="pt-PT"/>
            </w:rPr>
          </w:rPrChange>
        </w:rPr>
      </w:pPr>
      <w:ins w:id="4662" w:author="Rui Paredes" w:date="2018-09-15T21:58:00Z">
        <w:r w:rsidRPr="00900A94">
          <w:rPr>
            <w:rFonts w:ascii="Consolas" w:hAnsi="Consolas"/>
            <w:color w:val="000000"/>
            <w:sz w:val="21"/>
            <w:szCs w:val="21"/>
            <w:lang w:val="en-US" w:eastAsia="pt-PT"/>
            <w:rPrChange w:id="4663" w:author="Rui Paredes" w:date="2018-09-15T21:58:00Z">
              <w:rPr>
                <w:rFonts w:ascii="Consolas" w:hAnsi="Consolas"/>
                <w:color w:val="000000"/>
                <w:sz w:val="21"/>
                <w:szCs w:val="21"/>
                <w:lang w:eastAsia="pt-PT"/>
              </w:rPr>
            </w:rPrChange>
          </w:rPr>
          <w:t xml:space="preserve">                folderName = folderName.substring(</w:t>
        </w:r>
        <w:r w:rsidRPr="00900A94">
          <w:rPr>
            <w:rFonts w:ascii="Consolas" w:hAnsi="Consolas"/>
            <w:color w:val="09885A"/>
            <w:sz w:val="21"/>
            <w:szCs w:val="21"/>
            <w:lang w:val="en-US" w:eastAsia="pt-PT"/>
            <w:rPrChange w:id="4664" w:author="Rui Paredes" w:date="2018-09-15T21:58:00Z">
              <w:rPr>
                <w:rFonts w:ascii="Consolas" w:hAnsi="Consolas"/>
                <w:color w:val="09885A"/>
                <w:sz w:val="21"/>
                <w:szCs w:val="21"/>
                <w:lang w:eastAsia="pt-PT"/>
              </w:rPr>
            </w:rPrChange>
          </w:rPr>
          <w:t>0</w:t>
        </w:r>
        <w:r w:rsidRPr="00900A94">
          <w:rPr>
            <w:rFonts w:ascii="Consolas" w:hAnsi="Consolas"/>
            <w:color w:val="000000"/>
            <w:sz w:val="21"/>
            <w:szCs w:val="21"/>
            <w:lang w:val="en-US" w:eastAsia="pt-PT"/>
            <w:rPrChange w:id="4665" w:author="Rui Paredes" w:date="2018-09-15T21:58:00Z">
              <w:rPr>
                <w:rFonts w:ascii="Consolas" w:hAnsi="Consolas"/>
                <w:color w:val="000000"/>
                <w:sz w:val="21"/>
                <w:szCs w:val="21"/>
                <w:lang w:eastAsia="pt-PT"/>
              </w:rPr>
            </w:rPrChange>
          </w:rPr>
          <w:t>, folderName.lastIndexOf(</w:t>
        </w:r>
        <w:r w:rsidRPr="00900A94">
          <w:rPr>
            <w:rFonts w:ascii="Consolas" w:hAnsi="Consolas"/>
            <w:color w:val="A31515"/>
            <w:sz w:val="21"/>
            <w:szCs w:val="21"/>
            <w:lang w:val="en-US" w:eastAsia="pt-PT"/>
            <w:rPrChange w:id="4666" w:author="Rui Paredes" w:date="2018-09-15T21:58:00Z">
              <w:rPr>
                <w:rFonts w:ascii="Consolas" w:hAnsi="Consolas"/>
                <w:color w:val="A31515"/>
                <w:sz w:val="21"/>
                <w:szCs w:val="21"/>
                <w:lang w:eastAsia="pt-PT"/>
              </w:rPr>
            </w:rPrChange>
          </w:rPr>
          <w:t>'.'</w:t>
        </w:r>
        <w:r w:rsidRPr="00900A94">
          <w:rPr>
            <w:rFonts w:ascii="Consolas" w:hAnsi="Consolas"/>
            <w:color w:val="000000"/>
            <w:sz w:val="21"/>
            <w:szCs w:val="21"/>
            <w:lang w:val="en-US" w:eastAsia="pt-PT"/>
            <w:rPrChange w:id="4667" w:author="Rui Paredes" w:date="2018-09-15T21:58:00Z">
              <w:rPr>
                <w:rFonts w:ascii="Consolas" w:hAnsi="Consolas"/>
                <w:color w:val="000000"/>
                <w:sz w:val="21"/>
                <w:szCs w:val="21"/>
                <w:lang w:eastAsia="pt-PT"/>
              </w:rPr>
            </w:rPrChange>
          </w:rPr>
          <w:t>));</w:t>
        </w:r>
      </w:ins>
    </w:p>
    <w:p w14:paraId="3F8DFBF7" w14:textId="77777777" w:rsidR="00900A94" w:rsidRPr="00900A94" w:rsidRDefault="00900A94" w:rsidP="00900A94">
      <w:pPr>
        <w:shd w:val="clear" w:color="auto" w:fill="FFFFFF"/>
        <w:spacing w:line="285" w:lineRule="atLeast"/>
        <w:jc w:val="left"/>
        <w:rPr>
          <w:ins w:id="4668" w:author="Rui Paredes" w:date="2018-09-15T21:58:00Z"/>
          <w:rFonts w:ascii="Consolas" w:hAnsi="Consolas"/>
          <w:color w:val="000000"/>
          <w:sz w:val="21"/>
          <w:szCs w:val="21"/>
          <w:lang w:val="en-US" w:eastAsia="pt-PT"/>
          <w:rPrChange w:id="4669" w:author="Rui Paredes" w:date="2018-09-15T21:58:00Z">
            <w:rPr>
              <w:ins w:id="4670" w:author="Rui Paredes" w:date="2018-09-15T21:58:00Z"/>
              <w:rFonts w:ascii="Consolas" w:hAnsi="Consolas"/>
              <w:color w:val="000000"/>
              <w:sz w:val="21"/>
              <w:szCs w:val="21"/>
              <w:lang w:eastAsia="pt-PT"/>
            </w:rPr>
          </w:rPrChange>
        </w:rPr>
      </w:pPr>
      <w:ins w:id="4671" w:author="Rui Paredes" w:date="2018-09-15T21:58:00Z">
        <w:r w:rsidRPr="00900A94">
          <w:rPr>
            <w:rFonts w:ascii="Consolas" w:hAnsi="Consolas"/>
            <w:color w:val="000000"/>
            <w:sz w:val="21"/>
            <w:szCs w:val="21"/>
            <w:lang w:val="en-US" w:eastAsia="pt-PT"/>
            <w:rPrChange w:id="4672"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673"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674" w:author="Rui Paredes" w:date="2018-09-15T21:58:00Z">
              <w:rPr>
                <w:rFonts w:ascii="Consolas" w:hAnsi="Consolas"/>
                <w:color w:val="000000"/>
                <w:sz w:val="21"/>
                <w:szCs w:val="21"/>
                <w:lang w:eastAsia="pt-PT"/>
              </w:rPr>
            </w:rPrChange>
          </w:rPr>
          <w:t xml:space="preserve"> link = req.file.destination + folderName;</w:t>
        </w:r>
      </w:ins>
    </w:p>
    <w:p w14:paraId="45080BAC" w14:textId="77777777" w:rsidR="00900A94" w:rsidRPr="00900A94" w:rsidRDefault="00900A94" w:rsidP="00900A94">
      <w:pPr>
        <w:shd w:val="clear" w:color="auto" w:fill="FFFFFF"/>
        <w:spacing w:line="285" w:lineRule="atLeast"/>
        <w:jc w:val="left"/>
        <w:rPr>
          <w:ins w:id="4675" w:author="Rui Paredes" w:date="2018-09-15T21:58:00Z"/>
          <w:rFonts w:ascii="Consolas" w:hAnsi="Consolas"/>
          <w:color w:val="000000"/>
          <w:sz w:val="21"/>
          <w:szCs w:val="21"/>
          <w:lang w:val="en-US" w:eastAsia="pt-PT"/>
          <w:rPrChange w:id="4676" w:author="Rui Paredes" w:date="2018-09-15T21:58:00Z">
            <w:rPr>
              <w:ins w:id="4677" w:author="Rui Paredes" w:date="2018-09-15T21:58:00Z"/>
              <w:rFonts w:ascii="Consolas" w:hAnsi="Consolas"/>
              <w:color w:val="000000"/>
              <w:sz w:val="21"/>
              <w:szCs w:val="21"/>
              <w:lang w:eastAsia="pt-PT"/>
            </w:rPr>
          </w:rPrChange>
        </w:rPr>
      </w:pPr>
      <w:ins w:id="4678" w:author="Rui Paredes" w:date="2018-09-15T21:58:00Z">
        <w:r w:rsidRPr="00900A94">
          <w:rPr>
            <w:rFonts w:ascii="Consolas" w:hAnsi="Consolas"/>
            <w:color w:val="000000"/>
            <w:sz w:val="21"/>
            <w:szCs w:val="21"/>
            <w:lang w:val="en-US" w:eastAsia="pt-PT"/>
            <w:rPrChange w:id="4679"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680"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681" w:author="Rui Paredes" w:date="2018-09-15T21:58:00Z">
              <w:rPr>
                <w:rFonts w:ascii="Consolas" w:hAnsi="Consolas"/>
                <w:color w:val="000000"/>
                <w:sz w:val="21"/>
                <w:szCs w:val="21"/>
                <w:lang w:eastAsia="pt-PT"/>
              </w:rPr>
            </w:rPrChange>
          </w:rPr>
          <w:t xml:space="preserve"> mainFile = req.body.mainFile;</w:t>
        </w:r>
      </w:ins>
    </w:p>
    <w:p w14:paraId="60B49043" w14:textId="77777777" w:rsidR="00900A94" w:rsidRPr="00900A94" w:rsidRDefault="00900A94" w:rsidP="00900A94">
      <w:pPr>
        <w:shd w:val="clear" w:color="auto" w:fill="FFFFFF"/>
        <w:spacing w:line="285" w:lineRule="atLeast"/>
        <w:jc w:val="left"/>
        <w:rPr>
          <w:ins w:id="4682" w:author="Rui Paredes" w:date="2018-09-15T21:58:00Z"/>
          <w:rFonts w:ascii="Consolas" w:hAnsi="Consolas"/>
          <w:color w:val="000000"/>
          <w:sz w:val="21"/>
          <w:szCs w:val="21"/>
          <w:lang w:val="en-US" w:eastAsia="pt-PT"/>
          <w:rPrChange w:id="4683" w:author="Rui Paredes" w:date="2018-09-15T21:58:00Z">
            <w:rPr>
              <w:ins w:id="4684" w:author="Rui Paredes" w:date="2018-09-15T21:58:00Z"/>
              <w:rFonts w:ascii="Consolas" w:hAnsi="Consolas"/>
              <w:color w:val="000000"/>
              <w:sz w:val="21"/>
              <w:szCs w:val="21"/>
              <w:lang w:eastAsia="pt-PT"/>
            </w:rPr>
          </w:rPrChange>
        </w:rPr>
      </w:pPr>
      <w:ins w:id="4685" w:author="Rui Paredes" w:date="2018-09-15T21:58:00Z">
        <w:r w:rsidRPr="00900A94">
          <w:rPr>
            <w:rFonts w:ascii="Consolas" w:hAnsi="Consolas"/>
            <w:color w:val="000000"/>
            <w:sz w:val="21"/>
            <w:szCs w:val="21"/>
            <w:lang w:val="en-US" w:eastAsia="pt-PT"/>
            <w:rPrChange w:id="4686" w:author="Rui Paredes" w:date="2018-09-15T21:58:00Z">
              <w:rPr>
                <w:rFonts w:ascii="Consolas" w:hAnsi="Consolas"/>
                <w:color w:val="000000"/>
                <w:sz w:val="21"/>
                <w:szCs w:val="21"/>
                <w:lang w:eastAsia="pt-PT"/>
              </w:rPr>
            </w:rPrChange>
          </w:rPr>
          <w:lastRenderedPageBreak/>
          <w:t xml:space="preserve">                </w:t>
        </w:r>
        <w:r w:rsidRPr="00900A94">
          <w:rPr>
            <w:rFonts w:ascii="Consolas" w:hAnsi="Consolas"/>
            <w:color w:val="0000FF"/>
            <w:sz w:val="21"/>
            <w:szCs w:val="21"/>
            <w:lang w:val="en-US" w:eastAsia="pt-PT"/>
            <w:rPrChange w:id="4687"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688" w:author="Rui Paredes" w:date="2018-09-15T21:58:00Z">
              <w:rPr>
                <w:rFonts w:ascii="Consolas" w:hAnsi="Consolas"/>
                <w:color w:val="000000"/>
                <w:sz w:val="21"/>
                <w:szCs w:val="21"/>
                <w:lang w:eastAsia="pt-PT"/>
              </w:rPr>
            </w:rPrChange>
          </w:rPr>
          <w:t xml:space="preserve"> solution = req.body.solution;</w:t>
        </w:r>
      </w:ins>
    </w:p>
    <w:p w14:paraId="0A0F3ED3" w14:textId="77777777" w:rsidR="00900A94" w:rsidRPr="00900A94" w:rsidRDefault="00900A94" w:rsidP="00900A94">
      <w:pPr>
        <w:shd w:val="clear" w:color="auto" w:fill="FFFFFF"/>
        <w:spacing w:line="285" w:lineRule="atLeast"/>
        <w:jc w:val="left"/>
        <w:rPr>
          <w:ins w:id="4689" w:author="Rui Paredes" w:date="2018-09-15T21:58:00Z"/>
          <w:rFonts w:ascii="Consolas" w:hAnsi="Consolas"/>
          <w:color w:val="000000"/>
          <w:sz w:val="21"/>
          <w:szCs w:val="21"/>
          <w:lang w:val="en-US" w:eastAsia="pt-PT"/>
          <w:rPrChange w:id="4690" w:author="Rui Paredes" w:date="2018-09-15T21:58:00Z">
            <w:rPr>
              <w:ins w:id="4691" w:author="Rui Paredes" w:date="2018-09-15T21:58:00Z"/>
              <w:rFonts w:ascii="Consolas" w:hAnsi="Consolas"/>
              <w:color w:val="000000"/>
              <w:sz w:val="21"/>
              <w:szCs w:val="21"/>
              <w:lang w:eastAsia="pt-PT"/>
            </w:rPr>
          </w:rPrChange>
        </w:rPr>
      </w:pPr>
      <w:ins w:id="4692" w:author="Rui Paredes" w:date="2018-09-15T21:58:00Z">
        <w:r w:rsidRPr="00900A94">
          <w:rPr>
            <w:rFonts w:ascii="Consolas" w:hAnsi="Consolas"/>
            <w:color w:val="000000"/>
            <w:sz w:val="21"/>
            <w:szCs w:val="21"/>
            <w:lang w:val="en-US" w:eastAsia="pt-PT"/>
            <w:rPrChange w:id="4693"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694"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695" w:author="Rui Paredes" w:date="2018-09-15T21:58:00Z">
              <w:rPr>
                <w:rFonts w:ascii="Consolas" w:hAnsi="Consolas"/>
                <w:color w:val="000000"/>
                <w:sz w:val="21"/>
                <w:szCs w:val="21"/>
                <w:lang w:eastAsia="pt-PT"/>
              </w:rPr>
            </w:rPrChange>
          </w:rPr>
          <w:t xml:space="preserve"> difficultyID = req.body.difficultyID;</w:t>
        </w:r>
      </w:ins>
    </w:p>
    <w:p w14:paraId="05E9C806" w14:textId="77777777" w:rsidR="00900A94" w:rsidRPr="00900A94" w:rsidRDefault="00900A94" w:rsidP="00900A94">
      <w:pPr>
        <w:shd w:val="clear" w:color="auto" w:fill="FFFFFF"/>
        <w:spacing w:line="285" w:lineRule="atLeast"/>
        <w:jc w:val="left"/>
        <w:rPr>
          <w:ins w:id="4696" w:author="Rui Paredes" w:date="2018-09-15T21:58:00Z"/>
          <w:rFonts w:ascii="Consolas" w:hAnsi="Consolas"/>
          <w:color w:val="000000"/>
          <w:sz w:val="21"/>
          <w:szCs w:val="21"/>
          <w:lang w:val="en-US" w:eastAsia="pt-PT"/>
          <w:rPrChange w:id="4697" w:author="Rui Paredes" w:date="2018-09-15T21:58:00Z">
            <w:rPr>
              <w:ins w:id="4698" w:author="Rui Paredes" w:date="2018-09-15T21:58:00Z"/>
              <w:rFonts w:ascii="Consolas" w:hAnsi="Consolas"/>
              <w:color w:val="000000"/>
              <w:sz w:val="21"/>
              <w:szCs w:val="21"/>
              <w:lang w:eastAsia="pt-PT"/>
            </w:rPr>
          </w:rPrChange>
        </w:rPr>
      </w:pPr>
      <w:ins w:id="4699" w:author="Rui Paredes" w:date="2018-09-15T21:58:00Z">
        <w:r w:rsidRPr="00900A94">
          <w:rPr>
            <w:rFonts w:ascii="Consolas" w:hAnsi="Consolas"/>
            <w:color w:val="000000"/>
            <w:sz w:val="21"/>
            <w:szCs w:val="21"/>
            <w:lang w:val="en-US" w:eastAsia="pt-PT"/>
            <w:rPrChange w:id="4700"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701"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702" w:author="Rui Paredes" w:date="2018-09-15T21:58:00Z">
              <w:rPr>
                <w:rFonts w:ascii="Consolas" w:hAnsi="Consolas"/>
                <w:color w:val="000000"/>
                <w:sz w:val="21"/>
                <w:szCs w:val="21"/>
                <w:lang w:eastAsia="pt-PT"/>
              </w:rPr>
            </w:rPrChange>
          </w:rPr>
          <w:t xml:space="preserve"> statusID = </w:t>
        </w:r>
        <w:r w:rsidRPr="00900A94">
          <w:rPr>
            <w:rFonts w:ascii="Consolas" w:hAnsi="Consolas"/>
            <w:color w:val="09885A"/>
            <w:sz w:val="21"/>
            <w:szCs w:val="21"/>
            <w:lang w:val="en-US" w:eastAsia="pt-PT"/>
            <w:rPrChange w:id="4703" w:author="Rui Paredes" w:date="2018-09-15T21:58:00Z">
              <w:rPr>
                <w:rFonts w:ascii="Consolas" w:hAnsi="Consolas"/>
                <w:color w:val="09885A"/>
                <w:sz w:val="21"/>
                <w:szCs w:val="21"/>
                <w:lang w:eastAsia="pt-PT"/>
              </w:rPr>
            </w:rPrChange>
          </w:rPr>
          <w:t>1</w:t>
        </w:r>
        <w:r w:rsidRPr="00900A94">
          <w:rPr>
            <w:rFonts w:ascii="Consolas" w:hAnsi="Consolas"/>
            <w:color w:val="000000"/>
            <w:sz w:val="21"/>
            <w:szCs w:val="21"/>
            <w:lang w:val="en-US" w:eastAsia="pt-PT"/>
            <w:rPrChange w:id="4704" w:author="Rui Paredes" w:date="2018-09-15T21:58:00Z">
              <w:rPr>
                <w:rFonts w:ascii="Consolas" w:hAnsi="Consolas"/>
                <w:color w:val="000000"/>
                <w:sz w:val="21"/>
                <w:szCs w:val="21"/>
                <w:lang w:eastAsia="pt-PT"/>
              </w:rPr>
            </w:rPrChange>
          </w:rPr>
          <w:t>;</w:t>
        </w:r>
      </w:ins>
    </w:p>
    <w:p w14:paraId="74AB3776" w14:textId="77777777" w:rsidR="00900A94" w:rsidRPr="00900A94" w:rsidRDefault="00900A94" w:rsidP="00900A94">
      <w:pPr>
        <w:shd w:val="clear" w:color="auto" w:fill="FFFFFF"/>
        <w:spacing w:line="285" w:lineRule="atLeast"/>
        <w:jc w:val="left"/>
        <w:rPr>
          <w:ins w:id="4705" w:author="Rui Paredes" w:date="2018-09-15T21:58:00Z"/>
          <w:rFonts w:ascii="Consolas" w:hAnsi="Consolas"/>
          <w:color w:val="000000"/>
          <w:sz w:val="21"/>
          <w:szCs w:val="21"/>
          <w:lang w:val="en-US" w:eastAsia="pt-PT"/>
          <w:rPrChange w:id="4706" w:author="Rui Paredes" w:date="2018-09-15T21:58:00Z">
            <w:rPr>
              <w:ins w:id="4707" w:author="Rui Paredes" w:date="2018-09-15T21:58:00Z"/>
              <w:rFonts w:ascii="Consolas" w:hAnsi="Consolas"/>
              <w:color w:val="000000"/>
              <w:sz w:val="21"/>
              <w:szCs w:val="21"/>
              <w:lang w:eastAsia="pt-PT"/>
            </w:rPr>
          </w:rPrChange>
        </w:rPr>
      </w:pPr>
      <w:ins w:id="4708" w:author="Rui Paredes" w:date="2018-09-15T21:58:00Z">
        <w:r w:rsidRPr="00900A94">
          <w:rPr>
            <w:rFonts w:ascii="Consolas" w:hAnsi="Consolas"/>
            <w:color w:val="000000"/>
            <w:sz w:val="21"/>
            <w:szCs w:val="21"/>
            <w:lang w:val="en-US" w:eastAsia="pt-PT"/>
            <w:rPrChange w:id="4709"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710"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711" w:author="Rui Paredes" w:date="2018-09-15T21:58:00Z">
              <w:rPr>
                <w:rFonts w:ascii="Consolas" w:hAnsi="Consolas"/>
                <w:color w:val="000000"/>
                <w:sz w:val="21"/>
                <w:szCs w:val="21"/>
                <w:lang w:eastAsia="pt-PT"/>
              </w:rPr>
            </w:rPrChange>
          </w:rPr>
          <w:t xml:space="preserve"> classificationID = req.body.classificationID;</w:t>
        </w:r>
      </w:ins>
    </w:p>
    <w:p w14:paraId="677BAD4A" w14:textId="77777777" w:rsidR="00900A94" w:rsidRPr="00900A94" w:rsidRDefault="00900A94" w:rsidP="00900A94">
      <w:pPr>
        <w:shd w:val="clear" w:color="auto" w:fill="FFFFFF"/>
        <w:spacing w:line="285" w:lineRule="atLeast"/>
        <w:jc w:val="left"/>
        <w:rPr>
          <w:ins w:id="4712" w:author="Rui Paredes" w:date="2018-09-15T21:58:00Z"/>
          <w:rFonts w:ascii="Consolas" w:hAnsi="Consolas"/>
          <w:color w:val="000000"/>
          <w:sz w:val="21"/>
          <w:szCs w:val="21"/>
          <w:lang w:val="en-US" w:eastAsia="pt-PT"/>
          <w:rPrChange w:id="4713" w:author="Rui Paredes" w:date="2018-09-15T21:58:00Z">
            <w:rPr>
              <w:ins w:id="4714" w:author="Rui Paredes" w:date="2018-09-15T21:58:00Z"/>
              <w:rFonts w:ascii="Consolas" w:hAnsi="Consolas"/>
              <w:color w:val="000000"/>
              <w:sz w:val="21"/>
              <w:szCs w:val="21"/>
              <w:lang w:eastAsia="pt-PT"/>
            </w:rPr>
          </w:rPrChange>
        </w:rPr>
      </w:pPr>
      <w:ins w:id="4715" w:author="Rui Paredes" w:date="2018-09-15T21:58:00Z">
        <w:r w:rsidRPr="00900A94">
          <w:rPr>
            <w:rFonts w:ascii="Consolas" w:hAnsi="Consolas"/>
            <w:color w:val="000000"/>
            <w:sz w:val="21"/>
            <w:szCs w:val="21"/>
            <w:lang w:val="en-US" w:eastAsia="pt-PT"/>
            <w:rPrChange w:id="4716"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717" w:author="Rui Paredes" w:date="2018-09-15T21:58:00Z">
              <w:rPr>
                <w:rFonts w:ascii="Consolas" w:hAnsi="Consolas"/>
                <w:color w:val="0000FF"/>
                <w:sz w:val="21"/>
                <w:szCs w:val="21"/>
                <w:lang w:eastAsia="pt-PT"/>
              </w:rPr>
            </w:rPrChange>
          </w:rPr>
          <w:t>const</w:t>
        </w:r>
        <w:r w:rsidRPr="00900A94">
          <w:rPr>
            <w:rFonts w:ascii="Consolas" w:hAnsi="Consolas"/>
            <w:color w:val="000000"/>
            <w:sz w:val="21"/>
            <w:szCs w:val="21"/>
            <w:lang w:val="en-US" w:eastAsia="pt-PT"/>
            <w:rPrChange w:id="4718" w:author="Rui Paredes" w:date="2018-09-15T21:58:00Z">
              <w:rPr>
                <w:rFonts w:ascii="Consolas" w:hAnsi="Consolas"/>
                <w:color w:val="000000"/>
                <w:sz w:val="21"/>
                <w:szCs w:val="21"/>
                <w:lang w:eastAsia="pt-PT"/>
              </w:rPr>
            </w:rPrChange>
          </w:rPr>
          <w:t xml:space="preserve"> ADD_CHALLENGESUGGESTION_QUERY = </w:t>
        </w:r>
        <w:r w:rsidRPr="00900A94">
          <w:rPr>
            <w:rFonts w:ascii="Consolas" w:hAnsi="Consolas"/>
            <w:color w:val="A31515"/>
            <w:sz w:val="21"/>
            <w:szCs w:val="21"/>
            <w:lang w:val="en-US" w:eastAsia="pt-PT"/>
            <w:rPrChange w:id="4719" w:author="Rui Paredes" w:date="2018-09-15T21:58:00Z">
              <w:rPr>
                <w:rFonts w:ascii="Consolas" w:hAnsi="Consolas"/>
                <w:color w:val="A31515"/>
                <w:sz w:val="21"/>
                <w:szCs w:val="21"/>
                <w:lang w:eastAsia="pt-PT"/>
              </w:rPr>
            </w:rPrChange>
          </w:rPr>
          <w:t xml:space="preserve">`INSERT INTO challengeSuggestions (userID, name, description,  link, mainFile, solution, classificationID,difficultyID, statusID) VALUES( </w:t>
        </w:r>
        <w:r w:rsidRPr="00900A94">
          <w:rPr>
            <w:rFonts w:ascii="Consolas" w:hAnsi="Consolas"/>
            <w:color w:val="0000FF"/>
            <w:sz w:val="21"/>
            <w:szCs w:val="21"/>
            <w:lang w:val="en-US" w:eastAsia="pt-PT"/>
            <w:rPrChange w:id="4720" w:author="Rui Paredes" w:date="2018-09-15T21:58:00Z">
              <w:rPr>
                <w:rFonts w:ascii="Consolas" w:hAnsi="Consolas"/>
                <w:color w:val="0000FF"/>
                <w:sz w:val="21"/>
                <w:szCs w:val="21"/>
                <w:lang w:eastAsia="pt-PT"/>
              </w:rPr>
            </w:rPrChange>
          </w:rPr>
          <w:t>${</w:t>
        </w:r>
        <w:r w:rsidRPr="00900A94">
          <w:rPr>
            <w:rFonts w:ascii="Consolas" w:hAnsi="Consolas"/>
            <w:color w:val="000000"/>
            <w:sz w:val="21"/>
            <w:szCs w:val="21"/>
            <w:lang w:val="en-US" w:eastAsia="pt-PT"/>
            <w:rPrChange w:id="4721" w:author="Rui Paredes" w:date="2018-09-15T21:58:00Z">
              <w:rPr>
                <w:rFonts w:ascii="Consolas" w:hAnsi="Consolas"/>
                <w:color w:val="000000"/>
                <w:sz w:val="21"/>
                <w:szCs w:val="21"/>
                <w:lang w:eastAsia="pt-PT"/>
              </w:rPr>
            </w:rPrChange>
          </w:rPr>
          <w:t>userID</w:t>
        </w:r>
        <w:r w:rsidRPr="00900A94">
          <w:rPr>
            <w:rFonts w:ascii="Consolas" w:hAnsi="Consolas"/>
            <w:color w:val="0000FF"/>
            <w:sz w:val="21"/>
            <w:szCs w:val="21"/>
            <w:lang w:val="en-US" w:eastAsia="pt-PT"/>
            <w:rPrChange w:id="4722" w:author="Rui Paredes" w:date="2018-09-15T21:58:00Z">
              <w:rPr>
                <w:rFonts w:ascii="Consolas" w:hAnsi="Consolas"/>
                <w:color w:val="0000FF"/>
                <w:sz w:val="21"/>
                <w:szCs w:val="21"/>
                <w:lang w:eastAsia="pt-PT"/>
              </w:rPr>
            </w:rPrChange>
          </w:rPr>
          <w:t>}</w:t>
        </w:r>
        <w:r w:rsidRPr="00900A94">
          <w:rPr>
            <w:rFonts w:ascii="Consolas" w:hAnsi="Consolas"/>
            <w:color w:val="A31515"/>
            <w:sz w:val="21"/>
            <w:szCs w:val="21"/>
            <w:lang w:val="en-US" w:eastAsia="pt-PT"/>
            <w:rPrChange w:id="4723" w:author="Rui Paredes" w:date="2018-09-15T21:58:00Z">
              <w:rPr>
                <w:rFonts w:ascii="Consolas" w:hAnsi="Consolas"/>
                <w:color w:val="A31515"/>
                <w:sz w:val="21"/>
                <w:szCs w:val="21"/>
                <w:lang w:eastAsia="pt-PT"/>
              </w:rPr>
            </w:rPrChange>
          </w:rPr>
          <w:t>, '</w:t>
        </w:r>
        <w:r w:rsidRPr="00900A94">
          <w:rPr>
            <w:rFonts w:ascii="Consolas" w:hAnsi="Consolas"/>
            <w:color w:val="0000FF"/>
            <w:sz w:val="21"/>
            <w:szCs w:val="21"/>
            <w:lang w:val="en-US" w:eastAsia="pt-PT"/>
            <w:rPrChange w:id="4724" w:author="Rui Paredes" w:date="2018-09-15T21:58:00Z">
              <w:rPr>
                <w:rFonts w:ascii="Consolas" w:hAnsi="Consolas"/>
                <w:color w:val="0000FF"/>
                <w:sz w:val="21"/>
                <w:szCs w:val="21"/>
                <w:lang w:eastAsia="pt-PT"/>
              </w:rPr>
            </w:rPrChange>
          </w:rPr>
          <w:t>${</w:t>
        </w:r>
        <w:r w:rsidRPr="00900A94">
          <w:rPr>
            <w:rFonts w:ascii="Consolas" w:hAnsi="Consolas"/>
            <w:color w:val="000000"/>
            <w:sz w:val="21"/>
            <w:szCs w:val="21"/>
            <w:lang w:val="en-US" w:eastAsia="pt-PT"/>
            <w:rPrChange w:id="4725" w:author="Rui Paredes" w:date="2018-09-15T21:58:00Z">
              <w:rPr>
                <w:rFonts w:ascii="Consolas" w:hAnsi="Consolas"/>
                <w:color w:val="000000"/>
                <w:sz w:val="21"/>
                <w:szCs w:val="21"/>
                <w:lang w:eastAsia="pt-PT"/>
              </w:rPr>
            </w:rPrChange>
          </w:rPr>
          <w:t>name</w:t>
        </w:r>
        <w:r w:rsidRPr="00900A94">
          <w:rPr>
            <w:rFonts w:ascii="Consolas" w:hAnsi="Consolas"/>
            <w:color w:val="0000FF"/>
            <w:sz w:val="21"/>
            <w:szCs w:val="21"/>
            <w:lang w:val="en-US" w:eastAsia="pt-PT"/>
            <w:rPrChange w:id="4726" w:author="Rui Paredes" w:date="2018-09-15T21:58:00Z">
              <w:rPr>
                <w:rFonts w:ascii="Consolas" w:hAnsi="Consolas"/>
                <w:color w:val="0000FF"/>
                <w:sz w:val="21"/>
                <w:szCs w:val="21"/>
                <w:lang w:eastAsia="pt-PT"/>
              </w:rPr>
            </w:rPrChange>
          </w:rPr>
          <w:t>}</w:t>
        </w:r>
        <w:r w:rsidRPr="00900A94">
          <w:rPr>
            <w:rFonts w:ascii="Consolas" w:hAnsi="Consolas"/>
            <w:color w:val="A31515"/>
            <w:sz w:val="21"/>
            <w:szCs w:val="21"/>
            <w:lang w:val="en-US" w:eastAsia="pt-PT"/>
            <w:rPrChange w:id="4727" w:author="Rui Paredes" w:date="2018-09-15T21:58:00Z">
              <w:rPr>
                <w:rFonts w:ascii="Consolas" w:hAnsi="Consolas"/>
                <w:color w:val="A31515"/>
                <w:sz w:val="21"/>
                <w:szCs w:val="21"/>
                <w:lang w:eastAsia="pt-PT"/>
              </w:rPr>
            </w:rPrChange>
          </w:rPr>
          <w:t>', '</w:t>
        </w:r>
        <w:r w:rsidRPr="00900A94">
          <w:rPr>
            <w:rFonts w:ascii="Consolas" w:hAnsi="Consolas"/>
            <w:color w:val="0000FF"/>
            <w:sz w:val="21"/>
            <w:szCs w:val="21"/>
            <w:lang w:val="en-US" w:eastAsia="pt-PT"/>
            <w:rPrChange w:id="4728" w:author="Rui Paredes" w:date="2018-09-15T21:58:00Z">
              <w:rPr>
                <w:rFonts w:ascii="Consolas" w:hAnsi="Consolas"/>
                <w:color w:val="0000FF"/>
                <w:sz w:val="21"/>
                <w:szCs w:val="21"/>
                <w:lang w:eastAsia="pt-PT"/>
              </w:rPr>
            </w:rPrChange>
          </w:rPr>
          <w:t>${</w:t>
        </w:r>
        <w:r w:rsidRPr="00900A94">
          <w:rPr>
            <w:rFonts w:ascii="Consolas" w:hAnsi="Consolas"/>
            <w:color w:val="000000"/>
            <w:sz w:val="21"/>
            <w:szCs w:val="21"/>
            <w:lang w:val="en-US" w:eastAsia="pt-PT"/>
            <w:rPrChange w:id="4729" w:author="Rui Paredes" w:date="2018-09-15T21:58:00Z">
              <w:rPr>
                <w:rFonts w:ascii="Consolas" w:hAnsi="Consolas"/>
                <w:color w:val="000000"/>
                <w:sz w:val="21"/>
                <w:szCs w:val="21"/>
                <w:lang w:eastAsia="pt-PT"/>
              </w:rPr>
            </w:rPrChange>
          </w:rPr>
          <w:t>description</w:t>
        </w:r>
        <w:r w:rsidRPr="00900A94">
          <w:rPr>
            <w:rFonts w:ascii="Consolas" w:hAnsi="Consolas"/>
            <w:color w:val="0000FF"/>
            <w:sz w:val="21"/>
            <w:szCs w:val="21"/>
            <w:lang w:val="en-US" w:eastAsia="pt-PT"/>
            <w:rPrChange w:id="4730" w:author="Rui Paredes" w:date="2018-09-15T21:58:00Z">
              <w:rPr>
                <w:rFonts w:ascii="Consolas" w:hAnsi="Consolas"/>
                <w:color w:val="0000FF"/>
                <w:sz w:val="21"/>
                <w:szCs w:val="21"/>
                <w:lang w:eastAsia="pt-PT"/>
              </w:rPr>
            </w:rPrChange>
          </w:rPr>
          <w:t>}</w:t>
        </w:r>
        <w:r w:rsidRPr="00900A94">
          <w:rPr>
            <w:rFonts w:ascii="Consolas" w:hAnsi="Consolas"/>
            <w:color w:val="A31515"/>
            <w:sz w:val="21"/>
            <w:szCs w:val="21"/>
            <w:lang w:val="en-US" w:eastAsia="pt-PT"/>
            <w:rPrChange w:id="4731" w:author="Rui Paredes" w:date="2018-09-15T21:58:00Z">
              <w:rPr>
                <w:rFonts w:ascii="Consolas" w:hAnsi="Consolas"/>
                <w:color w:val="A31515"/>
                <w:sz w:val="21"/>
                <w:szCs w:val="21"/>
                <w:lang w:eastAsia="pt-PT"/>
              </w:rPr>
            </w:rPrChange>
          </w:rPr>
          <w:t>', '</w:t>
        </w:r>
        <w:r w:rsidRPr="00900A94">
          <w:rPr>
            <w:rFonts w:ascii="Consolas" w:hAnsi="Consolas"/>
            <w:color w:val="0000FF"/>
            <w:sz w:val="21"/>
            <w:szCs w:val="21"/>
            <w:lang w:val="en-US" w:eastAsia="pt-PT"/>
            <w:rPrChange w:id="4732" w:author="Rui Paredes" w:date="2018-09-15T21:58:00Z">
              <w:rPr>
                <w:rFonts w:ascii="Consolas" w:hAnsi="Consolas"/>
                <w:color w:val="0000FF"/>
                <w:sz w:val="21"/>
                <w:szCs w:val="21"/>
                <w:lang w:eastAsia="pt-PT"/>
              </w:rPr>
            </w:rPrChange>
          </w:rPr>
          <w:t>${</w:t>
        </w:r>
        <w:r w:rsidRPr="00900A94">
          <w:rPr>
            <w:rFonts w:ascii="Consolas" w:hAnsi="Consolas"/>
            <w:color w:val="000000"/>
            <w:sz w:val="21"/>
            <w:szCs w:val="21"/>
            <w:lang w:val="en-US" w:eastAsia="pt-PT"/>
            <w:rPrChange w:id="4733" w:author="Rui Paredes" w:date="2018-09-15T21:58:00Z">
              <w:rPr>
                <w:rFonts w:ascii="Consolas" w:hAnsi="Consolas"/>
                <w:color w:val="000000"/>
                <w:sz w:val="21"/>
                <w:szCs w:val="21"/>
                <w:lang w:eastAsia="pt-PT"/>
              </w:rPr>
            </w:rPrChange>
          </w:rPr>
          <w:t>link</w:t>
        </w:r>
        <w:r w:rsidRPr="00900A94">
          <w:rPr>
            <w:rFonts w:ascii="Consolas" w:hAnsi="Consolas"/>
            <w:color w:val="0000FF"/>
            <w:sz w:val="21"/>
            <w:szCs w:val="21"/>
            <w:lang w:val="en-US" w:eastAsia="pt-PT"/>
            <w:rPrChange w:id="4734" w:author="Rui Paredes" w:date="2018-09-15T21:58:00Z">
              <w:rPr>
                <w:rFonts w:ascii="Consolas" w:hAnsi="Consolas"/>
                <w:color w:val="0000FF"/>
                <w:sz w:val="21"/>
                <w:szCs w:val="21"/>
                <w:lang w:eastAsia="pt-PT"/>
              </w:rPr>
            </w:rPrChange>
          </w:rPr>
          <w:t>}</w:t>
        </w:r>
        <w:r w:rsidRPr="00900A94">
          <w:rPr>
            <w:rFonts w:ascii="Consolas" w:hAnsi="Consolas"/>
            <w:color w:val="A31515"/>
            <w:sz w:val="21"/>
            <w:szCs w:val="21"/>
            <w:lang w:val="en-US" w:eastAsia="pt-PT"/>
            <w:rPrChange w:id="4735" w:author="Rui Paredes" w:date="2018-09-15T21:58:00Z">
              <w:rPr>
                <w:rFonts w:ascii="Consolas" w:hAnsi="Consolas"/>
                <w:color w:val="A31515"/>
                <w:sz w:val="21"/>
                <w:szCs w:val="21"/>
                <w:lang w:eastAsia="pt-PT"/>
              </w:rPr>
            </w:rPrChange>
          </w:rPr>
          <w:t>', '</w:t>
        </w:r>
        <w:r w:rsidRPr="00900A94">
          <w:rPr>
            <w:rFonts w:ascii="Consolas" w:hAnsi="Consolas"/>
            <w:color w:val="0000FF"/>
            <w:sz w:val="21"/>
            <w:szCs w:val="21"/>
            <w:lang w:val="en-US" w:eastAsia="pt-PT"/>
            <w:rPrChange w:id="4736" w:author="Rui Paredes" w:date="2018-09-15T21:58:00Z">
              <w:rPr>
                <w:rFonts w:ascii="Consolas" w:hAnsi="Consolas"/>
                <w:color w:val="0000FF"/>
                <w:sz w:val="21"/>
                <w:szCs w:val="21"/>
                <w:lang w:eastAsia="pt-PT"/>
              </w:rPr>
            </w:rPrChange>
          </w:rPr>
          <w:t>${</w:t>
        </w:r>
        <w:r w:rsidRPr="00900A94">
          <w:rPr>
            <w:rFonts w:ascii="Consolas" w:hAnsi="Consolas"/>
            <w:color w:val="000000"/>
            <w:sz w:val="21"/>
            <w:szCs w:val="21"/>
            <w:lang w:val="en-US" w:eastAsia="pt-PT"/>
            <w:rPrChange w:id="4737" w:author="Rui Paredes" w:date="2018-09-15T21:58:00Z">
              <w:rPr>
                <w:rFonts w:ascii="Consolas" w:hAnsi="Consolas"/>
                <w:color w:val="000000"/>
                <w:sz w:val="21"/>
                <w:szCs w:val="21"/>
                <w:lang w:eastAsia="pt-PT"/>
              </w:rPr>
            </w:rPrChange>
          </w:rPr>
          <w:t>mainFile</w:t>
        </w:r>
        <w:r w:rsidRPr="00900A94">
          <w:rPr>
            <w:rFonts w:ascii="Consolas" w:hAnsi="Consolas"/>
            <w:color w:val="0000FF"/>
            <w:sz w:val="21"/>
            <w:szCs w:val="21"/>
            <w:lang w:val="en-US" w:eastAsia="pt-PT"/>
            <w:rPrChange w:id="4738" w:author="Rui Paredes" w:date="2018-09-15T21:58:00Z">
              <w:rPr>
                <w:rFonts w:ascii="Consolas" w:hAnsi="Consolas"/>
                <w:color w:val="0000FF"/>
                <w:sz w:val="21"/>
                <w:szCs w:val="21"/>
                <w:lang w:eastAsia="pt-PT"/>
              </w:rPr>
            </w:rPrChange>
          </w:rPr>
          <w:t>}</w:t>
        </w:r>
        <w:r w:rsidRPr="00900A94">
          <w:rPr>
            <w:rFonts w:ascii="Consolas" w:hAnsi="Consolas"/>
            <w:color w:val="A31515"/>
            <w:sz w:val="21"/>
            <w:szCs w:val="21"/>
            <w:lang w:val="en-US" w:eastAsia="pt-PT"/>
            <w:rPrChange w:id="4739" w:author="Rui Paredes" w:date="2018-09-15T21:58:00Z">
              <w:rPr>
                <w:rFonts w:ascii="Consolas" w:hAnsi="Consolas"/>
                <w:color w:val="A31515"/>
                <w:sz w:val="21"/>
                <w:szCs w:val="21"/>
                <w:lang w:eastAsia="pt-PT"/>
              </w:rPr>
            </w:rPrChange>
          </w:rPr>
          <w:t>', '</w:t>
        </w:r>
        <w:r w:rsidRPr="00900A94">
          <w:rPr>
            <w:rFonts w:ascii="Consolas" w:hAnsi="Consolas"/>
            <w:color w:val="0000FF"/>
            <w:sz w:val="21"/>
            <w:szCs w:val="21"/>
            <w:lang w:val="en-US" w:eastAsia="pt-PT"/>
            <w:rPrChange w:id="4740" w:author="Rui Paredes" w:date="2018-09-15T21:58:00Z">
              <w:rPr>
                <w:rFonts w:ascii="Consolas" w:hAnsi="Consolas"/>
                <w:color w:val="0000FF"/>
                <w:sz w:val="21"/>
                <w:szCs w:val="21"/>
                <w:lang w:eastAsia="pt-PT"/>
              </w:rPr>
            </w:rPrChange>
          </w:rPr>
          <w:t>${</w:t>
        </w:r>
        <w:r w:rsidRPr="00900A94">
          <w:rPr>
            <w:rFonts w:ascii="Consolas" w:hAnsi="Consolas"/>
            <w:color w:val="000000"/>
            <w:sz w:val="21"/>
            <w:szCs w:val="21"/>
            <w:lang w:val="en-US" w:eastAsia="pt-PT"/>
            <w:rPrChange w:id="4741" w:author="Rui Paredes" w:date="2018-09-15T21:58:00Z">
              <w:rPr>
                <w:rFonts w:ascii="Consolas" w:hAnsi="Consolas"/>
                <w:color w:val="000000"/>
                <w:sz w:val="21"/>
                <w:szCs w:val="21"/>
                <w:lang w:eastAsia="pt-PT"/>
              </w:rPr>
            </w:rPrChange>
          </w:rPr>
          <w:t>solution</w:t>
        </w:r>
        <w:r w:rsidRPr="00900A94">
          <w:rPr>
            <w:rFonts w:ascii="Consolas" w:hAnsi="Consolas"/>
            <w:color w:val="0000FF"/>
            <w:sz w:val="21"/>
            <w:szCs w:val="21"/>
            <w:lang w:val="en-US" w:eastAsia="pt-PT"/>
            <w:rPrChange w:id="4742" w:author="Rui Paredes" w:date="2018-09-15T21:58:00Z">
              <w:rPr>
                <w:rFonts w:ascii="Consolas" w:hAnsi="Consolas"/>
                <w:color w:val="0000FF"/>
                <w:sz w:val="21"/>
                <w:szCs w:val="21"/>
                <w:lang w:eastAsia="pt-PT"/>
              </w:rPr>
            </w:rPrChange>
          </w:rPr>
          <w:t>}</w:t>
        </w:r>
        <w:r w:rsidRPr="00900A94">
          <w:rPr>
            <w:rFonts w:ascii="Consolas" w:hAnsi="Consolas"/>
            <w:color w:val="A31515"/>
            <w:sz w:val="21"/>
            <w:szCs w:val="21"/>
            <w:lang w:val="en-US" w:eastAsia="pt-PT"/>
            <w:rPrChange w:id="4743" w:author="Rui Paredes" w:date="2018-09-15T21:58:00Z">
              <w:rPr>
                <w:rFonts w:ascii="Consolas" w:hAnsi="Consolas"/>
                <w:color w:val="A31515"/>
                <w:sz w:val="21"/>
                <w:szCs w:val="21"/>
                <w:lang w:eastAsia="pt-PT"/>
              </w:rPr>
            </w:rPrChange>
          </w:rPr>
          <w:t xml:space="preserve">', </w:t>
        </w:r>
        <w:r w:rsidRPr="00900A94">
          <w:rPr>
            <w:rFonts w:ascii="Consolas" w:hAnsi="Consolas"/>
            <w:color w:val="0000FF"/>
            <w:sz w:val="21"/>
            <w:szCs w:val="21"/>
            <w:lang w:val="en-US" w:eastAsia="pt-PT"/>
            <w:rPrChange w:id="4744" w:author="Rui Paredes" w:date="2018-09-15T21:58:00Z">
              <w:rPr>
                <w:rFonts w:ascii="Consolas" w:hAnsi="Consolas"/>
                <w:color w:val="0000FF"/>
                <w:sz w:val="21"/>
                <w:szCs w:val="21"/>
                <w:lang w:eastAsia="pt-PT"/>
              </w:rPr>
            </w:rPrChange>
          </w:rPr>
          <w:t>${</w:t>
        </w:r>
        <w:r w:rsidRPr="00900A94">
          <w:rPr>
            <w:rFonts w:ascii="Consolas" w:hAnsi="Consolas"/>
            <w:color w:val="000000"/>
            <w:sz w:val="21"/>
            <w:szCs w:val="21"/>
            <w:lang w:val="en-US" w:eastAsia="pt-PT"/>
            <w:rPrChange w:id="4745" w:author="Rui Paredes" w:date="2018-09-15T21:58:00Z">
              <w:rPr>
                <w:rFonts w:ascii="Consolas" w:hAnsi="Consolas"/>
                <w:color w:val="000000"/>
                <w:sz w:val="21"/>
                <w:szCs w:val="21"/>
                <w:lang w:eastAsia="pt-PT"/>
              </w:rPr>
            </w:rPrChange>
          </w:rPr>
          <w:t>classificationID</w:t>
        </w:r>
        <w:r w:rsidRPr="00900A94">
          <w:rPr>
            <w:rFonts w:ascii="Consolas" w:hAnsi="Consolas"/>
            <w:color w:val="0000FF"/>
            <w:sz w:val="21"/>
            <w:szCs w:val="21"/>
            <w:lang w:val="en-US" w:eastAsia="pt-PT"/>
            <w:rPrChange w:id="4746" w:author="Rui Paredes" w:date="2018-09-15T21:58:00Z">
              <w:rPr>
                <w:rFonts w:ascii="Consolas" w:hAnsi="Consolas"/>
                <w:color w:val="0000FF"/>
                <w:sz w:val="21"/>
                <w:szCs w:val="21"/>
                <w:lang w:eastAsia="pt-PT"/>
              </w:rPr>
            </w:rPrChange>
          </w:rPr>
          <w:t>}</w:t>
        </w:r>
        <w:r w:rsidRPr="00900A94">
          <w:rPr>
            <w:rFonts w:ascii="Consolas" w:hAnsi="Consolas"/>
            <w:color w:val="A31515"/>
            <w:sz w:val="21"/>
            <w:szCs w:val="21"/>
            <w:lang w:val="en-US" w:eastAsia="pt-PT"/>
            <w:rPrChange w:id="4747" w:author="Rui Paredes" w:date="2018-09-15T21:58:00Z">
              <w:rPr>
                <w:rFonts w:ascii="Consolas" w:hAnsi="Consolas"/>
                <w:color w:val="A31515"/>
                <w:sz w:val="21"/>
                <w:szCs w:val="21"/>
                <w:lang w:eastAsia="pt-PT"/>
              </w:rPr>
            </w:rPrChange>
          </w:rPr>
          <w:t>,</w:t>
        </w:r>
        <w:r w:rsidRPr="00900A94">
          <w:rPr>
            <w:rFonts w:ascii="Consolas" w:hAnsi="Consolas"/>
            <w:color w:val="0000FF"/>
            <w:sz w:val="21"/>
            <w:szCs w:val="21"/>
            <w:lang w:val="en-US" w:eastAsia="pt-PT"/>
            <w:rPrChange w:id="4748" w:author="Rui Paredes" w:date="2018-09-15T21:58:00Z">
              <w:rPr>
                <w:rFonts w:ascii="Consolas" w:hAnsi="Consolas"/>
                <w:color w:val="0000FF"/>
                <w:sz w:val="21"/>
                <w:szCs w:val="21"/>
                <w:lang w:eastAsia="pt-PT"/>
              </w:rPr>
            </w:rPrChange>
          </w:rPr>
          <w:t>${</w:t>
        </w:r>
        <w:r w:rsidRPr="00900A94">
          <w:rPr>
            <w:rFonts w:ascii="Consolas" w:hAnsi="Consolas"/>
            <w:color w:val="000000"/>
            <w:sz w:val="21"/>
            <w:szCs w:val="21"/>
            <w:lang w:val="en-US" w:eastAsia="pt-PT"/>
            <w:rPrChange w:id="4749" w:author="Rui Paredes" w:date="2018-09-15T21:58:00Z">
              <w:rPr>
                <w:rFonts w:ascii="Consolas" w:hAnsi="Consolas"/>
                <w:color w:val="000000"/>
                <w:sz w:val="21"/>
                <w:szCs w:val="21"/>
                <w:lang w:eastAsia="pt-PT"/>
              </w:rPr>
            </w:rPrChange>
          </w:rPr>
          <w:t>difficultyID</w:t>
        </w:r>
        <w:r w:rsidRPr="00900A94">
          <w:rPr>
            <w:rFonts w:ascii="Consolas" w:hAnsi="Consolas"/>
            <w:color w:val="0000FF"/>
            <w:sz w:val="21"/>
            <w:szCs w:val="21"/>
            <w:lang w:val="en-US" w:eastAsia="pt-PT"/>
            <w:rPrChange w:id="4750" w:author="Rui Paredes" w:date="2018-09-15T21:58:00Z">
              <w:rPr>
                <w:rFonts w:ascii="Consolas" w:hAnsi="Consolas"/>
                <w:color w:val="0000FF"/>
                <w:sz w:val="21"/>
                <w:szCs w:val="21"/>
                <w:lang w:eastAsia="pt-PT"/>
              </w:rPr>
            </w:rPrChange>
          </w:rPr>
          <w:t>}</w:t>
        </w:r>
        <w:r w:rsidRPr="00900A94">
          <w:rPr>
            <w:rFonts w:ascii="Consolas" w:hAnsi="Consolas"/>
            <w:color w:val="A31515"/>
            <w:sz w:val="21"/>
            <w:szCs w:val="21"/>
            <w:lang w:val="en-US" w:eastAsia="pt-PT"/>
            <w:rPrChange w:id="4751" w:author="Rui Paredes" w:date="2018-09-15T21:58:00Z">
              <w:rPr>
                <w:rFonts w:ascii="Consolas" w:hAnsi="Consolas"/>
                <w:color w:val="A31515"/>
                <w:sz w:val="21"/>
                <w:szCs w:val="21"/>
                <w:lang w:eastAsia="pt-PT"/>
              </w:rPr>
            </w:rPrChange>
          </w:rPr>
          <w:t xml:space="preserve">, </w:t>
        </w:r>
        <w:r w:rsidRPr="00900A94">
          <w:rPr>
            <w:rFonts w:ascii="Consolas" w:hAnsi="Consolas"/>
            <w:color w:val="0000FF"/>
            <w:sz w:val="21"/>
            <w:szCs w:val="21"/>
            <w:lang w:val="en-US" w:eastAsia="pt-PT"/>
            <w:rPrChange w:id="4752" w:author="Rui Paredes" w:date="2018-09-15T21:58:00Z">
              <w:rPr>
                <w:rFonts w:ascii="Consolas" w:hAnsi="Consolas"/>
                <w:color w:val="0000FF"/>
                <w:sz w:val="21"/>
                <w:szCs w:val="21"/>
                <w:lang w:eastAsia="pt-PT"/>
              </w:rPr>
            </w:rPrChange>
          </w:rPr>
          <w:t>${</w:t>
        </w:r>
        <w:r w:rsidRPr="00900A94">
          <w:rPr>
            <w:rFonts w:ascii="Consolas" w:hAnsi="Consolas"/>
            <w:color w:val="000000"/>
            <w:sz w:val="21"/>
            <w:szCs w:val="21"/>
            <w:lang w:val="en-US" w:eastAsia="pt-PT"/>
            <w:rPrChange w:id="4753" w:author="Rui Paredes" w:date="2018-09-15T21:58:00Z">
              <w:rPr>
                <w:rFonts w:ascii="Consolas" w:hAnsi="Consolas"/>
                <w:color w:val="000000"/>
                <w:sz w:val="21"/>
                <w:szCs w:val="21"/>
                <w:lang w:eastAsia="pt-PT"/>
              </w:rPr>
            </w:rPrChange>
          </w:rPr>
          <w:t>statusID</w:t>
        </w:r>
        <w:r w:rsidRPr="00900A94">
          <w:rPr>
            <w:rFonts w:ascii="Consolas" w:hAnsi="Consolas"/>
            <w:color w:val="0000FF"/>
            <w:sz w:val="21"/>
            <w:szCs w:val="21"/>
            <w:lang w:val="en-US" w:eastAsia="pt-PT"/>
            <w:rPrChange w:id="4754" w:author="Rui Paredes" w:date="2018-09-15T21:58:00Z">
              <w:rPr>
                <w:rFonts w:ascii="Consolas" w:hAnsi="Consolas"/>
                <w:color w:val="0000FF"/>
                <w:sz w:val="21"/>
                <w:szCs w:val="21"/>
                <w:lang w:eastAsia="pt-PT"/>
              </w:rPr>
            </w:rPrChange>
          </w:rPr>
          <w:t>}</w:t>
        </w:r>
        <w:r w:rsidRPr="00900A94">
          <w:rPr>
            <w:rFonts w:ascii="Consolas" w:hAnsi="Consolas"/>
            <w:color w:val="A31515"/>
            <w:sz w:val="21"/>
            <w:szCs w:val="21"/>
            <w:lang w:val="en-US" w:eastAsia="pt-PT"/>
            <w:rPrChange w:id="4755" w:author="Rui Paredes" w:date="2018-09-15T21:58:00Z">
              <w:rPr>
                <w:rFonts w:ascii="Consolas" w:hAnsi="Consolas"/>
                <w:color w:val="A31515"/>
                <w:sz w:val="21"/>
                <w:szCs w:val="21"/>
                <w:lang w:eastAsia="pt-PT"/>
              </w:rPr>
            </w:rPrChange>
          </w:rPr>
          <w:t>)`</w:t>
        </w:r>
        <w:r w:rsidRPr="00900A94">
          <w:rPr>
            <w:rFonts w:ascii="Consolas" w:hAnsi="Consolas"/>
            <w:color w:val="000000"/>
            <w:sz w:val="21"/>
            <w:szCs w:val="21"/>
            <w:lang w:val="en-US" w:eastAsia="pt-PT"/>
            <w:rPrChange w:id="4756" w:author="Rui Paredes" w:date="2018-09-15T21:58:00Z">
              <w:rPr>
                <w:rFonts w:ascii="Consolas" w:hAnsi="Consolas"/>
                <w:color w:val="000000"/>
                <w:sz w:val="21"/>
                <w:szCs w:val="21"/>
                <w:lang w:eastAsia="pt-PT"/>
              </w:rPr>
            </w:rPrChange>
          </w:rPr>
          <w:t>;</w:t>
        </w:r>
      </w:ins>
    </w:p>
    <w:p w14:paraId="0EB3E0CE" w14:textId="77777777" w:rsidR="00900A94" w:rsidRPr="00900A94" w:rsidRDefault="00900A94" w:rsidP="00900A94">
      <w:pPr>
        <w:shd w:val="clear" w:color="auto" w:fill="FFFFFF"/>
        <w:spacing w:line="285" w:lineRule="atLeast"/>
        <w:jc w:val="left"/>
        <w:rPr>
          <w:ins w:id="4757" w:author="Rui Paredes" w:date="2018-09-15T21:58:00Z"/>
          <w:rFonts w:ascii="Consolas" w:hAnsi="Consolas"/>
          <w:color w:val="000000"/>
          <w:sz w:val="21"/>
          <w:szCs w:val="21"/>
          <w:lang w:val="en-US" w:eastAsia="pt-PT"/>
          <w:rPrChange w:id="4758" w:author="Rui Paredes" w:date="2018-09-15T21:58:00Z">
            <w:rPr>
              <w:ins w:id="4759" w:author="Rui Paredes" w:date="2018-09-15T21:58:00Z"/>
              <w:rFonts w:ascii="Consolas" w:hAnsi="Consolas"/>
              <w:color w:val="000000"/>
              <w:sz w:val="21"/>
              <w:szCs w:val="21"/>
              <w:lang w:eastAsia="pt-PT"/>
            </w:rPr>
          </w:rPrChange>
        </w:rPr>
      </w:pPr>
      <w:ins w:id="4760" w:author="Rui Paredes" w:date="2018-09-15T21:58:00Z">
        <w:r w:rsidRPr="00900A94">
          <w:rPr>
            <w:rFonts w:ascii="Consolas" w:hAnsi="Consolas"/>
            <w:color w:val="000000"/>
            <w:sz w:val="21"/>
            <w:szCs w:val="21"/>
            <w:lang w:val="en-US" w:eastAsia="pt-PT"/>
            <w:rPrChange w:id="4761" w:author="Rui Paredes" w:date="2018-09-15T21:58:00Z">
              <w:rPr>
                <w:rFonts w:ascii="Consolas" w:hAnsi="Consolas"/>
                <w:color w:val="000000"/>
                <w:sz w:val="21"/>
                <w:szCs w:val="21"/>
                <w:lang w:eastAsia="pt-PT"/>
              </w:rPr>
            </w:rPrChange>
          </w:rPr>
          <w:t xml:space="preserve">                con.query(ADD_CHALLENGESUGGESTION_QUERY, (err, results) </w:t>
        </w:r>
        <w:r w:rsidRPr="00900A94">
          <w:rPr>
            <w:rFonts w:ascii="Consolas" w:hAnsi="Consolas"/>
            <w:color w:val="0000FF"/>
            <w:sz w:val="21"/>
            <w:szCs w:val="21"/>
            <w:lang w:val="en-US" w:eastAsia="pt-PT"/>
            <w:rPrChange w:id="4762" w:author="Rui Paredes" w:date="2018-09-15T21:58:00Z">
              <w:rPr>
                <w:rFonts w:ascii="Consolas" w:hAnsi="Consolas"/>
                <w:color w:val="0000FF"/>
                <w:sz w:val="21"/>
                <w:szCs w:val="21"/>
                <w:lang w:eastAsia="pt-PT"/>
              </w:rPr>
            </w:rPrChange>
          </w:rPr>
          <w:t>=&gt;</w:t>
        </w:r>
        <w:r w:rsidRPr="00900A94">
          <w:rPr>
            <w:rFonts w:ascii="Consolas" w:hAnsi="Consolas"/>
            <w:color w:val="000000"/>
            <w:sz w:val="21"/>
            <w:szCs w:val="21"/>
            <w:lang w:val="en-US" w:eastAsia="pt-PT"/>
            <w:rPrChange w:id="4763" w:author="Rui Paredes" w:date="2018-09-15T21:58:00Z">
              <w:rPr>
                <w:rFonts w:ascii="Consolas" w:hAnsi="Consolas"/>
                <w:color w:val="000000"/>
                <w:sz w:val="21"/>
                <w:szCs w:val="21"/>
                <w:lang w:eastAsia="pt-PT"/>
              </w:rPr>
            </w:rPrChange>
          </w:rPr>
          <w:t xml:space="preserve"> {</w:t>
        </w:r>
      </w:ins>
    </w:p>
    <w:p w14:paraId="25C3E80C" w14:textId="77777777" w:rsidR="00900A94" w:rsidRPr="00900A94" w:rsidRDefault="00900A94" w:rsidP="00900A94">
      <w:pPr>
        <w:shd w:val="clear" w:color="auto" w:fill="FFFFFF"/>
        <w:spacing w:line="285" w:lineRule="atLeast"/>
        <w:jc w:val="left"/>
        <w:rPr>
          <w:ins w:id="4764" w:author="Rui Paredes" w:date="2018-09-15T21:58:00Z"/>
          <w:rFonts w:ascii="Consolas" w:hAnsi="Consolas"/>
          <w:color w:val="000000"/>
          <w:sz w:val="21"/>
          <w:szCs w:val="21"/>
          <w:lang w:val="en-US" w:eastAsia="pt-PT"/>
          <w:rPrChange w:id="4765" w:author="Rui Paredes" w:date="2018-09-15T21:58:00Z">
            <w:rPr>
              <w:ins w:id="4766" w:author="Rui Paredes" w:date="2018-09-15T21:58:00Z"/>
              <w:rFonts w:ascii="Consolas" w:hAnsi="Consolas"/>
              <w:color w:val="000000"/>
              <w:sz w:val="21"/>
              <w:szCs w:val="21"/>
              <w:lang w:eastAsia="pt-PT"/>
            </w:rPr>
          </w:rPrChange>
        </w:rPr>
      </w:pPr>
      <w:ins w:id="4767" w:author="Rui Paredes" w:date="2018-09-15T21:58:00Z">
        <w:r w:rsidRPr="00900A94">
          <w:rPr>
            <w:rFonts w:ascii="Consolas" w:hAnsi="Consolas"/>
            <w:color w:val="000000"/>
            <w:sz w:val="21"/>
            <w:szCs w:val="21"/>
            <w:lang w:val="en-US" w:eastAsia="pt-PT"/>
            <w:rPrChange w:id="4768"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769" w:author="Rui Paredes" w:date="2018-09-15T21:58:00Z">
              <w:rPr>
                <w:rFonts w:ascii="Consolas" w:hAnsi="Consolas"/>
                <w:color w:val="0000FF"/>
                <w:sz w:val="21"/>
                <w:szCs w:val="21"/>
                <w:lang w:eastAsia="pt-PT"/>
              </w:rPr>
            </w:rPrChange>
          </w:rPr>
          <w:t>if</w:t>
        </w:r>
        <w:r w:rsidRPr="00900A94">
          <w:rPr>
            <w:rFonts w:ascii="Consolas" w:hAnsi="Consolas"/>
            <w:color w:val="000000"/>
            <w:sz w:val="21"/>
            <w:szCs w:val="21"/>
            <w:lang w:val="en-US" w:eastAsia="pt-PT"/>
            <w:rPrChange w:id="4770" w:author="Rui Paredes" w:date="2018-09-15T21:58:00Z">
              <w:rPr>
                <w:rFonts w:ascii="Consolas" w:hAnsi="Consolas"/>
                <w:color w:val="000000"/>
                <w:sz w:val="21"/>
                <w:szCs w:val="21"/>
                <w:lang w:eastAsia="pt-PT"/>
              </w:rPr>
            </w:rPrChange>
          </w:rPr>
          <w:t xml:space="preserve"> (err) {</w:t>
        </w:r>
      </w:ins>
    </w:p>
    <w:p w14:paraId="67A9EA73" w14:textId="77777777" w:rsidR="00900A94" w:rsidRPr="00900A94" w:rsidRDefault="00900A94" w:rsidP="00900A94">
      <w:pPr>
        <w:shd w:val="clear" w:color="auto" w:fill="FFFFFF"/>
        <w:spacing w:line="285" w:lineRule="atLeast"/>
        <w:jc w:val="left"/>
        <w:rPr>
          <w:ins w:id="4771" w:author="Rui Paredes" w:date="2018-09-15T21:58:00Z"/>
          <w:rFonts w:ascii="Consolas" w:hAnsi="Consolas"/>
          <w:color w:val="000000"/>
          <w:sz w:val="21"/>
          <w:szCs w:val="21"/>
          <w:lang w:val="en-US" w:eastAsia="pt-PT"/>
          <w:rPrChange w:id="4772" w:author="Rui Paredes" w:date="2018-09-15T21:58:00Z">
            <w:rPr>
              <w:ins w:id="4773" w:author="Rui Paredes" w:date="2018-09-15T21:58:00Z"/>
              <w:rFonts w:ascii="Consolas" w:hAnsi="Consolas"/>
              <w:color w:val="000000"/>
              <w:sz w:val="21"/>
              <w:szCs w:val="21"/>
              <w:lang w:eastAsia="pt-PT"/>
            </w:rPr>
          </w:rPrChange>
        </w:rPr>
      </w:pPr>
      <w:ins w:id="4774" w:author="Rui Paredes" w:date="2018-09-15T21:58:00Z">
        <w:r w:rsidRPr="00900A94">
          <w:rPr>
            <w:rFonts w:ascii="Consolas" w:hAnsi="Consolas"/>
            <w:color w:val="000000"/>
            <w:sz w:val="21"/>
            <w:szCs w:val="21"/>
            <w:lang w:val="en-US" w:eastAsia="pt-PT"/>
            <w:rPrChange w:id="4775" w:author="Rui Paredes" w:date="2018-09-15T21:58:00Z">
              <w:rPr>
                <w:rFonts w:ascii="Consolas" w:hAnsi="Consolas"/>
                <w:color w:val="000000"/>
                <w:sz w:val="21"/>
                <w:szCs w:val="21"/>
                <w:lang w:eastAsia="pt-PT"/>
              </w:rPr>
            </w:rPrChange>
          </w:rPr>
          <w:t xml:space="preserve">                        res.send(err);</w:t>
        </w:r>
      </w:ins>
    </w:p>
    <w:p w14:paraId="7C9432A9" w14:textId="77777777" w:rsidR="00900A94" w:rsidRPr="00900A94" w:rsidRDefault="00900A94" w:rsidP="00900A94">
      <w:pPr>
        <w:shd w:val="clear" w:color="auto" w:fill="FFFFFF"/>
        <w:spacing w:line="285" w:lineRule="atLeast"/>
        <w:jc w:val="left"/>
        <w:rPr>
          <w:ins w:id="4776" w:author="Rui Paredes" w:date="2018-09-15T21:58:00Z"/>
          <w:rFonts w:ascii="Consolas" w:hAnsi="Consolas"/>
          <w:color w:val="000000"/>
          <w:sz w:val="21"/>
          <w:szCs w:val="21"/>
          <w:lang w:val="en-US" w:eastAsia="pt-PT"/>
          <w:rPrChange w:id="4777" w:author="Rui Paredes" w:date="2018-09-15T21:58:00Z">
            <w:rPr>
              <w:ins w:id="4778" w:author="Rui Paredes" w:date="2018-09-15T21:58:00Z"/>
              <w:rFonts w:ascii="Consolas" w:hAnsi="Consolas"/>
              <w:color w:val="000000"/>
              <w:sz w:val="21"/>
              <w:szCs w:val="21"/>
              <w:lang w:eastAsia="pt-PT"/>
            </w:rPr>
          </w:rPrChange>
        </w:rPr>
      </w:pPr>
      <w:ins w:id="4779" w:author="Rui Paredes" w:date="2018-09-15T21:58:00Z">
        <w:r w:rsidRPr="00900A94">
          <w:rPr>
            <w:rFonts w:ascii="Consolas" w:hAnsi="Consolas"/>
            <w:color w:val="000000"/>
            <w:sz w:val="21"/>
            <w:szCs w:val="21"/>
            <w:lang w:val="en-US" w:eastAsia="pt-PT"/>
            <w:rPrChange w:id="4780" w:author="Rui Paredes" w:date="2018-09-15T21:58:00Z">
              <w:rPr>
                <w:rFonts w:ascii="Consolas" w:hAnsi="Consolas"/>
                <w:color w:val="000000"/>
                <w:sz w:val="21"/>
                <w:szCs w:val="21"/>
                <w:lang w:eastAsia="pt-PT"/>
              </w:rPr>
            </w:rPrChange>
          </w:rPr>
          <w:t xml:space="preserve">                    }</w:t>
        </w:r>
      </w:ins>
    </w:p>
    <w:p w14:paraId="5C688B62" w14:textId="77777777" w:rsidR="00900A94" w:rsidRPr="00900A94" w:rsidRDefault="00900A94" w:rsidP="00900A94">
      <w:pPr>
        <w:shd w:val="clear" w:color="auto" w:fill="FFFFFF"/>
        <w:spacing w:line="285" w:lineRule="atLeast"/>
        <w:jc w:val="left"/>
        <w:rPr>
          <w:ins w:id="4781" w:author="Rui Paredes" w:date="2018-09-15T21:58:00Z"/>
          <w:rFonts w:ascii="Consolas" w:hAnsi="Consolas"/>
          <w:color w:val="000000"/>
          <w:sz w:val="21"/>
          <w:szCs w:val="21"/>
          <w:lang w:val="en-US" w:eastAsia="pt-PT"/>
          <w:rPrChange w:id="4782" w:author="Rui Paredes" w:date="2018-09-15T21:58:00Z">
            <w:rPr>
              <w:ins w:id="4783" w:author="Rui Paredes" w:date="2018-09-15T21:58:00Z"/>
              <w:rFonts w:ascii="Consolas" w:hAnsi="Consolas"/>
              <w:color w:val="000000"/>
              <w:sz w:val="21"/>
              <w:szCs w:val="21"/>
              <w:lang w:eastAsia="pt-PT"/>
            </w:rPr>
          </w:rPrChange>
        </w:rPr>
      </w:pPr>
      <w:ins w:id="4784" w:author="Rui Paredes" w:date="2018-09-15T21:58:00Z">
        <w:r w:rsidRPr="00900A94">
          <w:rPr>
            <w:rFonts w:ascii="Consolas" w:hAnsi="Consolas"/>
            <w:color w:val="000000"/>
            <w:sz w:val="21"/>
            <w:szCs w:val="21"/>
            <w:lang w:val="en-US" w:eastAsia="pt-PT"/>
            <w:rPrChange w:id="4785"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786" w:author="Rui Paredes" w:date="2018-09-15T21:58:00Z">
              <w:rPr>
                <w:rFonts w:ascii="Consolas" w:hAnsi="Consolas"/>
                <w:color w:val="0000FF"/>
                <w:sz w:val="21"/>
                <w:szCs w:val="21"/>
                <w:lang w:eastAsia="pt-PT"/>
              </w:rPr>
            </w:rPrChange>
          </w:rPr>
          <w:t>else</w:t>
        </w:r>
        <w:r w:rsidRPr="00900A94">
          <w:rPr>
            <w:rFonts w:ascii="Consolas" w:hAnsi="Consolas"/>
            <w:color w:val="000000"/>
            <w:sz w:val="21"/>
            <w:szCs w:val="21"/>
            <w:lang w:val="en-US" w:eastAsia="pt-PT"/>
            <w:rPrChange w:id="4787" w:author="Rui Paredes" w:date="2018-09-15T21:58:00Z">
              <w:rPr>
                <w:rFonts w:ascii="Consolas" w:hAnsi="Consolas"/>
                <w:color w:val="000000"/>
                <w:sz w:val="21"/>
                <w:szCs w:val="21"/>
                <w:lang w:eastAsia="pt-PT"/>
              </w:rPr>
            </w:rPrChange>
          </w:rPr>
          <w:t xml:space="preserve"> {</w:t>
        </w:r>
      </w:ins>
    </w:p>
    <w:p w14:paraId="31B81089" w14:textId="77777777" w:rsidR="00900A94" w:rsidRPr="00900A94" w:rsidRDefault="00900A94" w:rsidP="00900A94">
      <w:pPr>
        <w:shd w:val="clear" w:color="auto" w:fill="FFFFFF"/>
        <w:spacing w:line="285" w:lineRule="atLeast"/>
        <w:jc w:val="left"/>
        <w:rPr>
          <w:ins w:id="4788" w:author="Rui Paredes" w:date="2018-09-15T21:58:00Z"/>
          <w:rFonts w:ascii="Consolas" w:hAnsi="Consolas"/>
          <w:color w:val="000000"/>
          <w:sz w:val="21"/>
          <w:szCs w:val="21"/>
          <w:lang w:val="en-US" w:eastAsia="pt-PT"/>
          <w:rPrChange w:id="4789" w:author="Rui Paredes" w:date="2018-09-15T21:58:00Z">
            <w:rPr>
              <w:ins w:id="4790" w:author="Rui Paredes" w:date="2018-09-15T21:58:00Z"/>
              <w:rFonts w:ascii="Consolas" w:hAnsi="Consolas"/>
              <w:color w:val="000000"/>
              <w:sz w:val="21"/>
              <w:szCs w:val="21"/>
              <w:lang w:eastAsia="pt-PT"/>
            </w:rPr>
          </w:rPrChange>
        </w:rPr>
      </w:pPr>
      <w:ins w:id="4791" w:author="Rui Paredes" w:date="2018-09-15T21:58:00Z">
        <w:r w:rsidRPr="00900A94">
          <w:rPr>
            <w:rFonts w:ascii="Consolas" w:hAnsi="Consolas"/>
            <w:color w:val="000000"/>
            <w:sz w:val="21"/>
            <w:szCs w:val="21"/>
            <w:lang w:val="en-US" w:eastAsia="pt-PT"/>
            <w:rPrChange w:id="4792" w:author="Rui Paredes" w:date="2018-09-15T21:58:00Z">
              <w:rPr>
                <w:rFonts w:ascii="Consolas" w:hAnsi="Consolas"/>
                <w:color w:val="000000"/>
                <w:sz w:val="21"/>
                <w:szCs w:val="21"/>
                <w:lang w:eastAsia="pt-PT"/>
              </w:rPr>
            </w:rPrChange>
          </w:rPr>
          <w:t xml:space="preserve">                        console.log(</w:t>
        </w:r>
        <w:r w:rsidRPr="00900A94">
          <w:rPr>
            <w:rFonts w:ascii="Consolas" w:hAnsi="Consolas"/>
            <w:color w:val="A31515"/>
            <w:sz w:val="21"/>
            <w:szCs w:val="21"/>
            <w:lang w:val="en-US" w:eastAsia="pt-PT"/>
            <w:rPrChange w:id="4793" w:author="Rui Paredes" w:date="2018-09-15T21:58:00Z">
              <w:rPr>
                <w:rFonts w:ascii="Consolas" w:hAnsi="Consolas"/>
                <w:color w:val="A31515"/>
                <w:sz w:val="21"/>
                <w:szCs w:val="21"/>
                <w:lang w:eastAsia="pt-PT"/>
              </w:rPr>
            </w:rPrChange>
          </w:rPr>
          <w:t>"Challenge suggested:"</w:t>
        </w:r>
        <w:r w:rsidRPr="00900A94">
          <w:rPr>
            <w:rFonts w:ascii="Consolas" w:hAnsi="Consolas"/>
            <w:color w:val="000000"/>
            <w:sz w:val="21"/>
            <w:szCs w:val="21"/>
            <w:lang w:val="en-US" w:eastAsia="pt-PT"/>
            <w:rPrChange w:id="4794" w:author="Rui Paredes" w:date="2018-09-15T21:58:00Z">
              <w:rPr>
                <w:rFonts w:ascii="Consolas" w:hAnsi="Consolas"/>
                <w:color w:val="000000"/>
                <w:sz w:val="21"/>
                <w:szCs w:val="21"/>
                <w:lang w:eastAsia="pt-PT"/>
              </w:rPr>
            </w:rPrChange>
          </w:rPr>
          <w:t>, results);</w:t>
        </w:r>
      </w:ins>
    </w:p>
    <w:p w14:paraId="7D5F1AC1" w14:textId="77777777" w:rsidR="00900A94" w:rsidRPr="00900A94" w:rsidRDefault="00900A94" w:rsidP="00900A94">
      <w:pPr>
        <w:shd w:val="clear" w:color="auto" w:fill="FFFFFF"/>
        <w:spacing w:line="285" w:lineRule="atLeast"/>
        <w:jc w:val="left"/>
        <w:rPr>
          <w:ins w:id="4795" w:author="Rui Paredes" w:date="2018-09-15T21:58:00Z"/>
          <w:rFonts w:ascii="Consolas" w:hAnsi="Consolas"/>
          <w:color w:val="000000"/>
          <w:sz w:val="21"/>
          <w:szCs w:val="21"/>
          <w:lang w:val="en-US" w:eastAsia="pt-PT"/>
          <w:rPrChange w:id="4796" w:author="Rui Paredes" w:date="2018-09-15T21:58:00Z">
            <w:rPr>
              <w:ins w:id="4797" w:author="Rui Paredes" w:date="2018-09-15T21:58:00Z"/>
              <w:rFonts w:ascii="Consolas" w:hAnsi="Consolas"/>
              <w:color w:val="000000"/>
              <w:sz w:val="21"/>
              <w:szCs w:val="21"/>
              <w:lang w:eastAsia="pt-PT"/>
            </w:rPr>
          </w:rPrChange>
        </w:rPr>
      </w:pPr>
      <w:ins w:id="4798" w:author="Rui Paredes" w:date="2018-09-15T21:58:00Z">
        <w:r w:rsidRPr="00900A94">
          <w:rPr>
            <w:rFonts w:ascii="Consolas" w:hAnsi="Consolas"/>
            <w:color w:val="000000"/>
            <w:sz w:val="21"/>
            <w:szCs w:val="21"/>
            <w:lang w:val="en-US" w:eastAsia="pt-PT"/>
            <w:rPrChange w:id="4799" w:author="Rui Paredes" w:date="2018-09-15T21:58:00Z">
              <w:rPr>
                <w:rFonts w:ascii="Consolas" w:hAnsi="Consolas"/>
                <w:color w:val="000000"/>
                <w:sz w:val="21"/>
                <w:szCs w:val="21"/>
                <w:lang w:eastAsia="pt-PT"/>
              </w:rPr>
            </w:rPrChange>
          </w:rPr>
          <w:t xml:space="preserve">                        </w:t>
        </w:r>
        <w:r w:rsidRPr="00900A94">
          <w:rPr>
            <w:rFonts w:ascii="Consolas" w:hAnsi="Consolas"/>
            <w:color w:val="0000FF"/>
            <w:sz w:val="21"/>
            <w:szCs w:val="21"/>
            <w:lang w:val="en-US" w:eastAsia="pt-PT"/>
            <w:rPrChange w:id="4800" w:author="Rui Paredes" w:date="2018-09-15T21:58:00Z">
              <w:rPr>
                <w:rFonts w:ascii="Consolas" w:hAnsi="Consolas"/>
                <w:color w:val="0000FF"/>
                <w:sz w:val="21"/>
                <w:szCs w:val="21"/>
                <w:lang w:eastAsia="pt-PT"/>
              </w:rPr>
            </w:rPrChange>
          </w:rPr>
          <w:t>return</w:t>
        </w:r>
        <w:r w:rsidRPr="00900A94">
          <w:rPr>
            <w:rFonts w:ascii="Consolas" w:hAnsi="Consolas"/>
            <w:color w:val="000000"/>
            <w:sz w:val="21"/>
            <w:szCs w:val="21"/>
            <w:lang w:val="en-US" w:eastAsia="pt-PT"/>
            <w:rPrChange w:id="4801" w:author="Rui Paredes" w:date="2018-09-15T21:58:00Z">
              <w:rPr>
                <w:rFonts w:ascii="Consolas" w:hAnsi="Consolas"/>
                <w:color w:val="000000"/>
                <w:sz w:val="21"/>
                <w:szCs w:val="21"/>
                <w:lang w:eastAsia="pt-PT"/>
              </w:rPr>
            </w:rPrChange>
          </w:rPr>
          <w:t xml:space="preserve"> res.send({</w:t>
        </w:r>
      </w:ins>
    </w:p>
    <w:p w14:paraId="449246CA" w14:textId="77777777" w:rsidR="00900A94" w:rsidRPr="00900A94" w:rsidRDefault="00900A94" w:rsidP="00900A94">
      <w:pPr>
        <w:shd w:val="clear" w:color="auto" w:fill="FFFFFF"/>
        <w:spacing w:line="285" w:lineRule="atLeast"/>
        <w:jc w:val="left"/>
        <w:rPr>
          <w:ins w:id="4802" w:author="Rui Paredes" w:date="2018-09-15T21:58:00Z"/>
          <w:rFonts w:ascii="Consolas" w:hAnsi="Consolas"/>
          <w:color w:val="000000"/>
          <w:sz w:val="21"/>
          <w:szCs w:val="21"/>
          <w:lang w:val="en-US" w:eastAsia="pt-PT"/>
          <w:rPrChange w:id="4803" w:author="Rui Paredes" w:date="2018-09-15T21:58:00Z">
            <w:rPr>
              <w:ins w:id="4804" w:author="Rui Paredes" w:date="2018-09-15T21:58:00Z"/>
              <w:rFonts w:ascii="Consolas" w:hAnsi="Consolas"/>
              <w:color w:val="000000"/>
              <w:sz w:val="21"/>
              <w:szCs w:val="21"/>
              <w:lang w:eastAsia="pt-PT"/>
            </w:rPr>
          </w:rPrChange>
        </w:rPr>
      </w:pPr>
      <w:ins w:id="4805" w:author="Rui Paredes" w:date="2018-09-15T21:58:00Z">
        <w:r w:rsidRPr="00900A94">
          <w:rPr>
            <w:rFonts w:ascii="Consolas" w:hAnsi="Consolas"/>
            <w:color w:val="000000"/>
            <w:sz w:val="21"/>
            <w:szCs w:val="21"/>
            <w:lang w:val="en-US" w:eastAsia="pt-PT"/>
            <w:rPrChange w:id="4806" w:author="Rui Paredes" w:date="2018-09-15T21:58:00Z">
              <w:rPr>
                <w:rFonts w:ascii="Consolas" w:hAnsi="Consolas"/>
                <w:color w:val="000000"/>
                <w:sz w:val="21"/>
                <w:szCs w:val="21"/>
                <w:lang w:eastAsia="pt-PT"/>
              </w:rPr>
            </w:rPrChange>
          </w:rPr>
          <w:t xml:space="preserve">                            </w:t>
        </w:r>
        <w:r w:rsidRPr="00900A94">
          <w:rPr>
            <w:rFonts w:ascii="Consolas" w:hAnsi="Consolas"/>
            <w:color w:val="A31515"/>
            <w:sz w:val="21"/>
            <w:szCs w:val="21"/>
            <w:lang w:val="en-US" w:eastAsia="pt-PT"/>
            <w:rPrChange w:id="4807" w:author="Rui Paredes" w:date="2018-09-15T21:58:00Z">
              <w:rPr>
                <w:rFonts w:ascii="Consolas" w:hAnsi="Consolas"/>
                <w:color w:val="A31515"/>
                <w:sz w:val="21"/>
                <w:szCs w:val="21"/>
                <w:lang w:eastAsia="pt-PT"/>
              </w:rPr>
            </w:rPrChange>
          </w:rPr>
          <w:t>"code"</w:t>
        </w:r>
        <w:r w:rsidRPr="00900A94">
          <w:rPr>
            <w:rFonts w:ascii="Consolas" w:hAnsi="Consolas"/>
            <w:color w:val="000000"/>
            <w:sz w:val="21"/>
            <w:szCs w:val="21"/>
            <w:lang w:val="en-US" w:eastAsia="pt-PT"/>
            <w:rPrChange w:id="4808" w:author="Rui Paredes" w:date="2018-09-15T21:58:00Z">
              <w:rPr>
                <w:rFonts w:ascii="Consolas" w:hAnsi="Consolas"/>
                <w:color w:val="000000"/>
                <w:sz w:val="21"/>
                <w:szCs w:val="21"/>
                <w:lang w:eastAsia="pt-PT"/>
              </w:rPr>
            </w:rPrChange>
          </w:rPr>
          <w:t xml:space="preserve">: </w:t>
        </w:r>
        <w:r w:rsidRPr="00900A94">
          <w:rPr>
            <w:rFonts w:ascii="Consolas" w:hAnsi="Consolas"/>
            <w:color w:val="09885A"/>
            <w:sz w:val="21"/>
            <w:szCs w:val="21"/>
            <w:lang w:val="en-US" w:eastAsia="pt-PT"/>
            <w:rPrChange w:id="4809" w:author="Rui Paredes" w:date="2018-09-15T21:58:00Z">
              <w:rPr>
                <w:rFonts w:ascii="Consolas" w:hAnsi="Consolas"/>
                <w:color w:val="09885A"/>
                <w:sz w:val="21"/>
                <w:szCs w:val="21"/>
                <w:lang w:eastAsia="pt-PT"/>
              </w:rPr>
            </w:rPrChange>
          </w:rPr>
          <w:t>200</w:t>
        </w:r>
        <w:r w:rsidRPr="00900A94">
          <w:rPr>
            <w:rFonts w:ascii="Consolas" w:hAnsi="Consolas"/>
            <w:color w:val="000000"/>
            <w:sz w:val="21"/>
            <w:szCs w:val="21"/>
            <w:lang w:val="en-US" w:eastAsia="pt-PT"/>
            <w:rPrChange w:id="4810" w:author="Rui Paredes" w:date="2018-09-15T21:58:00Z">
              <w:rPr>
                <w:rFonts w:ascii="Consolas" w:hAnsi="Consolas"/>
                <w:color w:val="000000"/>
                <w:sz w:val="21"/>
                <w:szCs w:val="21"/>
                <w:lang w:eastAsia="pt-PT"/>
              </w:rPr>
            </w:rPrChange>
          </w:rPr>
          <w:t>,</w:t>
        </w:r>
      </w:ins>
    </w:p>
    <w:p w14:paraId="3AB283C8" w14:textId="77777777" w:rsidR="00900A94" w:rsidRPr="00900A94" w:rsidRDefault="00900A94" w:rsidP="00900A94">
      <w:pPr>
        <w:shd w:val="clear" w:color="auto" w:fill="FFFFFF"/>
        <w:spacing w:line="285" w:lineRule="atLeast"/>
        <w:jc w:val="left"/>
        <w:rPr>
          <w:ins w:id="4811" w:author="Rui Paredes" w:date="2018-09-15T21:58:00Z"/>
          <w:rFonts w:ascii="Consolas" w:hAnsi="Consolas"/>
          <w:color w:val="000000"/>
          <w:sz w:val="21"/>
          <w:szCs w:val="21"/>
          <w:lang w:val="en-US" w:eastAsia="pt-PT"/>
          <w:rPrChange w:id="4812" w:author="Rui Paredes" w:date="2018-09-15T21:58:00Z">
            <w:rPr>
              <w:ins w:id="4813" w:author="Rui Paredes" w:date="2018-09-15T21:58:00Z"/>
              <w:rFonts w:ascii="Consolas" w:hAnsi="Consolas"/>
              <w:color w:val="000000"/>
              <w:sz w:val="21"/>
              <w:szCs w:val="21"/>
              <w:lang w:eastAsia="pt-PT"/>
            </w:rPr>
          </w:rPrChange>
        </w:rPr>
      </w:pPr>
      <w:ins w:id="4814" w:author="Rui Paredes" w:date="2018-09-15T21:58:00Z">
        <w:r w:rsidRPr="00900A94">
          <w:rPr>
            <w:rFonts w:ascii="Consolas" w:hAnsi="Consolas"/>
            <w:color w:val="000000"/>
            <w:sz w:val="21"/>
            <w:szCs w:val="21"/>
            <w:lang w:val="en-US" w:eastAsia="pt-PT"/>
            <w:rPrChange w:id="4815" w:author="Rui Paredes" w:date="2018-09-15T21:58:00Z">
              <w:rPr>
                <w:rFonts w:ascii="Consolas" w:hAnsi="Consolas"/>
                <w:color w:val="000000"/>
                <w:sz w:val="21"/>
                <w:szCs w:val="21"/>
                <w:lang w:eastAsia="pt-PT"/>
              </w:rPr>
            </w:rPrChange>
          </w:rPr>
          <w:t xml:space="preserve">                            </w:t>
        </w:r>
        <w:r w:rsidRPr="00900A94">
          <w:rPr>
            <w:rFonts w:ascii="Consolas" w:hAnsi="Consolas"/>
            <w:color w:val="A31515"/>
            <w:sz w:val="21"/>
            <w:szCs w:val="21"/>
            <w:lang w:val="en-US" w:eastAsia="pt-PT"/>
            <w:rPrChange w:id="4816" w:author="Rui Paredes" w:date="2018-09-15T21:58:00Z">
              <w:rPr>
                <w:rFonts w:ascii="Consolas" w:hAnsi="Consolas"/>
                <w:color w:val="A31515"/>
                <w:sz w:val="21"/>
                <w:szCs w:val="21"/>
                <w:lang w:eastAsia="pt-PT"/>
              </w:rPr>
            </w:rPrChange>
          </w:rPr>
          <w:t>"success"</w:t>
        </w:r>
        <w:r w:rsidRPr="00900A94">
          <w:rPr>
            <w:rFonts w:ascii="Consolas" w:hAnsi="Consolas"/>
            <w:color w:val="000000"/>
            <w:sz w:val="21"/>
            <w:szCs w:val="21"/>
            <w:lang w:val="en-US" w:eastAsia="pt-PT"/>
            <w:rPrChange w:id="4817" w:author="Rui Paredes" w:date="2018-09-15T21:58:00Z">
              <w:rPr>
                <w:rFonts w:ascii="Consolas" w:hAnsi="Consolas"/>
                <w:color w:val="000000"/>
                <w:sz w:val="21"/>
                <w:szCs w:val="21"/>
                <w:lang w:eastAsia="pt-PT"/>
              </w:rPr>
            </w:rPrChange>
          </w:rPr>
          <w:t xml:space="preserve">: </w:t>
        </w:r>
        <w:r w:rsidRPr="00900A94">
          <w:rPr>
            <w:rFonts w:ascii="Consolas" w:hAnsi="Consolas"/>
            <w:color w:val="A31515"/>
            <w:sz w:val="21"/>
            <w:szCs w:val="21"/>
            <w:lang w:val="en-US" w:eastAsia="pt-PT"/>
            <w:rPrChange w:id="4818" w:author="Rui Paredes" w:date="2018-09-15T21:58:00Z">
              <w:rPr>
                <w:rFonts w:ascii="Consolas" w:hAnsi="Consolas"/>
                <w:color w:val="A31515"/>
                <w:sz w:val="21"/>
                <w:szCs w:val="21"/>
                <w:lang w:eastAsia="pt-PT"/>
              </w:rPr>
            </w:rPrChange>
          </w:rPr>
          <w:t>"Challenge Added to the suggestions"</w:t>
        </w:r>
      </w:ins>
    </w:p>
    <w:p w14:paraId="6D7665AC" w14:textId="77777777" w:rsidR="00900A94" w:rsidRPr="00900A94" w:rsidRDefault="00900A94" w:rsidP="00900A94">
      <w:pPr>
        <w:shd w:val="clear" w:color="auto" w:fill="FFFFFF"/>
        <w:spacing w:line="285" w:lineRule="atLeast"/>
        <w:jc w:val="left"/>
        <w:rPr>
          <w:ins w:id="4819" w:author="Rui Paredes" w:date="2018-09-15T21:58:00Z"/>
          <w:rFonts w:ascii="Consolas" w:hAnsi="Consolas"/>
          <w:color w:val="000000"/>
          <w:sz w:val="21"/>
          <w:szCs w:val="21"/>
          <w:lang w:eastAsia="pt-PT"/>
        </w:rPr>
      </w:pPr>
      <w:ins w:id="4820" w:author="Rui Paredes" w:date="2018-09-15T21:58:00Z">
        <w:r w:rsidRPr="00900A94">
          <w:rPr>
            <w:rFonts w:ascii="Consolas" w:hAnsi="Consolas"/>
            <w:color w:val="000000"/>
            <w:sz w:val="21"/>
            <w:szCs w:val="21"/>
            <w:lang w:val="en-US" w:eastAsia="pt-PT"/>
            <w:rPrChange w:id="4821" w:author="Rui Paredes" w:date="2018-09-15T21:58:00Z">
              <w:rPr>
                <w:rFonts w:ascii="Consolas" w:hAnsi="Consolas"/>
                <w:color w:val="000000"/>
                <w:sz w:val="21"/>
                <w:szCs w:val="21"/>
                <w:lang w:eastAsia="pt-PT"/>
              </w:rPr>
            </w:rPrChange>
          </w:rPr>
          <w:t xml:space="preserve">                        </w:t>
        </w:r>
        <w:r w:rsidRPr="00900A94">
          <w:rPr>
            <w:rFonts w:ascii="Consolas" w:hAnsi="Consolas"/>
            <w:color w:val="000000"/>
            <w:sz w:val="21"/>
            <w:szCs w:val="21"/>
            <w:lang w:eastAsia="pt-PT"/>
          </w:rPr>
          <w:t>});</w:t>
        </w:r>
      </w:ins>
    </w:p>
    <w:p w14:paraId="72276567" w14:textId="77777777" w:rsidR="00900A94" w:rsidRPr="00900A94" w:rsidRDefault="00900A94" w:rsidP="00900A94">
      <w:pPr>
        <w:shd w:val="clear" w:color="auto" w:fill="FFFFFF"/>
        <w:spacing w:line="285" w:lineRule="atLeast"/>
        <w:jc w:val="left"/>
        <w:rPr>
          <w:ins w:id="4822" w:author="Rui Paredes" w:date="2018-09-15T21:58:00Z"/>
          <w:rFonts w:ascii="Consolas" w:hAnsi="Consolas"/>
          <w:color w:val="000000"/>
          <w:sz w:val="21"/>
          <w:szCs w:val="21"/>
          <w:lang w:eastAsia="pt-PT"/>
        </w:rPr>
      </w:pPr>
    </w:p>
    <w:p w14:paraId="6C6A0C3D" w14:textId="77777777" w:rsidR="00900A94" w:rsidRPr="00900A94" w:rsidRDefault="00900A94" w:rsidP="00900A94">
      <w:pPr>
        <w:shd w:val="clear" w:color="auto" w:fill="FFFFFF"/>
        <w:spacing w:line="285" w:lineRule="atLeast"/>
        <w:jc w:val="left"/>
        <w:rPr>
          <w:ins w:id="4823" w:author="Rui Paredes" w:date="2018-09-15T21:58:00Z"/>
          <w:rFonts w:ascii="Consolas" w:hAnsi="Consolas"/>
          <w:color w:val="000000"/>
          <w:sz w:val="21"/>
          <w:szCs w:val="21"/>
          <w:lang w:eastAsia="pt-PT"/>
        </w:rPr>
      </w:pPr>
      <w:ins w:id="4824" w:author="Rui Paredes" w:date="2018-09-15T21:58:00Z">
        <w:r w:rsidRPr="00900A94">
          <w:rPr>
            <w:rFonts w:ascii="Consolas" w:hAnsi="Consolas"/>
            <w:color w:val="000000"/>
            <w:sz w:val="21"/>
            <w:szCs w:val="21"/>
            <w:lang w:eastAsia="pt-PT"/>
          </w:rPr>
          <w:t xml:space="preserve">                    }</w:t>
        </w:r>
      </w:ins>
    </w:p>
    <w:p w14:paraId="3B6468B0" w14:textId="77777777" w:rsidR="00900A94" w:rsidRPr="00900A94" w:rsidRDefault="00900A94" w:rsidP="00900A94">
      <w:pPr>
        <w:shd w:val="clear" w:color="auto" w:fill="FFFFFF"/>
        <w:spacing w:line="285" w:lineRule="atLeast"/>
        <w:jc w:val="left"/>
        <w:rPr>
          <w:ins w:id="4825" w:author="Rui Paredes" w:date="2018-09-15T21:58:00Z"/>
          <w:rFonts w:ascii="Consolas" w:hAnsi="Consolas"/>
          <w:color w:val="000000"/>
          <w:sz w:val="21"/>
          <w:szCs w:val="21"/>
          <w:lang w:eastAsia="pt-PT"/>
        </w:rPr>
      </w:pPr>
      <w:ins w:id="4826" w:author="Rui Paredes" w:date="2018-09-15T21:58:00Z">
        <w:r w:rsidRPr="00900A94">
          <w:rPr>
            <w:rFonts w:ascii="Consolas" w:hAnsi="Consolas"/>
            <w:color w:val="000000"/>
            <w:sz w:val="21"/>
            <w:szCs w:val="21"/>
            <w:lang w:eastAsia="pt-PT"/>
          </w:rPr>
          <w:t xml:space="preserve">                })</w:t>
        </w:r>
      </w:ins>
    </w:p>
    <w:p w14:paraId="1610EA67" w14:textId="77777777" w:rsidR="00900A94" w:rsidRPr="00900A94" w:rsidRDefault="00900A94" w:rsidP="00900A94">
      <w:pPr>
        <w:shd w:val="clear" w:color="auto" w:fill="FFFFFF"/>
        <w:spacing w:line="285" w:lineRule="atLeast"/>
        <w:jc w:val="left"/>
        <w:rPr>
          <w:ins w:id="4827" w:author="Rui Paredes" w:date="2018-09-15T21:58:00Z"/>
          <w:rFonts w:ascii="Consolas" w:hAnsi="Consolas"/>
          <w:color w:val="000000"/>
          <w:sz w:val="21"/>
          <w:szCs w:val="21"/>
          <w:lang w:eastAsia="pt-PT"/>
        </w:rPr>
      </w:pPr>
      <w:ins w:id="4828" w:author="Rui Paredes" w:date="2018-09-15T21:58:00Z">
        <w:r w:rsidRPr="00900A94">
          <w:rPr>
            <w:rFonts w:ascii="Consolas" w:hAnsi="Consolas"/>
            <w:color w:val="000000"/>
            <w:sz w:val="21"/>
            <w:szCs w:val="21"/>
            <w:lang w:eastAsia="pt-PT"/>
          </w:rPr>
          <w:t xml:space="preserve">            }</w:t>
        </w:r>
      </w:ins>
    </w:p>
    <w:p w14:paraId="21FD2951" w14:textId="77777777" w:rsidR="00900A94" w:rsidRPr="00900A94" w:rsidRDefault="00900A94" w:rsidP="00900A94">
      <w:pPr>
        <w:shd w:val="clear" w:color="auto" w:fill="FFFFFF"/>
        <w:spacing w:line="285" w:lineRule="atLeast"/>
        <w:jc w:val="left"/>
        <w:rPr>
          <w:ins w:id="4829" w:author="Rui Paredes" w:date="2018-09-15T21:58:00Z"/>
          <w:rFonts w:ascii="Consolas" w:hAnsi="Consolas"/>
          <w:color w:val="000000"/>
          <w:sz w:val="21"/>
          <w:szCs w:val="21"/>
          <w:lang w:eastAsia="pt-PT"/>
        </w:rPr>
      </w:pPr>
      <w:ins w:id="4830" w:author="Rui Paredes" w:date="2018-09-15T21:58:00Z">
        <w:r w:rsidRPr="00900A94">
          <w:rPr>
            <w:rFonts w:ascii="Consolas" w:hAnsi="Consolas"/>
            <w:color w:val="000000"/>
            <w:sz w:val="21"/>
            <w:szCs w:val="21"/>
            <w:lang w:eastAsia="pt-PT"/>
          </w:rPr>
          <w:t xml:space="preserve">        })</w:t>
        </w:r>
      </w:ins>
    </w:p>
    <w:p w14:paraId="0826CF3D" w14:textId="77777777" w:rsidR="00900A94" w:rsidRPr="00900A94" w:rsidRDefault="00900A94" w:rsidP="00900A94">
      <w:pPr>
        <w:shd w:val="clear" w:color="auto" w:fill="FFFFFF"/>
        <w:spacing w:line="285" w:lineRule="atLeast"/>
        <w:jc w:val="left"/>
        <w:rPr>
          <w:ins w:id="4831" w:author="Rui Paredes" w:date="2018-09-15T21:58:00Z"/>
          <w:rFonts w:ascii="Consolas" w:hAnsi="Consolas"/>
          <w:color w:val="000000"/>
          <w:sz w:val="21"/>
          <w:szCs w:val="21"/>
          <w:lang w:eastAsia="pt-PT"/>
        </w:rPr>
      </w:pPr>
      <w:ins w:id="4832" w:author="Rui Paredes" w:date="2018-09-15T21:58:00Z">
        <w:r w:rsidRPr="00900A94">
          <w:rPr>
            <w:rFonts w:ascii="Consolas" w:hAnsi="Consolas"/>
            <w:color w:val="000000"/>
            <w:sz w:val="21"/>
            <w:szCs w:val="21"/>
            <w:lang w:eastAsia="pt-PT"/>
          </w:rPr>
          <w:t xml:space="preserve">    });</w:t>
        </w:r>
      </w:ins>
    </w:p>
    <w:p w14:paraId="74EBE946" w14:textId="0DEE7F51" w:rsidR="00900A94" w:rsidRDefault="00900A94">
      <w:pPr>
        <w:rPr>
          <w:ins w:id="4833" w:author="Rui Paredes" w:date="2018-09-15T21:58:00Z"/>
        </w:rPr>
      </w:pPr>
    </w:p>
    <w:p w14:paraId="1196EF1D" w14:textId="44E0F380" w:rsidR="00900A94" w:rsidRDefault="00900A94">
      <w:pPr>
        <w:pStyle w:val="Cabealho2"/>
        <w:rPr>
          <w:ins w:id="4834" w:author="Rui Paredes" w:date="2018-09-15T21:59:00Z"/>
        </w:rPr>
        <w:pPrChange w:id="4835" w:author="Rui Paredes" w:date="2018-09-15T21:59:00Z">
          <w:pPr/>
        </w:pPrChange>
      </w:pPr>
      <w:bookmarkStart w:id="4836" w:name="_Toc524814441"/>
      <w:ins w:id="4837" w:author="Rui Paredes" w:date="2018-09-15T21:59:00Z">
        <w:r>
          <w:t>Interfaces</w:t>
        </w:r>
        <w:bookmarkEnd w:id="4836"/>
      </w:ins>
    </w:p>
    <w:p w14:paraId="04EA5F61" w14:textId="6148CF6F" w:rsidR="00900A94" w:rsidRDefault="00900A94">
      <w:pPr>
        <w:pStyle w:val="Cabealho3"/>
        <w:rPr>
          <w:ins w:id="4838" w:author="Rui Paredes" w:date="2018-09-15T21:59:00Z"/>
        </w:rPr>
        <w:pPrChange w:id="4839" w:author="Rui Paredes" w:date="2018-09-15T21:59:00Z">
          <w:pPr/>
        </w:pPrChange>
      </w:pPr>
      <w:bookmarkStart w:id="4840" w:name="_Toc524814442"/>
      <w:ins w:id="4841" w:author="Rui Paredes" w:date="2018-09-15T21:59:00Z">
        <w:r>
          <w:t>Gerir Competições</w:t>
        </w:r>
        <w:bookmarkEnd w:id="4840"/>
      </w:ins>
    </w:p>
    <w:p w14:paraId="414AB5AF" w14:textId="0D78DD48" w:rsidR="00900A94" w:rsidRDefault="006560EB">
      <w:pPr>
        <w:rPr>
          <w:ins w:id="4842" w:author="Rui Paredes" w:date="2018-09-15T22:02:00Z"/>
        </w:rPr>
      </w:pPr>
      <w:ins w:id="4843" w:author="Rui Paredes" w:date="2018-09-15T22:02:00Z">
        <w:r>
          <w:rPr>
            <w:noProof/>
          </w:rPr>
          <w:drawing>
            <wp:inline distT="0" distB="0" distL="0" distR="0" wp14:anchorId="1CD306AB" wp14:editId="508806C7">
              <wp:extent cx="5980430" cy="2240915"/>
              <wp:effectExtent l="0" t="0" r="1270" b="698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2240915"/>
                      </a:xfrm>
                      <a:prstGeom prst="rect">
                        <a:avLst/>
                      </a:prstGeom>
                    </pic:spPr>
                  </pic:pic>
                </a:graphicData>
              </a:graphic>
            </wp:inline>
          </w:drawing>
        </w:r>
      </w:ins>
    </w:p>
    <w:p w14:paraId="70CDD697" w14:textId="23AE4AFB" w:rsidR="006560EB" w:rsidRDefault="006560EB">
      <w:pPr>
        <w:rPr>
          <w:ins w:id="4844" w:author="Rui Paredes" w:date="2018-09-15T22:02:00Z"/>
        </w:rPr>
      </w:pPr>
    </w:p>
    <w:p w14:paraId="707F36DA" w14:textId="46D8496F" w:rsidR="006560EB" w:rsidRDefault="006560EB">
      <w:pPr>
        <w:pStyle w:val="Cabealho3"/>
        <w:rPr>
          <w:ins w:id="4845" w:author="Rui Paredes" w:date="2018-09-15T22:02:00Z"/>
        </w:rPr>
        <w:pPrChange w:id="4846" w:author="Rui Paredes" w:date="2018-09-15T22:02:00Z">
          <w:pPr/>
        </w:pPrChange>
      </w:pPr>
      <w:bookmarkStart w:id="4847" w:name="_Toc524814443"/>
      <w:ins w:id="4848" w:author="Rui Paredes" w:date="2018-09-15T22:02:00Z">
        <w:r>
          <w:lastRenderedPageBreak/>
          <w:t>Sugerir Desafio</w:t>
        </w:r>
        <w:bookmarkEnd w:id="4847"/>
      </w:ins>
    </w:p>
    <w:p w14:paraId="728612B2" w14:textId="4DF55252" w:rsidR="006560EB" w:rsidRPr="006560EB" w:rsidRDefault="006560EB">
      <w:pPr>
        <w:jc w:val="center"/>
        <w:pPrChange w:id="4849" w:author="Rui Paredes" w:date="2018-09-15T22:03:00Z">
          <w:pPr/>
        </w:pPrChange>
      </w:pPr>
      <w:ins w:id="4850" w:author="Rui Paredes" w:date="2018-09-15T22:03:00Z">
        <w:r>
          <w:rPr>
            <w:noProof/>
          </w:rPr>
          <w:drawing>
            <wp:inline distT="0" distB="0" distL="0" distR="0" wp14:anchorId="5763EA8E" wp14:editId="3A629803">
              <wp:extent cx="5980430" cy="6748780"/>
              <wp:effectExtent l="0" t="0" r="127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430" cy="6748780"/>
                      </a:xfrm>
                      <a:prstGeom prst="rect">
                        <a:avLst/>
                      </a:prstGeom>
                    </pic:spPr>
                  </pic:pic>
                </a:graphicData>
              </a:graphic>
            </wp:inline>
          </w:drawing>
        </w:r>
      </w:ins>
    </w:p>
    <w:sectPr w:rsidR="006560EB" w:rsidRPr="006560EB" w:rsidSect="006273B3">
      <w:type w:val="oddPage"/>
      <w:pgSz w:w="12240" w:h="15840" w:code="1"/>
      <w:pgMar w:top="1440" w:right="1411" w:bottom="1440" w:left="1411" w:header="432" w:footer="677"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00" w:author="Microsoft Office User" w:date="2018-09-14T15:42:00Z" w:initials="MOU">
    <w:p w14:paraId="6ADEACEC" w14:textId="77777777" w:rsidR="00277CA4" w:rsidRDefault="00277CA4">
      <w:pPr>
        <w:pStyle w:val="Textodecomentrio"/>
      </w:pPr>
      <w:r>
        <w:rPr>
          <w:rStyle w:val="Refdecomentrio"/>
        </w:rPr>
        <w:annotationRef/>
      </w:r>
      <w:r>
        <w:t>Ordenar por ordem alfabética</w:t>
      </w:r>
    </w:p>
  </w:comment>
  <w:comment w:id="622" w:author="Microsoft Office User" w:date="2018-09-14T15:47:00Z" w:initials="MOU">
    <w:p w14:paraId="6B969FDE" w14:textId="313366F7" w:rsidR="00277CA4" w:rsidRDefault="00277CA4">
      <w:pPr>
        <w:pStyle w:val="Textodecomentrio"/>
      </w:pPr>
      <w:r>
        <w:rPr>
          <w:rStyle w:val="Refdecomentrio"/>
        </w:rPr>
        <w:annotationRef/>
      </w:r>
      <w:r>
        <w:t>Usar sempre o itálico nos estrangeirismos</w:t>
      </w:r>
    </w:p>
  </w:comment>
  <w:comment w:id="625" w:author="Microsoft Office User" w:date="2018-09-14T15:48:00Z" w:initials="MOU">
    <w:p w14:paraId="1C01E1E8" w14:textId="76F54F52" w:rsidR="00277CA4" w:rsidRDefault="00277CA4">
      <w:pPr>
        <w:pStyle w:val="Textodecomentrio"/>
      </w:pPr>
      <w:r>
        <w:rPr>
          <w:rStyle w:val="Refdecomentrio"/>
        </w:rPr>
        <w:annotationRef/>
      </w:r>
      <w:r>
        <w:t>Como este</w:t>
      </w:r>
    </w:p>
  </w:comment>
  <w:comment w:id="630" w:author="Microsoft Office User" w:date="2018-09-14T15:49:00Z" w:initials="MOU">
    <w:p w14:paraId="3BF101A3" w14:textId="5749BFDF" w:rsidR="00277CA4" w:rsidRDefault="00277CA4">
      <w:pPr>
        <w:pStyle w:val="Textodecomentrio"/>
      </w:pPr>
      <w:r>
        <w:rPr>
          <w:rStyle w:val="Refdecomentrio"/>
        </w:rPr>
        <w:annotationRef/>
      </w:r>
      <w:r>
        <w:t>E este</w:t>
      </w:r>
    </w:p>
  </w:comment>
  <w:comment w:id="635" w:author="Microsoft Office User" w:date="2018-09-14T15:49:00Z" w:initials="MOU">
    <w:p w14:paraId="4803DFF8" w14:textId="7624D180" w:rsidR="00277CA4" w:rsidRDefault="00277CA4">
      <w:pPr>
        <w:pStyle w:val="Textodecomentrio"/>
      </w:pPr>
      <w:r>
        <w:rPr>
          <w:rStyle w:val="Refdecomentrio"/>
        </w:rPr>
        <w:annotationRef/>
      </w:r>
      <w:r>
        <w:t>De quê?</w:t>
      </w:r>
    </w:p>
  </w:comment>
  <w:comment w:id="664" w:author="Microsoft Office User" w:date="2018-09-14T16:43:00Z" w:initials="MOU">
    <w:p w14:paraId="2541D514" w14:textId="34933DA4" w:rsidR="00277CA4" w:rsidRDefault="00277CA4">
      <w:pPr>
        <w:pStyle w:val="Textodecomentrio"/>
      </w:pPr>
      <w:r>
        <w:rPr>
          <w:rStyle w:val="Refdecomentrio"/>
        </w:rPr>
        <w:annotationRef/>
      </w:r>
      <w:r>
        <w:t>Tb itálico</w:t>
      </w:r>
    </w:p>
  </w:comment>
  <w:comment w:id="684" w:author="Microsoft Office User" w:date="2018-09-14T16:47:00Z" w:initials="MOU">
    <w:p w14:paraId="0EE00545" w14:textId="540D2E5A" w:rsidR="00277CA4" w:rsidRDefault="00277CA4">
      <w:pPr>
        <w:pStyle w:val="Textodecomentrio"/>
      </w:pPr>
      <w:r>
        <w:rPr>
          <w:rStyle w:val="Refdecomentrio"/>
        </w:rPr>
        <w:annotationRef/>
      </w:r>
      <w:r>
        <w:t>Isto devia estar após a apresentação das aplicações: final da secção 2.2.</w:t>
      </w:r>
    </w:p>
    <w:p w14:paraId="598E3BE1" w14:textId="07977D17" w:rsidR="00277CA4" w:rsidRDefault="00277CA4">
      <w:pPr>
        <w:pStyle w:val="Textodecomentrio"/>
      </w:pPr>
      <w:r>
        <w:t>Devem também ser explicadas as características, pois ainda não o foram até aqui. Provavelmente isso até poderia vir logo na parte dos objetivos que se encontram na Introdução</w:t>
      </w:r>
    </w:p>
  </w:comment>
  <w:comment w:id="955" w:author="Microsoft Office User" w:date="2018-09-14T16:50:00Z" w:initials="MOU">
    <w:p w14:paraId="1E221D95" w14:textId="29763D57" w:rsidR="00277CA4" w:rsidRDefault="00277CA4">
      <w:pPr>
        <w:pStyle w:val="Textodecomentrio"/>
      </w:pPr>
      <w:r>
        <w:rPr>
          <w:rStyle w:val="Refdecomentrio"/>
        </w:rPr>
        <w:annotationRef/>
      </w:r>
      <w:r>
        <w:t>Quantos?</w:t>
      </w:r>
    </w:p>
  </w:comment>
  <w:comment w:id="960" w:author="Microsoft Office User" w:date="2018-09-14T16:50:00Z" w:initials="MOU">
    <w:p w14:paraId="55CE3556" w14:textId="05F95E28" w:rsidR="00277CA4" w:rsidRDefault="00277CA4">
      <w:pPr>
        <w:pStyle w:val="Textodecomentrio"/>
      </w:pPr>
      <w:r>
        <w:rPr>
          <w:rStyle w:val="Refdecomentrio"/>
        </w:rPr>
        <w:annotationRef/>
      </w:r>
      <w:r>
        <w:t>São desafios ou competições?</w:t>
      </w:r>
    </w:p>
  </w:comment>
  <w:comment w:id="1143" w:author="Microsoft Office User" w:date="2018-09-14T17:00:00Z" w:initials="MOU">
    <w:p w14:paraId="38E42A0F" w14:textId="332CE220" w:rsidR="00277CA4" w:rsidRDefault="00277CA4">
      <w:pPr>
        <w:pStyle w:val="Textodecomentrio"/>
      </w:pPr>
      <w:r>
        <w:rPr>
          <w:rStyle w:val="Refdecomentrio"/>
        </w:rPr>
        <w:annotationRef/>
      </w:r>
      <w:r>
        <w:t>Nas figuras a legenda aparece ao fundo da figura. Nas tabelas é que é ao cimo</w:t>
      </w:r>
    </w:p>
  </w:comment>
  <w:comment w:id="1152" w:author="Microsoft Office User" w:date="2018-09-14T17:00:00Z" w:initials="MOU">
    <w:p w14:paraId="3BCB9F5C" w14:textId="77777777" w:rsidR="00277CA4" w:rsidRDefault="00277CA4" w:rsidP="00B170BA">
      <w:pPr>
        <w:pStyle w:val="Textodecomentrio"/>
      </w:pPr>
      <w:r>
        <w:rPr>
          <w:rStyle w:val="Refdecomentrio"/>
        </w:rPr>
        <w:annotationRef/>
      </w:r>
      <w:r>
        <w:t>Nas figuras a legenda aparece ao fundo da figura. Nas tabelas é que é ao cimo</w:t>
      </w:r>
    </w:p>
  </w:comment>
  <w:comment w:id="1190" w:author="Microsoft Office User" w:date="2018-09-14T17:02:00Z" w:initials="MOU">
    <w:p w14:paraId="22C2F5E6" w14:textId="2C6036E6" w:rsidR="00277CA4" w:rsidRDefault="00277CA4">
      <w:pPr>
        <w:pStyle w:val="Textodecomentrio"/>
      </w:pPr>
      <w:r>
        <w:rPr>
          <w:rStyle w:val="Refdecomentrio"/>
        </w:rPr>
        <w:annotationRef/>
      </w:r>
    </w:p>
  </w:comment>
  <w:comment w:id="1191" w:author="Microsoft Office User" w:date="2018-09-14T17:03:00Z" w:initials="MOU">
    <w:p w14:paraId="0226CDD4" w14:textId="5D903828" w:rsidR="00277CA4" w:rsidRDefault="00277CA4">
      <w:pPr>
        <w:pStyle w:val="Textodecomentrio"/>
      </w:pPr>
      <w:r>
        <w:rPr>
          <w:rStyle w:val="Refdecomentrio"/>
        </w:rPr>
        <w:annotationRef/>
      </w:r>
      <w:r>
        <w:t>Não sabes escrever palavras com ífen!? Deixas sempre um espaço antes do - !!!!</w:t>
      </w:r>
    </w:p>
  </w:comment>
  <w:comment w:id="1432" w:author="Microsoft Office User" w:date="2018-09-14T17:07:00Z" w:initials="MOU">
    <w:p w14:paraId="636D043F" w14:textId="752E5B6C" w:rsidR="00277CA4" w:rsidRDefault="00277CA4">
      <w:pPr>
        <w:pStyle w:val="Textodecomentrio"/>
      </w:pPr>
      <w:r>
        <w:rPr>
          <w:rStyle w:val="Refdecomentrio"/>
        </w:rPr>
        <w:annotationRef/>
      </w:r>
      <w:r>
        <w:t>Tens de ter cuidado com isto. Eu só corrigi algumas. Tens de as verificar todas</w:t>
      </w:r>
    </w:p>
  </w:comment>
  <w:comment w:id="1447" w:author="Microsoft Office User" w:date="2018-09-14T17:51:00Z" w:initials="MOU">
    <w:p w14:paraId="2EBE1A3B" w14:textId="2E25AEBB" w:rsidR="00277CA4" w:rsidRDefault="00277CA4">
      <w:pPr>
        <w:pStyle w:val="Textodecomentrio"/>
      </w:pPr>
      <w:r>
        <w:rPr>
          <w:rStyle w:val="Refdecomentrio"/>
        </w:rPr>
        <w:annotationRef/>
      </w:r>
      <w:r>
        <w:t>O problema é que só falas de forma genérica, sem aplicares ao teu trabalho em particular</w:t>
      </w:r>
    </w:p>
  </w:comment>
  <w:comment w:id="1448" w:author="Microsoft Office User" w:date="2018-09-14T17:52:00Z" w:initials="MOU">
    <w:p w14:paraId="4116AB16" w14:textId="6FB499AF" w:rsidR="00277CA4" w:rsidRDefault="00277CA4">
      <w:pPr>
        <w:pStyle w:val="Textodecomentrio"/>
      </w:pPr>
      <w:r>
        <w:rPr>
          <w:rStyle w:val="Refdecomentrio"/>
        </w:rPr>
        <w:annotationRef/>
      </w:r>
      <w:r>
        <w:t>Como não existe 3.2 retirar o título do 3.1</w:t>
      </w:r>
    </w:p>
  </w:comment>
  <w:comment w:id="1560" w:author="Microsoft Office User" w:date="2018-09-14T17:56:00Z" w:initials="MOU">
    <w:p w14:paraId="03D60341" w14:textId="08E534D1" w:rsidR="00277CA4" w:rsidRDefault="00277CA4">
      <w:pPr>
        <w:pStyle w:val="Textodecomentrio"/>
      </w:pPr>
      <w:r>
        <w:rPr>
          <w:rStyle w:val="Refdecomentrio"/>
        </w:rPr>
        <w:annotationRef/>
      </w:r>
      <w:r>
        <w:t>Colocar figura 7</w:t>
      </w:r>
    </w:p>
  </w:comment>
  <w:comment w:id="1577" w:author="Microsoft Office User" w:date="2018-09-14T17:55:00Z" w:initials="MOU">
    <w:p w14:paraId="0E46F452" w14:textId="1E72EAF9" w:rsidR="00277CA4" w:rsidRDefault="00277CA4">
      <w:pPr>
        <w:pStyle w:val="Textodecomentrio"/>
      </w:pPr>
      <w:r>
        <w:rPr>
          <w:rStyle w:val="Refdecomentrio"/>
        </w:rPr>
        <w:annotationRef/>
      </w:r>
      <w:r>
        <w:t>Todas as figuras e tabelas têm de ser explicitamente referenciadas no texto.</w:t>
      </w:r>
    </w:p>
  </w:comment>
  <w:comment w:id="1587" w:author="Microsoft Office User" w:date="2018-09-14T17:55:00Z" w:initials="MOU">
    <w:p w14:paraId="38040346" w14:textId="77777777" w:rsidR="00277CA4" w:rsidRDefault="00277CA4" w:rsidP="00EB462E">
      <w:pPr>
        <w:pStyle w:val="Textodecomentrio"/>
      </w:pPr>
      <w:r>
        <w:rPr>
          <w:rStyle w:val="Refdecomentrio"/>
        </w:rPr>
        <w:annotationRef/>
      </w:r>
      <w:r>
        <w:t>Todas as figuras e tabelas têm de ser explicitamente referenciadas no texto.</w:t>
      </w:r>
    </w:p>
  </w:comment>
  <w:comment w:id="1793" w:author="Microsoft Office User" w:date="2018-09-14T18:02:00Z" w:initials="MOU">
    <w:p w14:paraId="57FA1012" w14:textId="414B02CA" w:rsidR="00277CA4" w:rsidRDefault="00277CA4">
      <w:pPr>
        <w:pStyle w:val="Textodecomentrio"/>
      </w:pPr>
      <w:r>
        <w:rPr>
          <w:rStyle w:val="Refdecomentrio"/>
        </w:rPr>
        <w:annotationRef/>
      </w:r>
      <w:r>
        <w:t>É possível puxar para a esquerda as tabelas mais à direita de forma a que fiquem com tamanho maior e se posam ver melhor</w:t>
      </w:r>
    </w:p>
  </w:comment>
  <w:comment w:id="1822" w:author="Microsoft Office User" w:date="2018-09-14T18:09:00Z" w:initials="MOU">
    <w:p w14:paraId="0E88AD84" w14:textId="79235A1D" w:rsidR="00277CA4" w:rsidRDefault="00277CA4">
      <w:pPr>
        <w:pStyle w:val="Textodecomentrio"/>
      </w:pPr>
      <w:r>
        <w:rPr>
          <w:rStyle w:val="Refdecomentrio"/>
        </w:rPr>
        <w:annotationRef/>
      </w:r>
      <w:r>
        <w:t>Eu não gosto de ter títulos sem texto nenhum. Deveria haver um parágrafo a introduzir os subcapítulos</w:t>
      </w:r>
    </w:p>
  </w:comment>
  <w:comment w:id="1862" w:author="Microsoft Office User" w:date="2018-09-14T18:10:00Z" w:initials="MOU">
    <w:p w14:paraId="5C45063E" w14:textId="1B0594F1" w:rsidR="00277CA4" w:rsidRDefault="00277CA4">
      <w:pPr>
        <w:pStyle w:val="Textodecomentrio"/>
      </w:pPr>
      <w:r>
        <w:rPr>
          <w:rStyle w:val="Refdecomentrio"/>
        </w:rPr>
        <w:annotationRef/>
      </w:r>
      <w:r>
        <w:t>Às vezes tem Web com maiúsculas outras em minúsculas. normaliza</w:t>
      </w:r>
    </w:p>
  </w:comment>
  <w:comment w:id="1878" w:author="Microsoft Office User" w:date="2018-09-14T18:11:00Z" w:initials="MOU">
    <w:p w14:paraId="6CE2BEDA" w14:textId="6B41276C" w:rsidR="00277CA4" w:rsidRDefault="00277CA4">
      <w:pPr>
        <w:pStyle w:val="Textodecomentrio"/>
      </w:pPr>
      <w:r>
        <w:rPr>
          <w:rStyle w:val="Refdecomentrio"/>
        </w:rPr>
        <w:annotationRef/>
      </w:r>
      <w:r>
        <w:t>Como é um nome próprio não se coloca em itálico</w:t>
      </w:r>
    </w:p>
  </w:comment>
  <w:comment w:id="1988" w:author="Microsoft Office User" w:date="2018-09-14T18:17:00Z" w:initials="MOU">
    <w:p w14:paraId="2D496720" w14:textId="7075AB54" w:rsidR="00277CA4" w:rsidRDefault="00277CA4">
      <w:pPr>
        <w:pStyle w:val="Textodecomentrio"/>
      </w:pPr>
      <w:r>
        <w:rPr>
          <w:rStyle w:val="Refdecomentrio"/>
        </w:rPr>
        <w:annotationRef/>
      </w:r>
      <w:r>
        <w:t>Faltam referências as estas tecnologias</w:t>
      </w:r>
    </w:p>
  </w:comment>
  <w:comment w:id="2088" w:author="Microsoft Office User" w:date="2018-09-14T18:19:00Z" w:initials="MOU">
    <w:p w14:paraId="19D03376" w14:textId="2DB9B03C" w:rsidR="00277CA4" w:rsidRDefault="00277CA4">
      <w:pPr>
        <w:pStyle w:val="Textodecomentrio"/>
      </w:pPr>
      <w:r>
        <w:rPr>
          <w:rStyle w:val="Refdecomentrio"/>
        </w:rPr>
        <w:annotationRef/>
      </w:r>
      <w:r>
        <w:t>Alguns parágrafos começam com indentação outros não. Deviam começar todos com identação</w:t>
      </w:r>
    </w:p>
  </w:comment>
  <w:comment w:id="2156" w:author="Microsoft Office User" w:date="2018-09-14T19:16:00Z" w:initials="MOU">
    <w:p w14:paraId="7F48D586" w14:textId="121247FA" w:rsidR="00277CA4" w:rsidRDefault="00277CA4">
      <w:pPr>
        <w:pStyle w:val="Textodecomentrio"/>
      </w:pPr>
      <w:r>
        <w:rPr>
          <w:rStyle w:val="Refdecomentrio"/>
        </w:rPr>
        <w:annotationRef/>
      </w:r>
      <w:r>
        <w:t>Acho que pode haver uma secção antes desta que mostre o organigrama da aplicação e que indique quais os componentes que foram implementados e aqueles que ficam para desenvolvimentos futuros. Se calhar o texto dessa secção até pode ficar na parte final de 5.2</w:t>
      </w:r>
    </w:p>
  </w:comment>
  <w:comment w:id="2157" w:author="Microsoft Office User" w:date="2018-09-14T19:18:00Z" w:initials="MOU">
    <w:p w14:paraId="625FEB2E" w14:textId="1814E92E" w:rsidR="00277CA4" w:rsidRDefault="00277CA4">
      <w:pPr>
        <w:pStyle w:val="Textodecomentrio"/>
      </w:pPr>
      <w:r>
        <w:rPr>
          <w:rStyle w:val="Refdecomentrio"/>
        </w:rPr>
        <w:annotationRef/>
      </w:r>
      <w:r>
        <w:t>Nestas secções até ao capítulo 6 começas logo a falar de aspetos técnicos, quando devias primeiro explicar o que é cada uma delas e só posteriormente explicar como é implementada</w:t>
      </w:r>
    </w:p>
  </w:comment>
  <w:comment w:id="2176" w:author="Microsoft Office User" w:date="2018-09-14T19:08:00Z" w:initials="MOU">
    <w:p w14:paraId="57018DEE" w14:textId="28E94F67" w:rsidR="00277CA4" w:rsidRDefault="00277CA4">
      <w:pPr>
        <w:pStyle w:val="Textodecomentrio"/>
      </w:pPr>
      <w:r>
        <w:rPr>
          <w:rStyle w:val="Refdecomentrio"/>
        </w:rPr>
        <w:annotationRef/>
      </w:r>
      <w:r>
        <w:t>Uma única frase!! Partir em várias</w:t>
      </w:r>
    </w:p>
  </w:comment>
  <w:comment w:id="2196" w:author="Microsoft Office User" w:date="2018-09-14T19:08:00Z" w:initials="MOU">
    <w:p w14:paraId="1997D97E" w14:textId="4304696D" w:rsidR="00277CA4" w:rsidRDefault="00277CA4">
      <w:pPr>
        <w:pStyle w:val="Textodecomentrio"/>
      </w:pPr>
      <w:r>
        <w:rPr>
          <w:rStyle w:val="Refdecomentrio"/>
        </w:rPr>
        <w:annotationRef/>
      </w:r>
      <w:r>
        <w:t>?</w:t>
      </w:r>
    </w:p>
  </w:comment>
  <w:comment w:id="2202" w:author="Microsoft Office User" w:date="2018-09-14T19:09:00Z" w:initials="MOU">
    <w:p w14:paraId="1B4D5AE2" w14:textId="0A4A9C44" w:rsidR="00277CA4" w:rsidRDefault="00277CA4">
      <w:pPr>
        <w:pStyle w:val="Textodecomentrio"/>
      </w:pPr>
      <w:r>
        <w:rPr>
          <w:rStyle w:val="Refdecomentrio"/>
        </w:rPr>
        <w:annotationRef/>
      </w:r>
      <w:r>
        <w:t>Usas várias vezes o termo renderizar. Não existe um termo melhor, tipo desenhar</w:t>
      </w:r>
    </w:p>
  </w:comment>
  <w:comment w:id="2561" w:author="Microsoft Office User" w:date="2018-09-14T19:21:00Z" w:initials="MOU">
    <w:p w14:paraId="1CA9CCFA" w14:textId="5924A7FE" w:rsidR="00277CA4" w:rsidRDefault="00277CA4">
      <w:pPr>
        <w:pStyle w:val="Textodecomentrio"/>
      </w:pPr>
      <w:r>
        <w:rPr>
          <w:rStyle w:val="Refdecomentrio"/>
        </w:rPr>
        <w:annotationRef/>
      </w:r>
      <w:r>
        <w:t>Aqui devias indicar os testes que fizeste, mas apenas dizes o software que usaste. Não tens testes?</w:t>
      </w:r>
    </w:p>
  </w:comment>
  <w:comment w:id="2569" w:author="Microsoft Office User" w:date="2018-09-14T19:20:00Z" w:initials="MOU">
    <w:p w14:paraId="772D1270" w14:textId="2B7F59E4" w:rsidR="00277CA4" w:rsidRDefault="00277CA4">
      <w:pPr>
        <w:pStyle w:val="Textodecomentrio"/>
      </w:pPr>
      <w:r>
        <w:rPr>
          <w:rStyle w:val="Refdecomentrio"/>
        </w:rPr>
        <w:annotationRef/>
      </w:r>
      <w:r>
        <w:t>Às vezes deixar uma linha em branco, mas eu não concordo com isso. Acho que nunca deves deixar a linha em branco entre parágrafos no corpo do texto</w:t>
      </w:r>
    </w:p>
  </w:comment>
  <w:comment w:id="2640" w:author="Microsoft Office User" w:date="2018-09-14T19:25:00Z" w:initials="MOU">
    <w:p w14:paraId="31FA308D" w14:textId="1986C17F" w:rsidR="00277CA4" w:rsidRDefault="00277CA4">
      <w:pPr>
        <w:pStyle w:val="Textodecomentrio"/>
      </w:pPr>
      <w:r>
        <w:rPr>
          <w:rStyle w:val="Refdecomentrio"/>
        </w:rPr>
        <w:annotationRef/>
      </w:r>
      <w:r>
        <w:t>A seguir a este parágrafo falta um a dizer o que realmente implementaste e o que ficou a funcionar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DEACEC" w15:done="1"/>
  <w15:commentEx w15:paraId="6B969FDE" w15:done="1"/>
  <w15:commentEx w15:paraId="1C01E1E8" w15:done="0"/>
  <w15:commentEx w15:paraId="3BF101A3" w15:done="1"/>
  <w15:commentEx w15:paraId="4803DFF8" w15:done="1"/>
  <w15:commentEx w15:paraId="2541D514" w15:done="1"/>
  <w15:commentEx w15:paraId="598E3BE1" w15:done="1"/>
  <w15:commentEx w15:paraId="1E221D95" w15:done="1"/>
  <w15:commentEx w15:paraId="55CE3556" w15:done="0"/>
  <w15:commentEx w15:paraId="38E42A0F" w15:done="0"/>
  <w15:commentEx w15:paraId="3BCB9F5C" w15:done="1"/>
  <w15:commentEx w15:paraId="22C2F5E6" w15:done="1"/>
  <w15:commentEx w15:paraId="0226CDD4" w15:done="1"/>
  <w15:commentEx w15:paraId="636D043F" w15:done="1"/>
  <w15:commentEx w15:paraId="2EBE1A3B" w15:done="1"/>
  <w15:commentEx w15:paraId="4116AB16" w15:done="1"/>
  <w15:commentEx w15:paraId="03D60341" w15:done="1"/>
  <w15:commentEx w15:paraId="0E46F452" w15:done="1"/>
  <w15:commentEx w15:paraId="38040346" w15:done="1"/>
  <w15:commentEx w15:paraId="57FA1012" w15:done="1"/>
  <w15:commentEx w15:paraId="0E88AD84" w15:done="1"/>
  <w15:commentEx w15:paraId="5C45063E" w15:done="0"/>
  <w15:commentEx w15:paraId="6CE2BEDA" w15:done="1"/>
  <w15:commentEx w15:paraId="2D496720" w15:done="1"/>
  <w15:commentEx w15:paraId="19D03376" w15:done="1"/>
  <w15:commentEx w15:paraId="7F48D586" w15:done="1"/>
  <w15:commentEx w15:paraId="625FEB2E" w15:done="1"/>
  <w15:commentEx w15:paraId="57018DEE" w15:done="1"/>
  <w15:commentEx w15:paraId="1997D97E" w15:done="1"/>
  <w15:commentEx w15:paraId="1B4D5AE2" w15:done="0"/>
  <w15:commentEx w15:paraId="1CA9CCFA" w15:done="1"/>
  <w15:commentEx w15:paraId="772D1270" w15:done="1"/>
  <w15:commentEx w15:paraId="31FA308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DEACEC" w16cid:durableId="1F46556B"/>
  <w16cid:commentId w16cid:paraId="6B969FDE" w16cid:durableId="1F46568E"/>
  <w16cid:commentId w16cid:paraId="1C01E1E8" w16cid:durableId="1F4656E6"/>
  <w16cid:commentId w16cid:paraId="3BF101A3" w16cid:durableId="1F4656F0"/>
  <w16cid:commentId w16cid:paraId="4803DFF8" w16cid:durableId="1F465706"/>
  <w16cid:commentId w16cid:paraId="2541D514" w16cid:durableId="1F4663B9"/>
  <w16cid:commentId w16cid:paraId="598E3BE1" w16cid:durableId="1F4664BD"/>
  <w16cid:commentId w16cid:paraId="1E221D95" w16cid:durableId="1F46655F"/>
  <w16cid:commentId w16cid:paraId="55CE3556" w16cid:durableId="1F466569"/>
  <w16cid:commentId w16cid:paraId="38E42A0F" w16cid:durableId="1F4667C2"/>
  <w16cid:commentId w16cid:paraId="3BCB9F5C" w16cid:durableId="1F47D93F"/>
  <w16cid:commentId w16cid:paraId="22C2F5E6" w16cid:durableId="1F466843"/>
  <w16cid:commentId w16cid:paraId="0226CDD4" w16cid:durableId="1F466848"/>
  <w16cid:commentId w16cid:paraId="636D043F" w16cid:durableId="1F46695C"/>
  <w16cid:commentId w16cid:paraId="2EBE1A3B" w16cid:durableId="1F4673A9"/>
  <w16cid:commentId w16cid:paraId="4116AB16" w16cid:durableId="1F4673E0"/>
  <w16cid:commentId w16cid:paraId="03D60341" w16cid:durableId="1F4674C5"/>
  <w16cid:commentId w16cid:paraId="0E46F452" w16cid:durableId="1F467493"/>
  <w16cid:commentId w16cid:paraId="38040346" w16cid:durableId="1F47F170"/>
  <w16cid:commentId w16cid:paraId="57FA1012" w16cid:durableId="1F46763A"/>
  <w16cid:commentId w16cid:paraId="0E88AD84" w16cid:durableId="1F4677E8"/>
  <w16cid:commentId w16cid:paraId="5C45063E" w16cid:durableId="1F467815"/>
  <w16cid:commentId w16cid:paraId="6CE2BEDA" w16cid:durableId="1F46785A"/>
  <w16cid:commentId w16cid:paraId="2D496720" w16cid:durableId="1F4679AA"/>
  <w16cid:commentId w16cid:paraId="19D03376" w16cid:durableId="1F467A2C"/>
  <w16cid:commentId w16cid:paraId="7F48D586" w16cid:durableId="1F4687AB"/>
  <w16cid:commentId w16cid:paraId="625FEB2E" w16cid:durableId="1F46881A"/>
  <w16cid:commentId w16cid:paraId="57018DEE" w16cid:durableId="1F4685A5"/>
  <w16cid:commentId w16cid:paraId="1997D97E" w16cid:durableId="1F4685C3"/>
  <w16cid:commentId w16cid:paraId="1B4D5AE2" w16cid:durableId="1F4685EC"/>
  <w16cid:commentId w16cid:paraId="1CA9CCFA" w16cid:durableId="1F4688CD"/>
  <w16cid:commentId w16cid:paraId="772D1270" w16cid:durableId="1F468869"/>
  <w16cid:commentId w16cid:paraId="31FA308D" w16cid:durableId="1F4689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882A3" w14:textId="77777777" w:rsidR="00A267E1" w:rsidRDefault="00A267E1" w:rsidP="00D2761D">
      <w:pPr>
        <w:pStyle w:val="Corpodetexto"/>
      </w:pPr>
      <w:r>
        <w:separator/>
      </w:r>
    </w:p>
  </w:endnote>
  <w:endnote w:type="continuationSeparator" w:id="0">
    <w:p w14:paraId="606B91D8" w14:textId="77777777" w:rsidR="00A267E1" w:rsidRDefault="00A267E1" w:rsidP="00D2761D">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8641572"/>
      <w:docPartObj>
        <w:docPartGallery w:val="Page Numbers (Bottom of Page)"/>
        <w:docPartUnique/>
      </w:docPartObj>
    </w:sdtPr>
    <w:sdtEndPr/>
    <w:sdtContent>
      <w:p w14:paraId="5E39D5A6" w14:textId="77777777" w:rsidR="00277CA4" w:rsidRDefault="00277CA4">
        <w:pPr>
          <w:pStyle w:val="Rodap"/>
          <w:jc w:val="right"/>
        </w:pPr>
        <w:r>
          <w:fldChar w:fldCharType="begin"/>
        </w:r>
        <w:r>
          <w:instrText>PAGE   \* MERGEFORMAT</w:instrText>
        </w:r>
        <w:r>
          <w:fldChar w:fldCharType="separate"/>
        </w:r>
        <w:r>
          <w:t>2</w:t>
        </w:r>
        <w:r>
          <w:fldChar w:fldCharType="end"/>
        </w:r>
      </w:p>
    </w:sdtContent>
  </w:sdt>
  <w:p w14:paraId="6BC62688" w14:textId="77777777" w:rsidR="00277CA4" w:rsidRDefault="00277CA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40D75" w14:textId="77777777" w:rsidR="00277CA4" w:rsidRDefault="00277CA4">
    <w:pPr>
      <w:pStyle w:val="Rodap"/>
      <w:jc w:val="right"/>
    </w:pPr>
  </w:p>
  <w:p w14:paraId="471509E2" w14:textId="77777777" w:rsidR="00277CA4" w:rsidRDefault="00277CA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8241383"/>
      <w:docPartObj>
        <w:docPartGallery w:val="Page Numbers (Bottom of Page)"/>
        <w:docPartUnique/>
      </w:docPartObj>
    </w:sdtPr>
    <w:sdtEndPr/>
    <w:sdtContent>
      <w:p w14:paraId="7B289C71" w14:textId="77777777" w:rsidR="00277CA4" w:rsidRDefault="00277CA4">
        <w:pPr>
          <w:pStyle w:val="Rodap"/>
          <w:jc w:val="right"/>
        </w:pPr>
        <w:r>
          <w:fldChar w:fldCharType="begin"/>
        </w:r>
        <w:r>
          <w:instrText>PAGE   \* MERGEFORMAT</w:instrText>
        </w:r>
        <w:r>
          <w:fldChar w:fldCharType="separate"/>
        </w:r>
        <w:r>
          <w:t>2</w:t>
        </w:r>
        <w:r>
          <w:fldChar w:fldCharType="end"/>
        </w:r>
      </w:p>
    </w:sdtContent>
  </w:sdt>
  <w:p w14:paraId="60068513" w14:textId="77777777" w:rsidR="00277CA4" w:rsidRDefault="00277CA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89FCF" w14:textId="77777777" w:rsidR="00A267E1" w:rsidRDefault="00A267E1" w:rsidP="00D2761D">
      <w:pPr>
        <w:pStyle w:val="Corpodetexto"/>
      </w:pPr>
      <w:r>
        <w:separator/>
      </w:r>
    </w:p>
  </w:footnote>
  <w:footnote w:type="continuationSeparator" w:id="0">
    <w:p w14:paraId="0DFAEC46" w14:textId="77777777" w:rsidR="00A267E1" w:rsidRDefault="00A267E1" w:rsidP="00D2761D">
      <w:pPr>
        <w:pStyle w:val="Corpodetex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75DA3"/>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BC5893"/>
    <w:multiLevelType w:val="hybridMultilevel"/>
    <w:tmpl w:val="8508EE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CA7005"/>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2E62C3"/>
    <w:multiLevelType w:val="hybridMultilevel"/>
    <w:tmpl w:val="4B7438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D9348E1"/>
    <w:multiLevelType w:val="hybridMultilevel"/>
    <w:tmpl w:val="57DAA1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70239FE"/>
    <w:multiLevelType w:val="hybridMultilevel"/>
    <w:tmpl w:val="1530476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6" w15:restartNumberingAfterBreak="0">
    <w:nsid w:val="3416629D"/>
    <w:multiLevelType w:val="hybridMultilevel"/>
    <w:tmpl w:val="E50457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BAB5BED"/>
    <w:multiLevelType w:val="hybridMultilevel"/>
    <w:tmpl w:val="CB2289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48358E"/>
    <w:multiLevelType w:val="multilevel"/>
    <w:tmpl w:val="04090025"/>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9" w15:restartNumberingAfterBreak="0">
    <w:nsid w:val="44F8128A"/>
    <w:multiLevelType w:val="hybridMultilevel"/>
    <w:tmpl w:val="C0841A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0435FC"/>
    <w:multiLevelType w:val="hybridMultilevel"/>
    <w:tmpl w:val="AA1EB352"/>
    <w:lvl w:ilvl="0" w:tplc="08160001">
      <w:start w:val="1"/>
      <w:numFmt w:val="bullet"/>
      <w:lvlText w:val=""/>
      <w:lvlJc w:val="left"/>
      <w:pPr>
        <w:ind w:left="1296" w:hanging="360"/>
      </w:pPr>
      <w:rPr>
        <w:rFonts w:ascii="Symbol" w:hAnsi="Symbol" w:hint="default"/>
      </w:rPr>
    </w:lvl>
    <w:lvl w:ilvl="1" w:tplc="08160003">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11" w15:restartNumberingAfterBreak="0">
    <w:nsid w:val="4A492270"/>
    <w:multiLevelType w:val="multilevel"/>
    <w:tmpl w:val="A68257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B066029"/>
    <w:multiLevelType w:val="hybridMultilevel"/>
    <w:tmpl w:val="9DE01A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5542C46"/>
    <w:multiLevelType w:val="hybridMultilevel"/>
    <w:tmpl w:val="8B0A8B8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85C1406"/>
    <w:multiLevelType w:val="hybridMultilevel"/>
    <w:tmpl w:val="D7BAA36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08F197E"/>
    <w:multiLevelType w:val="multilevel"/>
    <w:tmpl w:val="6868BED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24D68A8"/>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AD5A1F"/>
    <w:multiLevelType w:val="hybridMultilevel"/>
    <w:tmpl w:val="341C8E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5ED14D7"/>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0DC6EF9"/>
    <w:multiLevelType w:val="hybridMultilevel"/>
    <w:tmpl w:val="227C49F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1132FD8"/>
    <w:multiLevelType w:val="hybridMultilevel"/>
    <w:tmpl w:val="45BA4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BDF74D0"/>
    <w:multiLevelType w:val="multilevel"/>
    <w:tmpl w:val="515CC8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FF954D7"/>
    <w:multiLevelType w:val="hybridMultilevel"/>
    <w:tmpl w:val="14069C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12"/>
  </w:num>
  <w:num w:numId="6">
    <w:abstractNumId w:val="3"/>
  </w:num>
  <w:num w:numId="7">
    <w:abstractNumId w:val="17"/>
  </w:num>
  <w:num w:numId="8">
    <w:abstractNumId w:val="9"/>
  </w:num>
  <w:num w:numId="9">
    <w:abstractNumId w:val="4"/>
  </w:num>
  <w:num w:numId="10">
    <w:abstractNumId w:val="10"/>
  </w:num>
  <w:num w:numId="11">
    <w:abstractNumId w:val="20"/>
  </w:num>
  <w:num w:numId="12">
    <w:abstractNumId w:val="18"/>
  </w:num>
  <w:num w:numId="13">
    <w:abstractNumId w:val="19"/>
  </w:num>
  <w:num w:numId="14">
    <w:abstractNumId w:val="7"/>
  </w:num>
  <w:num w:numId="15">
    <w:abstractNumId w:val="2"/>
  </w:num>
  <w:num w:numId="16">
    <w:abstractNumId w:val="15"/>
  </w:num>
  <w:num w:numId="17">
    <w:abstractNumId w:val="21"/>
  </w:num>
  <w:num w:numId="18">
    <w:abstractNumId w:val="11"/>
  </w:num>
  <w:num w:numId="19">
    <w:abstractNumId w:val="0"/>
  </w:num>
  <w:num w:numId="20">
    <w:abstractNumId w:val="16"/>
  </w:num>
  <w:num w:numId="21">
    <w:abstractNumId w:val="6"/>
  </w:num>
  <w:num w:numId="22">
    <w:abstractNumId w:val="22"/>
  </w:num>
  <w:num w:numId="23">
    <w:abstractNumId w:val="13"/>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i Paredes">
    <w15:presenceInfo w15:providerId="Windows Live" w15:userId="87cb5688b1b9fe69"/>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4BC"/>
    <w:rsid w:val="0000654A"/>
    <w:rsid w:val="000074CA"/>
    <w:rsid w:val="0001146D"/>
    <w:rsid w:val="00021820"/>
    <w:rsid w:val="00027312"/>
    <w:rsid w:val="0003113F"/>
    <w:rsid w:val="000330BC"/>
    <w:rsid w:val="0003562E"/>
    <w:rsid w:val="000367A0"/>
    <w:rsid w:val="00043F8C"/>
    <w:rsid w:val="000460F0"/>
    <w:rsid w:val="0005344F"/>
    <w:rsid w:val="000551F2"/>
    <w:rsid w:val="000579AE"/>
    <w:rsid w:val="000706D2"/>
    <w:rsid w:val="00072C63"/>
    <w:rsid w:val="00080EBD"/>
    <w:rsid w:val="00081C99"/>
    <w:rsid w:val="00087147"/>
    <w:rsid w:val="00091F0A"/>
    <w:rsid w:val="000A082C"/>
    <w:rsid w:val="000B0251"/>
    <w:rsid w:val="000B1162"/>
    <w:rsid w:val="000B5209"/>
    <w:rsid w:val="000B5A8E"/>
    <w:rsid w:val="000C393E"/>
    <w:rsid w:val="000C4451"/>
    <w:rsid w:val="000C73C6"/>
    <w:rsid w:val="000D2FB2"/>
    <w:rsid w:val="000D4A63"/>
    <w:rsid w:val="000D67F5"/>
    <w:rsid w:val="000D6DCF"/>
    <w:rsid w:val="000F3A0B"/>
    <w:rsid w:val="000F4D9B"/>
    <w:rsid w:val="000F54BC"/>
    <w:rsid w:val="00105D50"/>
    <w:rsid w:val="001106AC"/>
    <w:rsid w:val="00110904"/>
    <w:rsid w:val="001121A8"/>
    <w:rsid w:val="00112998"/>
    <w:rsid w:val="001134F2"/>
    <w:rsid w:val="00120608"/>
    <w:rsid w:val="00120D5F"/>
    <w:rsid w:val="00126767"/>
    <w:rsid w:val="00132784"/>
    <w:rsid w:val="00136615"/>
    <w:rsid w:val="00142110"/>
    <w:rsid w:val="001451D7"/>
    <w:rsid w:val="001460FD"/>
    <w:rsid w:val="00151242"/>
    <w:rsid w:val="00162492"/>
    <w:rsid w:val="00162C1B"/>
    <w:rsid w:val="0017215B"/>
    <w:rsid w:val="001752D9"/>
    <w:rsid w:val="001772DF"/>
    <w:rsid w:val="00182479"/>
    <w:rsid w:val="00183856"/>
    <w:rsid w:val="00185865"/>
    <w:rsid w:val="00196D04"/>
    <w:rsid w:val="00197E56"/>
    <w:rsid w:val="001A41FF"/>
    <w:rsid w:val="001B082D"/>
    <w:rsid w:val="001B0881"/>
    <w:rsid w:val="001B1625"/>
    <w:rsid w:val="001B2065"/>
    <w:rsid w:val="001B5BE5"/>
    <w:rsid w:val="001B6410"/>
    <w:rsid w:val="001B71D3"/>
    <w:rsid w:val="001C2602"/>
    <w:rsid w:val="001C377A"/>
    <w:rsid w:val="001C4D6B"/>
    <w:rsid w:val="001C61E4"/>
    <w:rsid w:val="001D4B48"/>
    <w:rsid w:val="001E0BFD"/>
    <w:rsid w:val="001E43E9"/>
    <w:rsid w:val="001E51E8"/>
    <w:rsid w:val="001F4845"/>
    <w:rsid w:val="001F7D74"/>
    <w:rsid w:val="002127E2"/>
    <w:rsid w:val="00212951"/>
    <w:rsid w:val="00215046"/>
    <w:rsid w:val="00215AFF"/>
    <w:rsid w:val="002216F9"/>
    <w:rsid w:val="00223A51"/>
    <w:rsid w:val="00223C29"/>
    <w:rsid w:val="00224AA1"/>
    <w:rsid w:val="002269D4"/>
    <w:rsid w:val="00233B66"/>
    <w:rsid w:val="00241B35"/>
    <w:rsid w:val="00241BC5"/>
    <w:rsid w:val="0024423E"/>
    <w:rsid w:val="00245CDE"/>
    <w:rsid w:val="00246325"/>
    <w:rsid w:val="00251441"/>
    <w:rsid w:val="0026264E"/>
    <w:rsid w:val="00264E5F"/>
    <w:rsid w:val="00270124"/>
    <w:rsid w:val="002761D4"/>
    <w:rsid w:val="00277CA4"/>
    <w:rsid w:val="002841D6"/>
    <w:rsid w:val="0029330D"/>
    <w:rsid w:val="002953D6"/>
    <w:rsid w:val="00295643"/>
    <w:rsid w:val="0029644E"/>
    <w:rsid w:val="00297217"/>
    <w:rsid w:val="002A0F8A"/>
    <w:rsid w:val="002A2B17"/>
    <w:rsid w:val="002A41BA"/>
    <w:rsid w:val="002B1750"/>
    <w:rsid w:val="002C1567"/>
    <w:rsid w:val="002C3B01"/>
    <w:rsid w:val="002C6A42"/>
    <w:rsid w:val="002D0965"/>
    <w:rsid w:val="002D765E"/>
    <w:rsid w:val="002D76B0"/>
    <w:rsid w:val="002E0CC5"/>
    <w:rsid w:val="002E5BBD"/>
    <w:rsid w:val="002F2EAE"/>
    <w:rsid w:val="002F50FE"/>
    <w:rsid w:val="002F587C"/>
    <w:rsid w:val="00304995"/>
    <w:rsid w:val="00307A39"/>
    <w:rsid w:val="00307ADD"/>
    <w:rsid w:val="00313E97"/>
    <w:rsid w:val="00316BA8"/>
    <w:rsid w:val="003279E7"/>
    <w:rsid w:val="00330564"/>
    <w:rsid w:val="00330AF2"/>
    <w:rsid w:val="00331BB7"/>
    <w:rsid w:val="00334F47"/>
    <w:rsid w:val="00336BD1"/>
    <w:rsid w:val="0034480A"/>
    <w:rsid w:val="003513E7"/>
    <w:rsid w:val="003561BC"/>
    <w:rsid w:val="00362D8C"/>
    <w:rsid w:val="003638F3"/>
    <w:rsid w:val="00373568"/>
    <w:rsid w:val="0037756A"/>
    <w:rsid w:val="00391029"/>
    <w:rsid w:val="00397F93"/>
    <w:rsid w:val="003A36DE"/>
    <w:rsid w:val="003A63DC"/>
    <w:rsid w:val="003B0234"/>
    <w:rsid w:val="003C0051"/>
    <w:rsid w:val="003C03A2"/>
    <w:rsid w:val="003C08E5"/>
    <w:rsid w:val="003D741E"/>
    <w:rsid w:val="003E5E5B"/>
    <w:rsid w:val="003F13FC"/>
    <w:rsid w:val="003F6EED"/>
    <w:rsid w:val="0040060A"/>
    <w:rsid w:val="00401C77"/>
    <w:rsid w:val="004025DB"/>
    <w:rsid w:val="00404313"/>
    <w:rsid w:val="0041216C"/>
    <w:rsid w:val="00420240"/>
    <w:rsid w:val="00425745"/>
    <w:rsid w:val="0043074C"/>
    <w:rsid w:val="004320FB"/>
    <w:rsid w:val="00444A82"/>
    <w:rsid w:val="00454E97"/>
    <w:rsid w:val="004700BC"/>
    <w:rsid w:val="004738EC"/>
    <w:rsid w:val="00473D45"/>
    <w:rsid w:val="00490F38"/>
    <w:rsid w:val="00493A10"/>
    <w:rsid w:val="00493EFA"/>
    <w:rsid w:val="00494DD0"/>
    <w:rsid w:val="00495DAC"/>
    <w:rsid w:val="004A3877"/>
    <w:rsid w:val="004A4135"/>
    <w:rsid w:val="004A4140"/>
    <w:rsid w:val="004A5005"/>
    <w:rsid w:val="004B0B31"/>
    <w:rsid w:val="004B0C67"/>
    <w:rsid w:val="004B2CEE"/>
    <w:rsid w:val="004B4423"/>
    <w:rsid w:val="004B4ECB"/>
    <w:rsid w:val="004C1FFB"/>
    <w:rsid w:val="004C340C"/>
    <w:rsid w:val="004C44C7"/>
    <w:rsid w:val="004D003F"/>
    <w:rsid w:val="004E0236"/>
    <w:rsid w:val="004E20FF"/>
    <w:rsid w:val="004E4A91"/>
    <w:rsid w:val="004F1FB1"/>
    <w:rsid w:val="004F31EF"/>
    <w:rsid w:val="005020D9"/>
    <w:rsid w:val="005071C3"/>
    <w:rsid w:val="00515523"/>
    <w:rsid w:val="005204A7"/>
    <w:rsid w:val="00542D5A"/>
    <w:rsid w:val="00564C83"/>
    <w:rsid w:val="00567409"/>
    <w:rsid w:val="0057006F"/>
    <w:rsid w:val="0057041B"/>
    <w:rsid w:val="00572C55"/>
    <w:rsid w:val="0057380D"/>
    <w:rsid w:val="005752CD"/>
    <w:rsid w:val="005836C7"/>
    <w:rsid w:val="00587C72"/>
    <w:rsid w:val="00596ECC"/>
    <w:rsid w:val="005A23D2"/>
    <w:rsid w:val="005A4E2A"/>
    <w:rsid w:val="005A7155"/>
    <w:rsid w:val="005C0E69"/>
    <w:rsid w:val="005D0527"/>
    <w:rsid w:val="005D3457"/>
    <w:rsid w:val="005D3CAB"/>
    <w:rsid w:val="005D52FC"/>
    <w:rsid w:val="005D6F05"/>
    <w:rsid w:val="005D7B56"/>
    <w:rsid w:val="005F2152"/>
    <w:rsid w:val="005F3463"/>
    <w:rsid w:val="006158AE"/>
    <w:rsid w:val="00616CB0"/>
    <w:rsid w:val="006212E9"/>
    <w:rsid w:val="0062547A"/>
    <w:rsid w:val="00626023"/>
    <w:rsid w:val="006273B3"/>
    <w:rsid w:val="00630869"/>
    <w:rsid w:val="0063134B"/>
    <w:rsid w:val="0063442E"/>
    <w:rsid w:val="00636A11"/>
    <w:rsid w:val="0064039D"/>
    <w:rsid w:val="006415B8"/>
    <w:rsid w:val="00641B05"/>
    <w:rsid w:val="00647664"/>
    <w:rsid w:val="006514FB"/>
    <w:rsid w:val="00652846"/>
    <w:rsid w:val="00655831"/>
    <w:rsid w:val="006560EB"/>
    <w:rsid w:val="00670318"/>
    <w:rsid w:val="006709B9"/>
    <w:rsid w:val="0067294E"/>
    <w:rsid w:val="00672D21"/>
    <w:rsid w:val="00673C91"/>
    <w:rsid w:val="006771A3"/>
    <w:rsid w:val="0067776F"/>
    <w:rsid w:val="006801DF"/>
    <w:rsid w:val="006844D7"/>
    <w:rsid w:val="00693220"/>
    <w:rsid w:val="0069401A"/>
    <w:rsid w:val="00694CF7"/>
    <w:rsid w:val="006974A0"/>
    <w:rsid w:val="006A143F"/>
    <w:rsid w:val="006A33F6"/>
    <w:rsid w:val="006A4DFE"/>
    <w:rsid w:val="006A52FD"/>
    <w:rsid w:val="006A6121"/>
    <w:rsid w:val="006C0F72"/>
    <w:rsid w:val="006C3E8C"/>
    <w:rsid w:val="006C699F"/>
    <w:rsid w:val="006C78EB"/>
    <w:rsid w:val="006D02AF"/>
    <w:rsid w:val="006D72EE"/>
    <w:rsid w:val="006D7B7B"/>
    <w:rsid w:val="006E0821"/>
    <w:rsid w:val="006E0933"/>
    <w:rsid w:val="006F08D6"/>
    <w:rsid w:val="006F0B53"/>
    <w:rsid w:val="006F14FE"/>
    <w:rsid w:val="006F6CFE"/>
    <w:rsid w:val="00711A8A"/>
    <w:rsid w:val="00711EA1"/>
    <w:rsid w:val="0071408C"/>
    <w:rsid w:val="007151BC"/>
    <w:rsid w:val="00716204"/>
    <w:rsid w:val="007215B1"/>
    <w:rsid w:val="00725453"/>
    <w:rsid w:val="0073206A"/>
    <w:rsid w:val="00742240"/>
    <w:rsid w:val="007449DC"/>
    <w:rsid w:val="00745650"/>
    <w:rsid w:val="00750301"/>
    <w:rsid w:val="00750FE8"/>
    <w:rsid w:val="00751E0E"/>
    <w:rsid w:val="00752532"/>
    <w:rsid w:val="0076079C"/>
    <w:rsid w:val="00761C43"/>
    <w:rsid w:val="00762731"/>
    <w:rsid w:val="00763905"/>
    <w:rsid w:val="00764DC0"/>
    <w:rsid w:val="00771EC8"/>
    <w:rsid w:val="00772296"/>
    <w:rsid w:val="00781573"/>
    <w:rsid w:val="00784B22"/>
    <w:rsid w:val="0079190A"/>
    <w:rsid w:val="0079266E"/>
    <w:rsid w:val="0079568E"/>
    <w:rsid w:val="007978EA"/>
    <w:rsid w:val="007A1735"/>
    <w:rsid w:val="007A27F6"/>
    <w:rsid w:val="007A42BC"/>
    <w:rsid w:val="007B0B06"/>
    <w:rsid w:val="007B360D"/>
    <w:rsid w:val="007B3A76"/>
    <w:rsid w:val="007B3BB0"/>
    <w:rsid w:val="007B7226"/>
    <w:rsid w:val="007C39FD"/>
    <w:rsid w:val="007C783F"/>
    <w:rsid w:val="007F2DBE"/>
    <w:rsid w:val="007F3FA7"/>
    <w:rsid w:val="0080663E"/>
    <w:rsid w:val="00812DA8"/>
    <w:rsid w:val="008133B0"/>
    <w:rsid w:val="008175EA"/>
    <w:rsid w:val="0082017F"/>
    <w:rsid w:val="00821EF6"/>
    <w:rsid w:val="00835A7F"/>
    <w:rsid w:val="008444F8"/>
    <w:rsid w:val="00844DC2"/>
    <w:rsid w:val="00852ACA"/>
    <w:rsid w:val="00861B42"/>
    <w:rsid w:val="00863484"/>
    <w:rsid w:val="00863E1A"/>
    <w:rsid w:val="00866380"/>
    <w:rsid w:val="00874879"/>
    <w:rsid w:val="008751A4"/>
    <w:rsid w:val="00877283"/>
    <w:rsid w:val="008808B3"/>
    <w:rsid w:val="0088144F"/>
    <w:rsid w:val="00883C0A"/>
    <w:rsid w:val="00887674"/>
    <w:rsid w:val="00894395"/>
    <w:rsid w:val="00895DAC"/>
    <w:rsid w:val="008A5028"/>
    <w:rsid w:val="008A6E80"/>
    <w:rsid w:val="008B2840"/>
    <w:rsid w:val="008B3E30"/>
    <w:rsid w:val="008B45D6"/>
    <w:rsid w:val="008B652C"/>
    <w:rsid w:val="008C0A81"/>
    <w:rsid w:val="008C22F4"/>
    <w:rsid w:val="008C7AD6"/>
    <w:rsid w:val="008D0FAA"/>
    <w:rsid w:val="008D5CE7"/>
    <w:rsid w:val="008D6629"/>
    <w:rsid w:val="008E15F8"/>
    <w:rsid w:val="008E30AC"/>
    <w:rsid w:val="008E60B6"/>
    <w:rsid w:val="008E770A"/>
    <w:rsid w:val="008F229E"/>
    <w:rsid w:val="008F7ED9"/>
    <w:rsid w:val="009006E5"/>
    <w:rsid w:val="0090075E"/>
    <w:rsid w:val="00900A94"/>
    <w:rsid w:val="009011D8"/>
    <w:rsid w:val="00904AE2"/>
    <w:rsid w:val="009056DB"/>
    <w:rsid w:val="00905769"/>
    <w:rsid w:val="009222D0"/>
    <w:rsid w:val="0092531A"/>
    <w:rsid w:val="009263DF"/>
    <w:rsid w:val="0093622E"/>
    <w:rsid w:val="00943741"/>
    <w:rsid w:val="00945CF3"/>
    <w:rsid w:val="00952E36"/>
    <w:rsid w:val="00953B27"/>
    <w:rsid w:val="00954509"/>
    <w:rsid w:val="009574D0"/>
    <w:rsid w:val="009575F3"/>
    <w:rsid w:val="009608B0"/>
    <w:rsid w:val="00960E60"/>
    <w:rsid w:val="009623AE"/>
    <w:rsid w:val="00971ABF"/>
    <w:rsid w:val="00977855"/>
    <w:rsid w:val="00982EE6"/>
    <w:rsid w:val="00983B5E"/>
    <w:rsid w:val="009857C4"/>
    <w:rsid w:val="00992DB5"/>
    <w:rsid w:val="0099399C"/>
    <w:rsid w:val="009A7A5E"/>
    <w:rsid w:val="009B2986"/>
    <w:rsid w:val="009B7061"/>
    <w:rsid w:val="009C0CDE"/>
    <w:rsid w:val="009C5D47"/>
    <w:rsid w:val="009E4C39"/>
    <w:rsid w:val="009F402B"/>
    <w:rsid w:val="00A0447A"/>
    <w:rsid w:val="00A10AB7"/>
    <w:rsid w:val="00A128E1"/>
    <w:rsid w:val="00A22FC9"/>
    <w:rsid w:val="00A267E1"/>
    <w:rsid w:val="00A30736"/>
    <w:rsid w:val="00A30E93"/>
    <w:rsid w:val="00A322D5"/>
    <w:rsid w:val="00A42233"/>
    <w:rsid w:val="00A52F21"/>
    <w:rsid w:val="00A76EBD"/>
    <w:rsid w:val="00A80817"/>
    <w:rsid w:val="00A82927"/>
    <w:rsid w:val="00A874E9"/>
    <w:rsid w:val="00A9058A"/>
    <w:rsid w:val="00A9097C"/>
    <w:rsid w:val="00A919A6"/>
    <w:rsid w:val="00A923DB"/>
    <w:rsid w:val="00AA6543"/>
    <w:rsid w:val="00AB0611"/>
    <w:rsid w:val="00AC275D"/>
    <w:rsid w:val="00AD033F"/>
    <w:rsid w:val="00AD1AA7"/>
    <w:rsid w:val="00AE5E9B"/>
    <w:rsid w:val="00AE62D1"/>
    <w:rsid w:val="00AE6459"/>
    <w:rsid w:val="00B007A7"/>
    <w:rsid w:val="00B01B65"/>
    <w:rsid w:val="00B0535F"/>
    <w:rsid w:val="00B0587E"/>
    <w:rsid w:val="00B061ED"/>
    <w:rsid w:val="00B11AB7"/>
    <w:rsid w:val="00B170BA"/>
    <w:rsid w:val="00B22277"/>
    <w:rsid w:val="00B23D6B"/>
    <w:rsid w:val="00B25916"/>
    <w:rsid w:val="00B34760"/>
    <w:rsid w:val="00B46081"/>
    <w:rsid w:val="00B61DEC"/>
    <w:rsid w:val="00B64666"/>
    <w:rsid w:val="00B664BB"/>
    <w:rsid w:val="00B67D90"/>
    <w:rsid w:val="00B80C76"/>
    <w:rsid w:val="00B8264F"/>
    <w:rsid w:val="00B867E0"/>
    <w:rsid w:val="00B9038D"/>
    <w:rsid w:val="00B91897"/>
    <w:rsid w:val="00B94B59"/>
    <w:rsid w:val="00B95147"/>
    <w:rsid w:val="00B958EA"/>
    <w:rsid w:val="00B969AA"/>
    <w:rsid w:val="00BA510C"/>
    <w:rsid w:val="00BA7ACB"/>
    <w:rsid w:val="00BC16B4"/>
    <w:rsid w:val="00BC7067"/>
    <w:rsid w:val="00BE186C"/>
    <w:rsid w:val="00BE30AF"/>
    <w:rsid w:val="00BE46D9"/>
    <w:rsid w:val="00BF01AB"/>
    <w:rsid w:val="00BF3855"/>
    <w:rsid w:val="00C00389"/>
    <w:rsid w:val="00C20399"/>
    <w:rsid w:val="00C21561"/>
    <w:rsid w:val="00C2401C"/>
    <w:rsid w:val="00C3465C"/>
    <w:rsid w:val="00C360B4"/>
    <w:rsid w:val="00C36647"/>
    <w:rsid w:val="00C4066D"/>
    <w:rsid w:val="00C4525B"/>
    <w:rsid w:val="00C45AA2"/>
    <w:rsid w:val="00C46A97"/>
    <w:rsid w:val="00C50B0F"/>
    <w:rsid w:val="00C512E7"/>
    <w:rsid w:val="00C524F8"/>
    <w:rsid w:val="00C54E5E"/>
    <w:rsid w:val="00C652CD"/>
    <w:rsid w:val="00C70B31"/>
    <w:rsid w:val="00C72183"/>
    <w:rsid w:val="00C7353F"/>
    <w:rsid w:val="00C73F62"/>
    <w:rsid w:val="00C76690"/>
    <w:rsid w:val="00C76FAA"/>
    <w:rsid w:val="00C80016"/>
    <w:rsid w:val="00C806DB"/>
    <w:rsid w:val="00C80CAA"/>
    <w:rsid w:val="00C84485"/>
    <w:rsid w:val="00C9195E"/>
    <w:rsid w:val="00C92BB2"/>
    <w:rsid w:val="00C933E9"/>
    <w:rsid w:val="00C96B54"/>
    <w:rsid w:val="00CA024F"/>
    <w:rsid w:val="00CA1215"/>
    <w:rsid w:val="00CA5428"/>
    <w:rsid w:val="00CB0173"/>
    <w:rsid w:val="00CB36BC"/>
    <w:rsid w:val="00CB6930"/>
    <w:rsid w:val="00CB7F96"/>
    <w:rsid w:val="00CC230D"/>
    <w:rsid w:val="00CC5A15"/>
    <w:rsid w:val="00CD266F"/>
    <w:rsid w:val="00CD3F3F"/>
    <w:rsid w:val="00CD649B"/>
    <w:rsid w:val="00CE658A"/>
    <w:rsid w:val="00CE7770"/>
    <w:rsid w:val="00CF1F46"/>
    <w:rsid w:val="00CF535D"/>
    <w:rsid w:val="00D00814"/>
    <w:rsid w:val="00D1375F"/>
    <w:rsid w:val="00D14920"/>
    <w:rsid w:val="00D203CA"/>
    <w:rsid w:val="00D20B7C"/>
    <w:rsid w:val="00D236CF"/>
    <w:rsid w:val="00D2409E"/>
    <w:rsid w:val="00D2761D"/>
    <w:rsid w:val="00D359E4"/>
    <w:rsid w:val="00D447FC"/>
    <w:rsid w:val="00D523A1"/>
    <w:rsid w:val="00D5584C"/>
    <w:rsid w:val="00D60F91"/>
    <w:rsid w:val="00D61FE9"/>
    <w:rsid w:val="00D714FC"/>
    <w:rsid w:val="00D72851"/>
    <w:rsid w:val="00D81233"/>
    <w:rsid w:val="00DA0DF7"/>
    <w:rsid w:val="00DB20B7"/>
    <w:rsid w:val="00DB3B5B"/>
    <w:rsid w:val="00DB52F2"/>
    <w:rsid w:val="00DB6235"/>
    <w:rsid w:val="00DC0099"/>
    <w:rsid w:val="00DC44A5"/>
    <w:rsid w:val="00DC706C"/>
    <w:rsid w:val="00DC77C0"/>
    <w:rsid w:val="00DC7B42"/>
    <w:rsid w:val="00DD0579"/>
    <w:rsid w:val="00DD78D5"/>
    <w:rsid w:val="00DD7E4A"/>
    <w:rsid w:val="00DE6DD8"/>
    <w:rsid w:val="00DF32F4"/>
    <w:rsid w:val="00DF4EA2"/>
    <w:rsid w:val="00DF795E"/>
    <w:rsid w:val="00E00554"/>
    <w:rsid w:val="00E05FE0"/>
    <w:rsid w:val="00E102AA"/>
    <w:rsid w:val="00E11AAB"/>
    <w:rsid w:val="00E12096"/>
    <w:rsid w:val="00E152DE"/>
    <w:rsid w:val="00E1679B"/>
    <w:rsid w:val="00E212E6"/>
    <w:rsid w:val="00E2213A"/>
    <w:rsid w:val="00E30603"/>
    <w:rsid w:val="00E32C3C"/>
    <w:rsid w:val="00E3710F"/>
    <w:rsid w:val="00E37BD1"/>
    <w:rsid w:val="00E40BCB"/>
    <w:rsid w:val="00E510A9"/>
    <w:rsid w:val="00E54712"/>
    <w:rsid w:val="00E54FB2"/>
    <w:rsid w:val="00E6356D"/>
    <w:rsid w:val="00E766ED"/>
    <w:rsid w:val="00E825D0"/>
    <w:rsid w:val="00E84CC1"/>
    <w:rsid w:val="00E8562C"/>
    <w:rsid w:val="00E9181E"/>
    <w:rsid w:val="00E919B0"/>
    <w:rsid w:val="00E91E95"/>
    <w:rsid w:val="00E94DE5"/>
    <w:rsid w:val="00EB462E"/>
    <w:rsid w:val="00EC3439"/>
    <w:rsid w:val="00ED1D08"/>
    <w:rsid w:val="00ED67D7"/>
    <w:rsid w:val="00EE2283"/>
    <w:rsid w:val="00EE617D"/>
    <w:rsid w:val="00EF1560"/>
    <w:rsid w:val="00EF22CB"/>
    <w:rsid w:val="00EF545F"/>
    <w:rsid w:val="00F0584D"/>
    <w:rsid w:val="00F05C9D"/>
    <w:rsid w:val="00F103D0"/>
    <w:rsid w:val="00F1212E"/>
    <w:rsid w:val="00F12B85"/>
    <w:rsid w:val="00F13CA7"/>
    <w:rsid w:val="00F14294"/>
    <w:rsid w:val="00F14DEC"/>
    <w:rsid w:val="00F16D97"/>
    <w:rsid w:val="00F17FB8"/>
    <w:rsid w:val="00F21B89"/>
    <w:rsid w:val="00F22921"/>
    <w:rsid w:val="00F243AE"/>
    <w:rsid w:val="00F26646"/>
    <w:rsid w:val="00F26EDB"/>
    <w:rsid w:val="00F275A5"/>
    <w:rsid w:val="00F33EDC"/>
    <w:rsid w:val="00F351E0"/>
    <w:rsid w:val="00F41F13"/>
    <w:rsid w:val="00F43778"/>
    <w:rsid w:val="00F439E1"/>
    <w:rsid w:val="00F478E9"/>
    <w:rsid w:val="00F52E3B"/>
    <w:rsid w:val="00F53E49"/>
    <w:rsid w:val="00F5657F"/>
    <w:rsid w:val="00F57DD5"/>
    <w:rsid w:val="00F645D8"/>
    <w:rsid w:val="00F703B5"/>
    <w:rsid w:val="00F71461"/>
    <w:rsid w:val="00F72507"/>
    <w:rsid w:val="00F83592"/>
    <w:rsid w:val="00F90B87"/>
    <w:rsid w:val="00F923C6"/>
    <w:rsid w:val="00F96F7A"/>
    <w:rsid w:val="00F97759"/>
    <w:rsid w:val="00FA2689"/>
    <w:rsid w:val="00FB1658"/>
    <w:rsid w:val="00FB3F7B"/>
    <w:rsid w:val="00FC2EA9"/>
    <w:rsid w:val="00FC67EC"/>
    <w:rsid w:val="00FD06C0"/>
    <w:rsid w:val="00FD1845"/>
    <w:rsid w:val="00FD2A2A"/>
    <w:rsid w:val="00FD69FE"/>
    <w:rsid w:val="00FE2470"/>
    <w:rsid w:val="00FF0C71"/>
    <w:rsid w:val="00FF5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9407D"/>
  <w15:chartTrackingRefBased/>
  <w15:docId w15:val="{AA31AC21-12F2-4D24-B016-34A4CF885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61D"/>
    <w:pPr>
      <w:spacing w:line="360" w:lineRule="auto"/>
      <w:jc w:val="both"/>
    </w:pPr>
    <w:rPr>
      <w:rFonts w:ascii="Times New Roman" w:eastAsia="Times New Roman" w:hAnsi="Times New Roman"/>
      <w:sz w:val="24"/>
      <w:lang w:val="pt-PT"/>
    </w:rPr>
  </w:style>
  <w:style w:type="paragraph" w:styleId="Ttulo1">
    <w:name w:val="heading 1"/>
    <w:basedOn w:val="Normal"/>
    <w:next w:val="Normal"/>
    <w:link w:val="Ttulo1Carter"/>
    <w:uiPriority w:val="9"/>
    <w:qFormat/>
    <w:rsid w:val="00D714FC"/>
    <w:pPr>
      <w:keepNext/>
      <w:numPr>
        <w:numId w:val="1"/>
      </w:numPr>
      <w:spacing w:before="240" w:after="60"/>
      <w:outlineLvl w:val="0"/>
    </w:pPr>
    <w:rPr>
      <w:b/>
      <w:bCs/>
      <w:kern w:val="32"/>
      <w:sz w:val="48"/>
      <w:szCs w:val="32"/>
    </w:rPr>
  </w:style>
  <w:style w:type="paragraph" w:styleId="Cabealho2">
    <w:name w:val="heading 2"/>
    <w:basedOn w:val="Normal"/>
    <w:next w:val="Normal"/>
    <w:link w:val="Cabealho2Carter"/>
    <w:uiPriority w:val="9"/>
    <w:unhideWhenUsed/>
    <w:qFormat/>
    <w:rsid w:val="00B61DEC"/>
    <w:pPr>
      <w:keepNext/>
      <w:numPr>
        <w:ilvl w:val="1"/>
        <w:numId w:val="1"/>
      </w:numPr>
      <w:spacing w:before="240" w:after="60"/>
      <w:outlineLvl w:val="1"/>
    </w:pPr>
    <w:rPr>
      <w:b/>
      <w:bCs/>
      <w:iCs/>
      <w:sz w:val="32"/>
      <w:szCs w:val="28"/>
    </w:rPr>
  </w:style>
  <w:style w:type="paragraph" w:styleId="Cabealho3">
    <w:name w:val="heading 3"/>
    <w:basedOn w:val="Normal"/>
    <w:next w:val="Normal"/>
    <w:link w:val="Cabealho3Carter"/>
    <w:uiPriority w:val="9"/>
    <w:unhideWhenUsed/>
    <w:qFormat/>
    <w:rsid w:val="006A52FD"/>
    <w:pPr>
      <w:keepNext/>
      <w:keepLines/>
      <w:numPr>
        <w:ilvl w:val="2"/>
        <w:numId w:val="1"/>
      </w:numPr>
      <w:spacing w:before="40"/>
      <w:outlineLvl w:val="2"/>
    </w:pPr>
    <w:rPr>
      <w:rFonts w:eastAsiaTheme="majorEastAsia" w:cstheme="majorBidi"/>
      <w:b/>
      <w:szCs w:val="24"/>
    </w:rPr>
  </w:style>
  <w:style w:type="paragraph" w:styleId="Cabealho4">
    <w:name w:val="heading 4"/>
    <w:basedOn w:val="Normal"/>
    <w:next w:val="Normal"/>
    <w:link w:val="Cabealho4Carter"/>
    <w:uiPriority w:val="9"/>
    <w:semiHidden/>
    <w:unhideWhenUsed/>
    <w:qFormat/>
    <w:rsid w:val="009623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Cabealho5">
    <w:name w:val="heading 5"/>
    <w:basedOn w:val="Normal"/>
    <w:next w:val="Normal"/>
    <w:link w:val="Cabealho5Carter"/>
    <w:uiPriority w:val="9"/>
    <w:semiHidden/>
    <w:unhideWhenUsed/>
    <w:qFormat/>
    <w:rsid w:val="009623A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semiHidden/>
    <w:unhideWhenUsed/>
    <w:qFormat/>
    <w:rsid w:val="009623A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9623A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9623A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9623A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after="240"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after="240"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basedOn w:val="Tabelanormal"/>
    <w:rsid w:val="000F54BC"/>
    <w:rPr>
      <w:rFonts w:ascii="Times New Roman" w:eastAsia="Times New Roman" w:hAnsi="Times New Roman"/>
      <w:lang w:eastAsia="pt-P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aceholderText1">
    <w:name w:val="Placeholder Text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Ttulo1Carter">
    <w:name w:val="Título 1 Caráter"/>
    <w:link w:val="Ttulo1"/>
    <w:uiPriority w:val="9"/>
    <w:rsid w:val="00D714FC"/>
    <w:rPr>
      <w:rFonts w:ascii="Times New Roman" w:eastAsia="Times New Roman" w:hAnsi="Times New Roman" w:cs="Times New Roman"/>
      <w:b/>
      <w:bCs/>
      <w:kern w:val="32"/>
      <w:sz w:val="48"/>
      <w:szCs w:val="32"/>
    </w:rPr>
  </w:style>
  <w:style w:type="character" w:customStyle="1" w:styleId="Cabealho2Carter">
    <w:name w:val="Cabeçalho 2 Caráter"/>
    <w:link w:val="Cabealho2"/>
    <w:uiPriority w:val="9"/>
    <w:rsid w:val="00B61DEC"/>
    <w:rPr>
      <w:rFonts w:ascii="Times New Roman" w:eastAsia="Times New Roman" w:hAnsi="Times New Roman" w:cs="Times New Roman"/>
      <w:b/>
      <w:bCs/>
      <w:iCs/>
      <w:sz w:val="32"/>
      <w:szCs w:val="28"/>
      <w:lang w:val="pt-PT"/>
    </w:rPr>
  </w:style>
  <w:style w:type="paragraph" w:styleId="Bibliografia">
    <w:name w:val="Bibliography"/>
    <w:basedOn w:val="Normal"/>
    <w:next w:val="Normal"/>
    <w:uiPriority w:val="37"/>
    <w:unhideWhenUsed/>
    <w:rsid w:val="00212951"/>
  </w:style>
  <w:style w:type="character" w:customStyle="1" w:styleId="Cabealho3Carter">
    <w:name w:val="Cabeçalho 3 Caráter"/>
    <w:basedOn w:val="Tipodeletrapredefinidodopargrafo"/>
    <w:link w:val="Cabealho3"/>
    <w:uiPriority w:val="9"/>
    <w:rsid w:val="006A52FD"/>
    <w:rPr>
      <w:rFonts w:ascii="Times New Roman" w:eastAsiaTheme="majorEastAsia" w:hAnsi="Times New Roman" w:cstheme="majorBidi"/>
      <w:b/>
      <w:sz w:val="24"/>
      <w:szCs w:val="24"/>
      <w:lang w:val="pt-PT"/>
    </w:rPr>
  </w:style>
  <w:style w:type="character" w:customStyle="1" w:styleId="Cabealho4Carter">
    <w:name w:val="Cabeçalho 4 Caráter"/>
    <w:basedOn w:val="Tipodeletrapredefinidodopargrafo"/>
    <w:link w:val="Cabealho4"/>
    <w:uiPriority w:val="9"/>
    <w:semiHidden/>
    <w:rsid w:val="009623AE"/>
    <w:rPr>
      <w:rFonts w:asciiTheme="majorHAnsi" w:eastAsiaTheme="majorEastAsia" w:hAnsiTheme="majorHAnsi" w:cstheme="majorBidi"/>
      <w:i/>
      <w:iCs/>
      <w:color w:val="2F5496" w:themeColor="accent1" w:themeShade="BF"/>
      <w:sz w:val="24"/>
      <w:lang w:val="pt-PT"/>
    </w:rPr>
  </w:style>
  <w:style w:type="character" w:customStyle="1" w:styleId="Cabealho5Carter">
    <w:name w:val="Cabeçalho 5 Caráter"/>
    <w:basedOn w:val="Tipodeletrapredefinidodopargrafo"/>
    <w:link w:val="Cabealho5"/>
    <w:uiPriority w:val="9"/>
    <w:semiHidden/>
    <w:rsid w:val="009623AE"/>
    <w:rPr>
      <w:rFonts w:asciiTheme="majorHAnsi" w:eastAsiaTheme="majorEastAsia" w:hAnsiTheme="majorHAnsi" w:cstheme="majorBidi"/>
      <w:color w:val="2F5496" w:themeColor="accent1" w:themeShade="BF"/>
      <w:sz w:val="24"/>
      <w:lang w:val="pt-PT"/>
    </w:rPr>
  </w:style>
  <w:style w:type="character" w:customStyle="1" w:styleId="Cabealho6Carter">
    <w:name w:val="Cabeçalho 6 Caráter"/>
    <w:basedOn w:val="Tipodeletrapredefinidodopargrafo"/>
    <w:link w:val="Cabealho6"/>
    <w:uiPriority w:val="9"/>
    <w:semiHidden/>
    <w:rsid w:val="009623AE"/>
    <w:rPr>
      <w:rFonts w:asciiTheme="majorHAnsi" w:eastAsiaTheme="majorEastAsia" w:hAnsiTheme="majorHAnsi" w:cstheme="majorBidi"/>
      <w:color w:val="1F3763" w:themeColor="accent1" w:themeShade="7F"/>
      <w:sz w:val="24"/>
      <w:lang w:val="pt-PT"/>
    </w:rPr>
  </w:style>
  <w:style w:type="character" w:customStyle="1" w:styleId="Cabealho7Carter">
    <w:name w:val="Cabeçalho 7 Caráter"/>
    <w:basedOn w:val="Tipodeletrapredefinidodopargrafo"/>
    <w:link w:val="Cabealho7"/>
    <w:uiPriority w:val="9"/>
    <w:semiHidden/>
    <w:rsid w:val="009623AE"/>
    <w:rPr>
      <w:rFonts w:asciiTheme="majorHAnsi" w:eastAsiaTheme="majorEastAsia" w:hAnsiTheme="majorHAnsi" w:cstheme="majorBidi"/>
      <w:i/>
      <w:iCs/>
      <w:color w:val="1F3763" w:themeColor="accent1" w:themeShade="7F"/>
      <w:sz w:val="24"/>
      <w:lang w:val="pt-PT"/>
    </w:rPr>
  </w:style>
  <w:style w:type="character" w:customStyle="1" w:styleId="Cabealho8Carter">
    <w:name w:val="Cabeçalho 8 Caráter"/>
    <w:basedOn w:val="Tipodeletrapredefinidodopargrafo"/>
    <w:link w:val="Cabealho8"/>
    <w:uiPriority w:val="9"/>
    <w:semiHidden/>
    <w:rsid w:val="009623AE"/>
    <w:rPr>
      <w:rFonts w:asciiTheme="majorHAnsi" w:eastAsiaTheme="majorEastAsia" w:hAnsiTheme="majorHAnsi" w:cstheme="majorBidi"/>
      <w:color w:val="272727" w:themeColor="text1" w:themeTint="D8"/>
      <w:sz w:val="21"/>
      <w:szCs w:val="21"/>
      <w:lang w:val="pt-PT"/>
    </w:rPr>
  </w:style>
  <w:style w:type="character" w:customStyle="1" w:styleId="Cabealho9Carter">
    <w:name w:val="Cabeçalho 9 Caráter"/>
    <w:basedOn w:val="Tipodeletrapredefinidodopargrafo"/>
    <w:link w:val="Cabealho9"/>
    <w:uiPriority w:val="9"/>
    <w:semiHidden/>
    <w:rsid w:val="009623AE"/>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A80817"/>
    <w:pPr>
      <w:ind w:left="720"/>
      <w:contextualSpacing/>
    </w:pPr>
  </w:style>
  <w:style w:type="paragraph" w:styleId="NormalWeb">
    <w:name w:val="Normal (Web)"/>
    <w:basedOn w:val="Normal"/>
    <w:uiPriority w:val="99"/>
    <w:semiHidden/>
    <w:unhideWhenUsed/>
    <w:rsid w:val="008C0A81"/>
    <w:pPr>
      <w:spacing w:before="100" w:beforeAutospacing="1" w:after="100" w:afterAutospacing="1" w:line="240" w:lineRule="auto"/>
      <w:jc w:val="left"/>
    </w:pPr>
    <w:rPr>
      <w:szCs w:val="24"/>
      <w:lang w:eastAsia="pt-PT"/>
    </w:rPr>
  </w:style>
  <w:style w:type="paragraph" w:styleId="Legenda">
    <w:name w:val="caption"/>
    <w:basedOn w:val="Normal"/>
    <w:next w:val="Normal"/>
    <w:uiPriority w:val="35"/>
    <w:unhideWhenUsed/>
    <w:qFormat/>
    <w:rsid w:val="00852ACA"/>
    <w:pPr>
      <w:spacing w:after="200" w:line="240" w:lineRule="auto"/>
      <w:jc w:val="center"/>
    </w:pPr>
    <w:rPr>
      <w:i/>
      <w:iCs/>
      <w:sz w:val="18"/>
      <w:szCs w:val="18"/>
    </w:rPr>
  </w:style>
  <w:style w:type="table" w:styleId="TabeladeGrelha5Escura">
    <w:name w:val="Grid Table 5 Dark"/>
    <w:basedOn w:val="Tabelanormal"/>
    <w:uiPriority w:val="50"/>
    <w:rsid w:val="00E40B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1Clara">
    <w:name w:val="Grid Table 1 Light"/>
    <w:basedOn w:val="Tabelanormal"/>
    <w:uiPriority w:val="46"/>
    <w:rsid w:val="00E40B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itao">
    <w:name w:val="Quote"/>
    <w:basedOn w:val="Normal"/>
    <w:next w:val="Normal"/>
    <w:link w:val="CitaoCarter"/>
    <w:uiPriority w:val="29"/>
    <w:qFormat/>
    <w:rsid w:val="00F14DEC"/>
    <w:pPr>
      <w:spacing w:before="200" w:after="16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F14DEC"/>
    <w:rPr>
      <w:rFonts w:ascii="Times New Roman" w:eastAsia="Times New Roman" w:hAnsi="Times New Roman"/>
      <w:i/>
      <w:iCs/>
      <w:color w:val="404040" w:themeColor="text1" w:themeTint="BF"/>
      <w:sz w:val="24"/>
      <w:lang w:val="pt-PT"/>
    </w:rPr>
  </w:style>
  <w:style w:type="character" w:styleId="Hiperligao">
    <w:name w:val="Hyperlink"/>
    <w:basedOn w:val="Tipodeletrapredefinidodopargrafo"/>
    <w:uiPriority w:val="99"/>
    <w:unhideWhenUsed/>
    <w:rsid w:val="00F14DEC"/>
    <w:rPr>
      <w:color w:val="0563C1" w:themeColor="hyperlink"/>
      <w:u w:val="single"/>
    </w:rPr>
  </w:style>
  <w:style w:type="character" w:styleId="MenoNoResolvida">
    <w:name w:val="Unresolved Mention"/>
    <w:basedOn w:val="Tipodeletrapredefinidodopargrafo"/>
    <w:uiPriority w:val="99"/>
    <w:semiHidden/>
    <w:unhideWhenUsed/>
    <w:rsid w:val="00F14DEC"/>
    <w:rPr>
      <w:color w:val="808080"/>
      <w:shd w:val="clear" w:color="auto" w:fill="E6E6E6"/>
    </w:rPr>
  </w:style>
  <w:style w:type="character" w:styleId="Hiperligaovisitada">
    <w:name w:val="FollowedHyperlink"/>
    <w:basedOn w:val="Tipodeletrapredefinidodopargrafo"/>
    <w:uiPriority w:val="99"/>
    <w:semiHidden/>
    <w:unhideWhenUsed/>
    <w:rsid w:val="00A42233"/>
    <w:rPr>
      <w:color w:val="954F72" w:themeColor="followedHyperlink"/>
      <w:u w:val="single"/>
    </w:rPr>
  </w:style>
  <w:style w:type="paragraph" w:styleId="Cabealhodondice">
    <w:name w:val="TOC Heading"/>
    <w:basedOn w:val="Ttulo1"/>
    <w:next w:val="Normal"/>
    <w:uiPriority w:val="39"/>
    <w:unhideWhenUsed/>
    <w:qFormat/>
    <w:rsid w:val="00C45AA2"/>
    <w:pPr>
      <w:keepLines/>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paragraph" w:styleId="ndice2">
    <w:name w:val="toc 2"/>
    <w:basedOn w:val="Normal"/>
    <w:next w:val="Normal"/>
    <w:autoRedefine/>
    <w:uiPriority w:val="39"/>
    <w:unhideWhenUsed/>
    <w:rsid w:val="00C45AA2"/>
    <w:pPr>
      <w:spacing w:after="100"/>
      <w:ind w:left="240"/>
    </w:pPr>
  </w:style>
  <w:style w:type="paragraph" w:styleId="ndice1">
    <w:name w:val="toc 1"/>
    <w:basedOn w:val="Normal"/>
    <w:next w:val="Normal"/>
    <w:autoRedefine/>
    <w:uiPriority w:val="39"/>
    <w:unhideWhenUsed/>
    <w:rsid w:val="00C45AA2"/>
    <w:pPr>
      <w:spacing w:after="100"/>
    </w:pPr>
  </w:style>
  <w:style w:type="paragraph" w:styleId="ndice3">
    <w:name w:val="toc 3"/>
    <w:basedOn w:val="Normal"/>
    <w:next w:val="Normal"/>
    <w:autoRedefine/>
    <w:uiPriority w:val="39"/>
    <w:unhideWhenUsed/>
    <w:rsid w:val="00C45AA2"/>
    <w:pPr>
      <w:spacing w:after="100"/>
      <w:ind w:left="480"/>
    </w:pPr>
  </w:style>
  <w:style w:type="paragraph" w:styleId="ndicedeilustraes">
    <w:name w:val="table of figures"/>
    <w:basedOn w:val="Normal"/>
    <w:next w:val="Normal"/>
    <w:uiPriority w:val="99"/>
    <w:unhideWhenUsed/>
    <w:rsid w:val="00FB3F7B"/>
  </w:style>
  <w:style w:type="character" w:styleId="Refdecomentrio">
    <w:name w:val="annotation reference"/>
    <w:basedOn w:val="Tipodeletrapredefinidodopargrafo"/>
    <w:uiPriority w:val="99"/>
    <w:semiHidden/>
    <w:unhideWhenUsed/>
    <w:rsid w:val="00F26646"/>
    <w:rPr>
      <w:sz w:val="16"/>
      <w:szCs w:val="16"/>
    </w:rPr>
  </w:style>
  <w:style w:type="paragraph" w:styleId="Textodecomentrio">
    <w:name w:val="annotation text"/>
    <w:basedOn w:val="Normal"/>
    <w:link w:val="TextodecomentrioCarter"/>
    <w:uiPriority w:val="99"/>
    <w:semiHidden/>
    <w:unhideWhenUsed/>
    <w:rsid w:val="00F26646"/>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F26646"/>
    <w:rPr>
      <w:rFonts w:ascii="Times New Roman" w:eastAsia="Times New Roman" w:hAnsi="Times New Roman"/>
      <w:lang w:val="pt-PT"/>
    </w:rPr>
  </w:style>
  <w:style w:type="paragraph" w:styleId="Assuntodecomentrio">
    <w:name w:val="annotation subject"/>
    <w:basedOn w:val="Textodecomentrio"/>
    <w:next w:val="Textodecomentrio"/>
    <w:link w:val="AssuntodecomentrioCarter"/>
    <w:uiPriority w:val="99"/>
    <w:semiHidden/>
    <w:unhideWhenUsed/>
    <w:rsid w:val="00F26646"/>
    <w:rPr>
      <w:b/>
      <w:bCs/>
    </w:rPr>
  </w:style>
  <w:style w:type="character" w:customStyle="1" w:styleId="AssuntodecomentrioCarter">
    <w:name w:val="Assunto de comentário Caráter"/>
    <w:basedOn w:val="TextodecomentrioCarter"/>
    <w:link w:val="Assuntodecomentrio"/>
    <w:uiPriority w:val="99"/>
    <w:semiHidden/>
    <w:rsid w:val="00F26646"/>
    <w:rPr>
      <w:rFonts w:ascii="Times New Roman" w:eastAsia="Times New Roman" w:hAnsi="Times New Roman"/>
      <w:b/>
      <w:bCs/>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426">
      <w:bodyDiv w:val="1"/>
      <w:marLeft w:val="0"/>
      <w:marRight w:val="0"/>
      <w:marTop w:val="0"/>
      <w:marBottom w:val="0"/>
      <w:divBdr>
        <w:top w:val="none" w:sz="0" w:space="0" w:color="auto"/>
        <w:left w:val="none" w:sz="0" w:space="0" w:color="auto"/>
        <w:bottom w:val="none" w:sz="0" w:space="0" w:color="auto"/>
        <w:right w:val="none" w:sz="0" w:space="0" w:color="auto"/>
      </w:divBdr>
    </w:div>
    <w:div w:id="7681201">
      <w:bodyDiv w:val="1"/>
      <w:marLeft w:val="0"/>
      <w:marRight w:val="0"/>
      <w:marTop w:val="0"/>
      <w:marBottom w:val="0"/>
      <w:divBdr>
        <w:top w:val="none" w:sz="0" w:space="0" w:color="auto"/>
        <w:left w:val="none" w:sz="0" w:space="0" w:color="auto"/>
        <w:bottom w:val="none" w:sz="0" w:space="0" w:color="auto"/>
        <w:right w:val="none" w:sz="0" w:space="0" w:color="auto"/>
      </w:divBdr>
    </w:div>
    <w:div w:id="18358360">
      <w:bodyDiv w:val="1"/>
      <w:marLeft w:val="0"/>
      <w:marRight w:val="0"/>
      <w:marTop w:val="0"/>
      <w:marBottom w:val="0"/>
      <w:divBdr>
        <w:top w:val="none" w:sz="0" w:space="0" w:color="auto"/>
        <w:left w:val="none" w:sz="0" w:space="0" w:color="auto"/>
        <w:bottom w:val="none" w:sz="0" w:space="0" w:color="auto"/>
        <w:right w:val="none" w:sz="0" w:space="0" w:color="auto"/>
      </w:divBdr>
    </w:div>
    <w:div w:id="32854063">
      <w:bodyDiv w:val="1"/>
      <w:marLeft w:val="0"/>
      <w:marRight w:val="0"/>
      <w:marTop w:val="0"/>
      <w:marBottom w:val="0"/>
      <w:divBdr>
        <w:top w:val="none" w:sz="0" w:space="0" w:color="auto"/>
        <w:left w:val="none" w:sz="0" w:space="0" w:color="auto"/>
        <w:bottom w:val="none" w:sz="0" w:space="0" w:color="auto"/>
        <w:right w:val="none" w:sz="0" w:space="0" w:color="auto"/>
      </w:divBdr>
    </w:div>
    <w:div w:id="33847013">
      <w:bodyDiv w:val="1"/>
      <w:marLeft w:val="0"/>
      <w:marRight w:val="0"/>
      <w:marTop w:val="0"/>
      <w:marBottom w:val="0"/>
      <w:divBdr>
        <w:top w:val="none" w:sz="0" w:space="0" w:color="auto"/>
        <w:left w:val="none" w:sz="0" w:space="0" w:color="auto"/>
        <w:bottom w:val="none" w:sz="0" w:space="0" w:color="auto"/>
        <w:right w:val="none" w:sz="0" w:space="0" w:color="auto"/>
      </w:divBdr>
    </w:div>
    <w:div w:id="34938918">
      <w:bodyDiv w:val="1"/>
      <w:marLeft w:val="0"/>
      <w:marRight w:val="0"/>
      <w:marTop w:val="0"/>
      <w:marBottom w:val="0"/>
      <w:divBdr>
        <w:top w:val="none" w:sz="0" w:space="0" w:color="auto"/>
        <w:left w:val="none" w:sz="0" w:space="0" w:color="auto"/>
        <w:bottom w:val="none" w:sz="0" w:space="0" w:color="auto"/>
        <w:right w:val="none" w:sz="0" w:space="0" w:color="auto"/>
      </w:divBdr>
    </w:div>
    <w:div w:id="44574985">
      <w:bodyDiv w:val="1"/>
      <w:marLeft w:val="0"/>
      <w:marRight w:val="0"/>
      <w:marTop w:val="0"/>
      <w:marBottom w:val="0"/>
      <w:divBdr>
        <w:top w:val="none" w:sz="0" w:space="0" w:color="auto"/>
        <w:left w:val="none" w:sz="0" w:space="0" w:color="auto"/>
        <w:bottom w:val="none" w:sz="0" w:space="0" w:color="auto"/>
        <w:right w:val="none" w:sz="0" w:space="0" w:color="auto"/>
      </w:divBdr>
    </w:div>
    <w:div w:id="49421853">
      <w:bodyDiv w:val="1"/>
      <w:marLeft w:val="0"/>
      <w:marRight w:val="0"/>
      <w:marTop w:val="0"/>
      <w:marBottom w:val="0"/>
      <w:divBdr>
        <w:top w:val="none" w:sz="0" w:space="0" w:color="auto"/>
        <w:left w:val="none" w:sz="0" w:space="0" w:color="auto"/>
        <w:bottom w:val="none" w:sz="0" w:space="0" w:color="auto"/>
        <w:right w:val="none" w:sz="0" w:space="0" w:color="auto"/>
      </w:divBdr>
    </w:div>
    <w:div w:id="51388258">
      <w:bodyDiv w:val="1"/>
      <w:marLeft w:val="0"/>
      <w:marRight w:val="0"/>
      <w:marTop w:val="0"/>
      <w:marBottom w:val="0"/>
      <w:divBdr>
        <w:top w:val="none" w:sz="0" w:space="0" w:color="auto"/>
        <w:left w:val="none" w:sz="0" w:space="0" w:color="auto"/>
        <w:bottom w:val="none" w:sz="0" w:space="0" w:color="auto"/>
        <w:right w:val="none" w:sz="0" w:space="0" w:color="auto"/>
      </w:divBdr>
    </w:div>
    <w:div w:id="56981896">
      <w:bodyDiv w:val="1"/>
      <w:marLeft w:val="0"/>
      <w:marRight w:val="0"/>
      <w:marTop w:val="0"/>
      <w:marBottom w:val="0"/>
      <w:divBdr>
        <w:top w:val="none" w:sz="0" w:space="0" w:color="auto"/>
        <w:left w:val="none" w:sz="0" w:space="0" w:color="auto"/>
        <w:bottom w:val="none" w:sz="0" w:space="0" w:color="auto"/>
        <w:right w:val="none" w:sz="0" w:space="0" w:color="auto"/>
      </w:divBdr>
    </w:div>
    <w:div w:id="58214479">
      <w:bodyDiv w:val="1"/>
      <w:marLeft w:val="0"/>
      <w:marRight w:val="0"/>
      <w:marTop w:val="0"/>
      <w:marBottom w:val="0"/>
      <w:divBdr>
        <w:top w:val="none" w:sz="0" w:space="0" w:color="auto"/>
        <w:left w:val="none" w:sz="0" w:space="0" w:color="auto"/>
        <w:bottom w:val="none" w:sz="0" w:space="0" w:color="auto"/>
        <w:right w:val="none" w:sz="0" w:space="0" w:color="auto"/>
      </w:divBdr>
    </w:div>
    <w:div w:id="65614772">
      <w:bodyDiv w:val="1"/>
      <w:marLeft w:val="0"/>
      <w:marRight w:val="0"/>
      <w:marTop w:val="0"/>
      <w:marBottom w:val="0"/>
      <w:divBdr>
        <w:top w:val="none" w:sz="0" w:space="0" w:color="auto"/>
        <w:left w:val="none" w:sz="0" w:space="0" w:color="auto"/>
        <w:bottom w:val="none" w:sz="0" w:space="0" w:color="auto"/>
        <w:right w:val="none" w:sz="0" w:space="0" w:color="auto"/>
      </w:divBdr>
    </w:div>
    <w:div w:id="67772861">
      <w:bodyDiv w:val="1"/>
      <w:marLeft w:val="0"/>
      <w:marRight w:val="0"/>
      <w:marTop w:val="0"/>
      <w:marBottom w:val="0"/>
      <w:divBdr>
        <w:top w:val="none" w:sz="0" w:space="0" w:color="auto"/>
        <w:left w:val="none" w:sz="0" w:space="0" w:color="auto"/>
        <w:bottom w:val="none" w:sz="0" w:space="0" w:color="auto"/>
        <w:right w:val="none" w:sz="0" w:space="0" w:color="auto"/>
      </w:divBdr>
    </w:div>
    <w:div w:id="77796808">
      <w:bodyDiv w:val="1"/>
      <w:marLeft w:val="0"/>
      <w:marRight w:val="0"/>
      <w:marTop w:val="0"/>
      <w:marBottom w:val="0"/>
      <w:divBdr>
        <w:top w:val="none" w:sz="0" w:space="0" w:color="auto"/>
        <w:left w:val="none" w:sz="0" w:space="0" w:color="auto"/>
        <w:bottom w:val="none" w:sz="0" w:space="0" w:color="auto"/>
        <w:right w:val="none" w:sz="0" w:space="0" w:color="auto"/>
      </w:divBdr>
    </w:div>
    <w:div w:id="86077653">
      <w:bodyDiv w:val="1"/>
      <w:marLeft w:val="0"/>
      <w:marRight w:val="0"/>
      <w:marTop w:val="0"/>
      <w:marBottom w:val="0"/>
      <w:divBdr>
        <w:top w:val="none" w:sz="0" w:space="0" w:color="auto"/>
        <w:left w:val="none" w:sz="0" w:space="0" w:color="auto"/>
        <w:bottom w:val="none" w:sz="0" w:space="0" w:color="auto"/>
        <w:right w:val="none" w:sz="0" w:space="0" w:color="auto"/>
      </w:divBdr>
    </w:div>
    <w:div w:id="86780575">
      <w:bodyDiv w:val="1"/>
      <w:marLeft w:val="0"/>
      <w:marRight w:val="0"/>
      <w:marTop w:val="0"/>
      <w:marBottom w:val="0"/>
      <w:divBdr>
        <w:top w:val="none" w:sz="0" w:space="0" w:color="auto"/>
        <w:left w:val="none" w:sz="0" w:space="0" w:color="auto"/>
        <w:bottom w:val="none" w:sz="0" w:space="0" w:color="auto"/>
        <w:right w:val="none" w:sz="0" w:space="0" w:color="auto"/>
      </w:divBdr>
    </w:div>
    <w:div w:id="87426677">
      <w:bodyDiv w:val="1"/>
      <w:marLeft w:val="0"/>
      <w:marRight w:val="0"/>
      <w:marTop w:val="0"/>
      <w:marBottom w:val="0"/>
      <w:divBdr>
        <w:top w:val="none" w:sz="0" w:space="0" w:color="auto"/>
        <w:left w:val="none" w:sz="0" w:space="0" w:color="auto"/>
        <w:bottom w:val="none" w:sz="0" w:space="0" w:color="auto"/>
        <w:right w:val="none" w:sz="0" w:space="0" w:color="auto"/>
      </w:divBdr>
    </w:div>
    <w:div w:id="89547402">
      <w:bodyDiv w:val="1"/>
      <w:marLeft w:val="0"/>
      <w:marRight w:val="0"/>
      <w:marTop w:val="0"/>
      <w:marBottom w:val="0"/>
      <w:divBdr>
        <w:top w:val="none" w:sz="0" w:space="0" w:color="auto"/>
        <w:left w:val="none" w:sz="0" w:space="0" w:color="auto"/>
        <w:bottom w:val="none" w:sz="0" w:space="0" w:color="auto"/>
        <w:right w:val="none" w:sz="0" w:space="0" w:color="auto"/>
      </w:divBdr>
    </w:div>
    <w:div w:id="100688471">
      <w:bodyDiv w:val="1"/>
      <w:marLeft w:val="0"/>
      <w:marRight w:val="0"/>
      <w:marTop w:val="0"/>
      <w:marBottom w:val="0"/>
      <w:divBdr>
        <w:top w:val="none" w:sz="0" w:space="0" w:color="auto"/>
        <w:left w:val="none" w:sz="0" w:space="0" w:color="auto"/>
        <w:bottom w:val="none" w:sz="0" w:space="0" w:color="auto"/>
        <w:right w:val="none" w:sz="0" w:space="0" w:color="auto"/>
      </w:divBdr>
    </w:div>
    <w:div w:id="101151789">
      <w:bodyDiv w:val="1"/>
      <w:marLeft w:val="0"/>
      <w:marRight w:val="0"/>
      <w:marTop w:val="0"/>
      <w:marBottom w:val="0"/>
      <w:divBdr>
        <w:top w:val="none" w:sz="0" w:space="0" w:color="auto"/>
        <w:left w:val="none" w:sz="0" w:space="0" w:color="auto"/>
        <w:bottom w:val="none" w:sz="0" w:space="0" w:color="auto"/>
        <w:right w:val="none" w:sz="0" w:space="0" w:color="auto"/>
      </w:divBdr>
    </w:div>
    <w:div w:id="108084234">
      <w:bodyDiv w:val="1"/>
      <w:marLeft w:val="0"/>
      <w:marRight w:val="0"/>
      <w:marTop w:val="0"/>
      <w:marBottom w:val="0"/>
      <w:divBdr>
        <w:top w:val="none" w:sz="0" w:space="0" w:color="auto"/>
        <w:left w:val="none" w:sz="0" w:space="0" w:color="auto"/>
        <w:bottom w:val="none" w:sz="0" w:space="0" w:color="auto"/>
        <w:right w:val="none" w:sz="0" w:space="0" w:color="auto"/>
      </w:divBdr>
    </w:div>
    <w:div w:id="112749346">
      <w:bodyDiv w:val="1"/>
      <w:marLeft w:val="0"/>
      <w:marRight w:val="0"/>
      <w:marTop w:val="0"/>
      <w:marBottom w:val="0"/>
      <w:divBdr>
        <w:top w:val="none" w:sz="0" w:space="0" w:color="auto"/>
        <w:left w:val="none" w:sz="0" w:space="0" w:color="auto"/>
        <w:bottom w:val="none" w:sz="0" w:space="0" w:color="auto"/>
        <w:right w:val="none" w:sz="0" w:space="0" w:color="auto"/>
      </w:divBdr>
    </w:div>
    <w:div w:id="113839173">
      <w:bodyDiv w:val="1"/>
      <w:marLeft w:val="0"/>
      <w:marRight w:val="0"/>
      <w:marTop w:val="0"/>
      <w:marBottom w:val="0"/>
      <w:divBdr>
        <w:top w:val="none" w:sz="0" w:space="0" w:color="auto"/>
        <w:left w:val="none" w:sz="0" w:space="0" w:color="auto"/>
        <w:bottom w:val="none" w:sz="0" w:space="0" w:color="auto"/>
        <w:right w:val="none" w:sz="0" w:space="0" w:color="auto"/>
      </w:divBdr>
    </w:div>
    <w:div w:id="122770848">
      <w:bodyDiv w:val="1"/>
      <w:marLeft w:val="0"/>
      <w:marRight w:val="0"/>
      <w:marTop w:val="0"/>
      <w:marBottom w:val="0"/>
      <w:divBdr>
        <w:top w:val="none" w:sz="0" w:space="0" w:color="auto"/>
        <w:left w:val="none" w:sz="0" w:space="0" w:color="auto"/>
        <w:bottom w:val="none" w:sz="0" w:space="0" w:color="auto"/>
        <w:right w:val="none" w:sz="0" w:space="0" w:color="auto"/>
      </w:divBdr>
    </w:div>
    <w:div w:id="125778114">
      <w:bodyDiv w:val="1"/>
      <w:marLeft w:val="0"/>
      <w:marRight w:val="0"/>
      <w:marTop w:val="0"/>
      <w:marBottom w:val="0"/>
      <w:divBdr>
        <w:top w:val="none" w:sz="0" w:space="0" w:color="auto"/>
        <w:left w:val="none" w:sz="0" w:space="0" w:color="auto"/>
        <w:bottom w:val="none" w:sz="0" w:space="0" w:color="auto"/>
        <w:right w:val="none" w:sz="0" w:space="0" w:color="auto"/>
      </w:divBdr>
    </w:div>
    <w:div w:id="130562824">
      <w:bodyDiv w:val="1"/>
      <w:marLeft w:val="0"/>
      <w:marRight w:val="0"/>
      <w:marTop w:val="0"/>
      <w:marBottom w:val="0"/>
      <w:divBdr>
        <w:top w:val="none" w:sz="0" w:space="0" w:color="auto"/>
        <w:left w:val="none" w:sz="0" w:space="0" w:color="auto"/>
        <w:bottom w:val="none" w:sz="0" w:space="0" w:color="auto"/>
        <w:right w:val="none" w:sz="0" w:space="0" w:color="auto"/>
      </w:divBdr>
    </w:div>
    <w:div w:id="137722869">
      <w:bodyDiv w:val="1"/>
      <w:marLeft w:val="0"/>
      <w:marRight w:val="0"/>
      <w:marTop w:val="0"/>
      <w:marBottom w:val="0"/>
      <w:divBdr>
        <w:top w:val="none" w:sz="0" w:space="0" w:color="auto"/>
        <w:left w:val="none" w:sz="0" w:space="0" w:color="auto"/>
        <w:bottom w:val="none" w:sz="0" w:space="0" w:color="auto"/>
        <w:right w:val="none" w:sz="0" w:space="0" w:color="auto"/>
      </w:divBdr>
    </w:div>
    <w:div w:id="138116989">
      <w:bodyDiv w:val="1"/>
      <w:marLeft w:val="0"/>
      <w:marRight w:val="0"/>
      <w:marTop w:val="0"/>
      <w:marBottom w:val="0"/>
      <w:divBdr>
        <w:top w:val="none" w:sz="0" w:space="0" w:color="auto"/>
        <w:left w:val="none" w:sz="0" w:space="0" w:color="auto"/>
        <w:bottom w:val="none" w:sz="0" w:space="0" w:color="auto"/>
        <w:right w:val="none" w:sz="0" w:space="0" w:color="auto"/>
      </w:divBdr>
    </w:div>
    <w:div w:id="140077651">
      <w:bodyDiv w:val="1"/>
      <w:marLeft w:val="0"/>
      <w:marRight w:val="0"/>
      <w:marTop w:val="0"/>
      <w:marBottom w:val="0"/>
      <w:divBdr>
        <w:top w:val="none" w:sz="0" w:space="0" w:color="auto"/>
        <w:left w:val="none" w:sz="0" w:space="0" w:color="auto"/>
        <w:bottom w:val="none" w:sz="0" w:space="0" w:color="auto"/>
        <w:right w:val="none" w:sz="0" w:space="0" w:color="auto"/>
      </w:divBdr>
    </w:div>
    <w:div w:id="141435658">
      <w:bodyDiv w:val="1"/>
      <w:marLeft w:val="0"/>
      <w:marRight w:val="0"/>
      <w:marTop w:val="0"/>
      <w:marBottom w:val="0"/>
      <w:divBdr>
        <w:top w:val="none" w:sz="0" w:space="0" w:color="auto"/>
        <w:left w:val="none" w:sz="0" w:space="0" w:color="auto"/>
        <w:bottom w:val="none" w:sz="0" w:space="0" w:color="auto"/>
        <w:right w:val="none" w:sz="0" w:space="0" w:color="auto"/>
      </w:divBdr>
    </w:div>
    <w:div w:id="144785132">
      <w:bodyDiv w:val="1"/>
      <w:marLeft w:val="0"/>
      <w:marRight w:val="0"/>
      <w:marTop w:val="0"/>
      <w:marBottom w:val="0"/>
      <w:divBdr>
        <w:top w:val="none" w:sz="0" w:space="0" w:color="auto"/>
        <w:left w:val="none" w:sz="0" w:space="0" w:color="auto"/>
        <w:bottom w:val="none" w:sz="0" w:space="0" w:color="auto"/>
        <w:right w:val="none" w:sz="0" w:space="0" w:color="auto"/>
      </w:divBdr>
    </w:div>
    <w:div w:id="144977644">
      <w:bodyDiv w:val="1"/>
      <w:marLeft w:val="0"/>
      <w:marRight w:val="0"/>
      <w:marTop w:val="0"/>
      <w:marBottom w:val="0"/>
      <w:divBdr>
        <w:top w:val="none" w:sz="0" w:space="0" w:color="auto"/>
        <w:left w:val="none" w:sz="0" w:space="0" w:color="auto"/>
        <w:bottom w:val="none" w:sz="0" w:space="0" w:color="auto"/>
        <w:right w:val="none" w:sz="0" w:space="0" w:color="auto"/>
      </w:divBdr>
    </w:div>
    <w:div w:id="154538598">
      <w:bodyDiv w:val="1"/>
      <w:marLeft w:val="0"/>
      <w:marRight w:val="0"/>
      <w:marTop w:val="0"/>
      <w:marBottom w:val="0"/>
      <w:divBdr>
        <w:top w:val="none" w:sz="0" w:space="0" w:color="auto"/>
        <w:left w:val="none" w:sz="0" w:space="0" w:color="auto"/>
        <w:bottom w:val="none" w:sz="0" w:space="0" w:color="auto"/>
        <w:right w:val="none" w:sz="0" w:space="0" w:color="auto"/>
      </w:divBdr>
    </w:div>
    <w:div w:id="157691948">
      <w:bodyDiv w:val="1"/>
      <w:marLeft w:val="0"/>
      <w:marRight w:val="0"/>
      <w:marTop w:val="0"/>
      <w:marBottom w:val="0"/>
      <w:divBdr>
        <w:top w:val="none" w:sz="0" w:space="0" w:color="auto"/>
        <w:left w:val="none" w:sz="0" w:space="0" w:color="auto"/>
        <w:bottom w:val="none" w:sz="0" w:space="0" w:color="auto"/>
        <w:right w:val="none" w:sz="0" w:space="0" w:color="auto"/>
      </w:divBdr>
    </w:div>
    <w:div w:id="159736702">
      <w:bodyDiv w:val="1"/>
      <w:marLeft w:val="0"/>
      <w:marRight w:val="0"/>
      <w:marTop w:val="0"/>
      <w:marBottom w:val="0"/>
      <w:divBdr>
        <w:top w:val="none" w:sz="0" w:space="0" w:color="auto"/>
        <w:left w:val="none" w:sz="0" w:space="0" w:color="auto"/>
        <w:bottom w:val="none" w:sz="0" w:space="0" w:color="auto"/>
        <w:right w:val="none" w:sz="0" w:space="0" w:color="auto"/>
      </w:divBdr>
    </w:div>
    <w:div w:id="166873951">
      <w:bodyDiv w:val="1"/>
      <w:marLeft w:val="0"/>
      <w:marRight w:val="0"/>
      <w:marTop w:val="0"/>
      <w:marBottom w:val="0"/>
      <w:divBdr>
        <w:top w:val="none" w:sz="0" w:space="0" w:color="auto"/>
        <w:left w:val="none" w:sz="0" w:space="0" w:color="auto"/>
        <w:bottom w:val="none" w:sz="0" w:space="0" w:color="auto"/>
        <w:right w:val="none" w:sz="0" w:space="0" w:color="auto"/>
      </w:divBdr>
    </w:div>
    <w:div w:id="167450451">
      <w:bodyDiv w:val="1"/>
      <w:marLeft w:val="0"/>
      <w:marRight w:val="0"/>
      <w:marTop w:val="0"/>
      <w:marBottom w:val="0"/>
      <w:divBdr>
        <w:top w:val="none" w:sz="0" w:space="0" w:color="auto"/>
        <w:left w:val="none" w:sz="0" w:space="0" w:color="auto"/>
        <w:bottom w:val="none" w:sz="0" w:space="0" w:color="auto"/>
        <w:right w:val="none" w:sz="0" w:space="0" w:color="auto"/>
      </w:divBdr>
    </w:div>
    <w:div w:id="168061951">
      <w:bodyDiv w:val="1"/>
      <w:marLeft w:val="0"/>
      <w:marRight w:val="0"/>
      <w:marTop w:val="0"/>
      <w:marBottom w:val="0"/>
      <w:divBdr>
        <w:top w:val="none" w:sz="0" w:space="0" w:color="auto"/>
        <w:left w:val="none" w:sz="0" w:space="0" w:color="auto"/>
        <w:bottom w:val="none" w:sz="0" w:space="0" w:color="auto"/>
        <w:right w:val="none" w:sz="0" w:space="0" w:color="auto"/>
      </w:divBdr>
    </w:div>
    <w:div w:id="172258856">
      <w:bodyDiv w:val="1"/>
      <w:marLeft w:val="0"/>
      <w:marRight w:val="0"/>
      <w:marTop w:val="0"/>
      <w:marBottom w:val="0"/>
      <w:divBdr>
        <w:top w:val="none" w:sz="0" w:space="0" w:color="auto"/>
        <w:left w:val="none" w:sz="0" w:space="0" w:color="auto"/>
        <w:bottom w:val="none" w:sz="0" w:space="0" w:color="auto"/>
        <w:right w:val="none" w:sz="0" w:space="0" w:color="auto"/>
      </w:divBdr>
    </w:div>
    <w:div w:id="175926266">
      <w:bodyDiv w:val="1"/>
      <w:marLeft w:val="0"/>
      <w:marRight w:val="0"/>
      <w:marTop w:val="0"/>
      <w:marBottom w:val="0"/>
      <w:divBdr>
        <w:top w:val="none" w:sz="0" w:space="0" w:color="auto"/>
        <w:left w:val="none" w:sz="0" w:space="0" w:color="auto"/>
        <w:bottom w:val="none" w:sz="0" w:space="0" w:color="auto"/>
        <w:right w:val="none" w:sz="0" w:space="0" w:color="auto"/>
      </w:divBdr>
    </w:div>
    <w:div w:id="181162934">
      <w:bodyDiv w:val="1"/>
      <w:marLeft w:val="0"/>
      <w:marRight w:val="0"/>
      <w:marTop w:val="0"/>
      <w:marBottom w:val="0"/>
      <w:divBdr>
        <w:top w:val="none" w:sz="0" w:space="0" w:color="auto"/>
        <w:left w:val="none" w:sz="0" w:space="0" w:color="auto"/>
        <w:bottom w:val="none" w:sz="0" w:space="0" w:color="auto"/>
        <w:right w:val="none" w:sz="0" w:space="0" w:color="auto"/>
      </w:divBdr>
    </w:div>
    <w:div w:id="182286742">
      <w:bodyDiv w:val="1"/>
      <w:marLeft w:val="0"/>
      <w:marRight w:val="0"/>
      <w:marTop w:val="0"/>
      <w:marBottom w:val="0"/>
      <w:divBdr>
        <w:top w:val="none" w:sz="0" w:space="0" w:color="auto"/>
        <w:left w:val="none" w:sz="0" w:space="0" w:color="auto"/>
        <w:bottom w:val="none" w:sz="0" w:space="0" w:color="auto"/>
        <w:right w:val="none" w:sz="0" w:space="0" w:color="auto"/>
      </w:divBdr>
    </w:div>
    <w:div w:id="186912048">
      <w:bodyDiv w:val="1"/>
      <w:marLeft w:val="0"/>
      <w:marRight w:val="0"/>
      <w:marTop w:val="0"/>
      <w:marBottom w:val="0"/>
      <w:divBdr>
        <w:top w:val="none" w:sz="0" w:space="0" w:color="auto"/>
        <w:left w:val="none" w:sz="0" w:space="0" w:color="auto"/>
        <w:bottom w:val="none" w:sz="0" w:space="0" w:color="auto"/>
        <w:right w:val="none" w:sz="0" w:space="0" w:color="auto"/>
      </w:divBdr>
      <w:divsChild>
        <w:div w:id="773289412">
          <w:marLeft w:val="0"/>
          <w:marRight w:val="0"/>
          <w:marTop w:val="0"/>
          <w:marBottom w:val="0"/>
          <w:divBdr>
            <w:top w:val="none" w:sz="0" w:space="0" w:color="auto"/>
            <w:left w:val="none" w:sz="0" w:space="0" w:color="auto"/>
            <w:bottom w:val="none" w:sz="0" w:space="0" w:color="auto"/>
            <w:right w:val="none" w:sz="0" w:space="0" w:color="auto"/>
          </w:divBdr>
          <w:divsChild>
            <w:div w:id="1854107048">
              <w:marLeft w:val="0"/>
              <w:marRight w:val="0"/>
              <w:marTop w:val="0"/>
              <w:marBottom w:val="0"/>
              <w:divBdr>
                <w:top w:val="none" w:sz="0" w:space="0" w:color="auto"/>
                <w:left w:val="none" w:sz="0" w:space="0" w:color="auto"/>
                <w:bottom w:val="none" w:sz="0" w:space="0" w:color="auto"/>
                <w:right w:val="none" w:sz="0" w:space="0" w:color="auto"/>
              </w:divBdr>
            </w:div>
            <w:div w:id="1705865288">
              <w:marLeft w:val="0"/>
              <w:marRight w:val="0"/>
              <w:marTop w:val="0"/>
              <w:marBottom w:val="0"/>
              <w:divBdr>
                <w:top w:val="none" w:sz="0" w:space="0" w:color="auto"/>
                <w:left w:val="none" w:sz="0" w:space="0" w:color="auto"/>
                <w:bottom w:val="none" w:sz="0" w:space="0" w:color="auto"/>
                <w:right w:val="none" w:sz="0" w:space="0" w:color="auto"/>
              </w:divBdr>
            </w:div>
            <w:div w:id="903372857">
              <w:marLeft w:val="0"/>
              <w:marRight w:val="0"/>
              <w:marTop w:val="0"/>
              <w:marBottom w:val="0"/>
              <w:divBdr>
                <w:top w:val="none" w:sz="0" w:space="0" w:color="auto"/>
                <w:left w:val="none" w:sz="0" w:space="0" w:color="auto"/>
                <w:bottom w:val="none" w:sz="0" w:space="0" w:color="auto"/>
                <w:right w:val="none" w:sz="0" w:space="0" w:color="auto"/>
              </w:divBdr>
            </w:div>
            <w:div w:id="931467">
              <w:marLeft w:val="0"/>
              <w:marRight w:val="0"/>
              <w:marTop w:val="0"/>
              <w:marBottom w:val="0"/>
              <w:divBdr>
                <w:top w:val="none" w:sz="0" w:space="0" w:color="auto"/>
                <w:left w:val="none" w:sz="0" w:space="0" w:color="auto"/>
                <w:bottom w:val="none" w:sz="0" w:space="0" w:color="auto"/>
                <w:right w:val="none" w:sz="0" w:space="0" w:color="auto"/>
              </w:divBdr>
            </w:div>
            <w:div w:id="2106222267">
              <w:marLeft w:val="0"/>
              <w:marRight w:val="0"/>
              <w:marTop w:val="0"/>
              <w:marBottom w:val="0"/>
              <w:divBdr>
                <w:top w:val="none" w:sz="0" w:space="0" w:color="auto"/>
                <w:left w:val="none" w:sz="0" w:space="0" w:color="auto"/>
                <w:bottom w:val="none" w:sz="0" w:space="0" w:color="auto"/>
                <w:right w:val="none" w:sz="0" w:space="0" w:color="auto"/>
              </w:divBdr>
            </w:div>
            <w:div w:id="985015036">
              <w:marLeft w:val="0"/>
              <w:marRight w:val="0"/>
              <w:marTop w:val="0"/>
              <w:marBottom w:val="0"/>
              <w:divBdr>
                <w:top w:val="none" w:sz="0" w:space="0" w:color="auto"/>
                <w:left w:val="none" w:sz="0" w:space="0" w:color="auto"/>
                <w:bottom w:val="none" w:sz="0" w:space="0" w:color="auto"/>
                <w:right w:val="none" w:sz="0" w:space="0" w:color="auto"/>
              </w:divBdr>
            </w:div>
            <w:div w:id="803885333">
              <w:marLeft w:val="0"/>
              <w:marRight w:val="0"/>
              <w:marTop w:val="0"/>
              <w:marBottom w:val="0"/>
              <w:divBdr>
                <w:top w:val="none" w:sz="0" w:space="0" w:color="auto"/>
                <w:left w:val="none" w:sz="0" w:space="0" w:color="auto"/>
                <w:bottom w:val="none" w:sz="0" w:space="0" w:color="auto"/>
                <w:right w:val="none" w:sz="0" w:space="0" w:color="auto"/>
              </w:divBdr>
            </w:div>
            <w:div w:id="888341240">
              <w:marLeft w:val="0"/>
              <w:marRight w:val="0"/>
              <w:marTop w:val="0"/>
              <w:marBottom w:val="0"/>
              <w:divBdr>
                <w:top w:val="none" w:sz="0" w:space="0" w:color="auto"/>
                <w:left w:val="none" w:sz="0" w:space="0" w:color="auto"/>
                <w:bottom w:val="none" w:sz="0" w:space="0" w:color="auto"/>
                <w:right w:val="none" w:sz="0" w:space="0" w:color="auto"/>
              </w:divBdr>
            </w:div>
            <w:div w:id="1896238861">
              <w:marLeft w:val="0"/>
              <w:marRight w:val="0"/>
              <w:marTop w:val="0"/>
              <w:marBottom w:val="0"/>
              <w:divBdr>
                <w:top w:val="none" w:sz="0" w:space="0" w:color="auto"/>
                <w:left w:val="none" w:sz="0" w:space="0" w:color="auto"/>
                <w:bottom w:val="none" w:sz="0" w:space="0" w:color="auto"/>
                <w:right w:val="none" w:sz="0" w:space="0" w:color="auto"/>
              </w:divBdr>
            </w:div>
            <w:div w:id="1195846447">
              <w:marLeft w:val="0"/>
              <w:marRight w:val="0"/>
              <w:marTop w:val="0"/>
              <w:marBottom w:val="0"/>
              <w:divBdr>
                <w:top w:val="none" w:sz="0" w:space="0" w:color="auto"/>
                <w:left w:val="none" w:sz="0" w:space="0" w:color="auto"/>
                <w:bottom w:val="none" w:sz="0" w:space="0" w:color="auto"/>
                <w:right w:val="none" w:sz="0" w:space="0" w:color="auto"/>
              </w:divBdr>
            </w:div>
            <w:div w:id="889879542">
              <w:marLeft w:val="0"/>
              <w:marRight w:val="0"/>
              <w:marTop w:val="0"/>
              <w:marBottom w:val="0"/>
              <w:divBdr>
                <w:top w:val="none" w:sz="0" w:space="0" w:color="auto"/>
                <w:left w:val="none" w:sz="0" w:space="0" w:color="auto"/>
                <w:bottom w:val="none" w:sz="0" w:space="0" w:color="auto"/>
                <w:right w:val="none" w:sz="0" w:space="0" w:color="auto"/>
              </w:divBdr>
            </w:div>
            <w:div w:id="1182161932">
              <w:marLeft w:val="0"/>
              <w:marRight w:val="0"/>
              <w:marTop w:val="0"/>
              <w:marBottom w:val="0"/>
              <w:divBdr>
                <w:top w:val="none" w:sz="0" w:space="0" w:color="auto"/>
                <w:left w:val="none" w:sz="0" w:space="0" w:color="auto"/>
                <w:bottom w:val="none" w:sz="0" w:space="0" w:color="auto"/>
                <w:right w:val="none" w:sz="0" w:space="0" w:color="auto"/>
              </w:divBdr>
            </w:div>
            <w:div w:id="1562063082">
              <w:marLeft w:val="0"/>
              <w:marRight w:val="0"/>
              <w:marTop w:val="0"/>
              <w:marBottom w:val="0"/>
              <w:divBdr>
                <w:top w:val="none" w:sz="0" w:space="0" w:color="auto"/>
                <w:left w:val="none" w:sz="0" w:space="0" w:color="auto"/>
                <w:bottom w:val="none" w:sz="0" w:space="0" w:color="auto"/>
                <w:right w:val="none" w:sz="0" w:space="0" w:color="auto"/>
              </w:divBdr>
            </w:div>
            <w:div w:id="239485422">
              <w:marLeft w:val="0"/>
              <w:marRight w:val="0"/>
              <w:marTop w:val="0"/>
              <w:marBottom w:val="0"/>
              <w:divBdr>
                <w:top w:val="none" w:sz="0" w:space="0" w:color="auto"/>
                <w:left w:val="none" w:sz="0" w:space="0" w:color="auto"/>
                <w:bottom w:val="none" w:sz="0" w:space="0" w:color="auto"/>
                <w:right w:val="none" w:sz="0" w:space="0" w:color="auto"/>
              </w:divBdr>
            </w:div>
            <w:div w:id="1910336115">
              <w:marLeft w:val="0"/>
              <w:marRight w:val="0"/>
              <w:marTop w:val="0"/>
              <w:marBottom w:val="0"/>
              <w:divBdr>
                <w:top w:val="none" w:sz="0" w:space="0" w:color="auto"/>
                <w:left w:val="none" w:sz="0" w:space="0" w:color="auto"/>
                <w:bottom w:val="none" w:sz="0" w:space="0" w:color="auto"/>
                <w:right w:val="none" w:sz="0" w:space="0" w:color="auto"/>
              </w:divBdr>
            </w:div>
            <w:div w:id="1619945126">
              <w:marLeft w:val="0"/>
              <w:marRight w:val="0"/>
              <w:marTop w:val="0"/>
              <w:marBottom w:val="0"/>
              <w:divBdr>
                <w:top w:val="none" w:sz="0" w:space="0" w:color="auto"/>
                <w:left w:val="none" w:sz="0" w:space="0" w:color="auto"/>
                <w:bottom w:val="none" w:sz="0" w:space="0" w:color="auto"/>
                <w:right w:val="none" w:sz="0" w:space="0" w:color="auto"/>
              </w:divBdr>
            </w:div>
            <w:div w:id="140194521">
              <w:marLeft w:val="0"/>
              <w:marRight w:val="0"/>
              <w:marTop w:val="0"/>
              <w:marBottom w:val="0"/>
              <w:divBdr>
                <w:top w:val="none" w:sz="0" w:space="0" w:color="auto"/>
                <w:left w:val="none" w:sz="0" w:space="0" w:color="auto"/>
                <w:bottom w:val="none" w:sz="0" w:space="0" w:color="auto"/>
                <w:right w:val="none" w:sz="0" w:space="0" w:color="auto"/>
              </w:divBdr>
            </w:div>
            <w:div w:id="1010762575">
              <w:marLeft w:val="0"/>
              <w:marRight w:val="0"/>
              <w:marTop w:val="0"/>
              <w:marBottom w:val="0"/>
              <w:divBdr>
                <w:top w:val="none" w:sz="0" w:space="0" w:color="auto"/>
                <w:left w:val="none" w:sz="0" w:space="0" w:color="auto"/>
                <w:bottom w:val="none" w:sz="0" w:space="0" w:color="auto"/>
                <w:right w:val="none" w:sz="0" w:space="0" w:color="auto"/>
              </w:divBdr>
            </w:div>
            <w:div w:id="2044017661">
              <w:marLeft w:val="0"/>
              <w:marRight w:val="0"/>
              <w:marTop w:val="0"/>
              <w:marBottom w:val="0"/>
              <w:divBdr>
                <w:top w:val="none" w:sz="0" w:space="0" w:color="auto"/>
                <w:left w:val="none" w:sz="0" w:space="0" w:color="auto"/>
                <w:bottom w:val="none" w:sz="0" w:space="0" w:color="auto"/>
                <w:right w:val="none" w:sz="0" w:space="0" w:color="auto"/>
              </w:divBdr>
            </w:div>
            <w:div w:id="1645886302">
              <w:marLeft w:val="0"/>
              <w:marRight w:val="0"/>
              <w:marTop w:val="0"/>
              <w:marBottom w:val="0"/>
              <w:divBdr>
                <w:top w:val="none" w:sz="0" w:space="0" w:color="auto"/>
                <w:left w:val="none" w:sz="0" w:space="0" w:color="auto"/>
                <w:bottom w:val="none" w:sz="0" w:space="0" w:color="auto"/>
                <w:right w:val="none" w:sz="0" w:space="0" w:color="auto"/>
              </w:divBdr>
            </w:div>
            <w:div w:id="465897972">
              <w:marLeft w:val="0"/>
              <w:marRight w:val="0"/>
              <w:marTop w:val="0"/>
              <w:marBottom w:val="0"/>
              <w:divBdr>
                <w:top w:val="none" w:sz="0" w:space="0" w:color="auto"/>
                <w:left w:val="none" w:sz="0" w:space="0" w:color="auto"/>
                <w:bottom w:val="none" w:sz="0" w:space="0" w:color="auto"/>
                <w:right w:val="none" w:sz="0" w:space="0" w:color="auto"/>
              </w:divBdr>
            </w:div>
            <w:div w:id="1862737205">
              <w:marLeft w:val="0"/>
              <w:marRight w:val="0"/>
              <w:marTop w:val="0"/>
              <w:marBottom w:val="0"/>
              <w:divBdr>
                <w:top w:val="none" w:sz="0" w:space="0" w:color="auto"/>
                <w:left w:val="none" w:sz="0" w:space="0" w:color="auto"/>
                <w:bottom w:val="none" w:sz="0" w:space="0" w:color="auto"/>
                <w:right w:val="none" w:sz="0" w:space="0" w:color="auto"/>
              </w:divBdr>
            </w:div>
            <w:div w:id="2073458781">
              <w:marLeft w:val="0"/>
              <w:marRight w:val="0"/>
              <w:marTop w:val="0"/>
              <w:marBottom w:val="0"/>
              <w:divBdr>
                <w:top w:val="none" w:sz="0" w:space="0" w:color="auto"/>
                <w:left w:val="none" w:sz="0" w:space="0" w:color="auto"/>
                <w:bottom w:val="none" w:sz="0" w:space="0" w:color="auto"/>
                <w:right w:val="none" w:sz="0" w:space="0" w:color="auto"/>
              </w:divBdr>
            </w:div>
            <w:div w:id="1057095971">
              <w:marLeft w:val="0"/>
              <w:marRight w:val="0"/>
              <w:marTop w:val="0"/>
              <w:marBottom w:val="0"/>
              <w:divBdr>
                <w:top w:val="none" w:sz="0" w:space="0" w:color="auto"/>
                <w:left w:val="none" w:sz="0" w:space="0" w:color="auto"/>
                <w:bottom w:val="none" w:sz="0" w:space="0" w:color="auto"/>
                <w:right w:val="none" w:sz="0" w:space="0" w:color="auto"/>
              </w:divBdr>
            </w:div>
            <w:div w:id="461458898">
              <w:marLeft w:val="0"/>
              <w:marRight w:val="0"/>
              <w:marTop w:val="0"/>
              <w:marBottom w:val="0"/>
              <w:divBdr>
                <w:top w:val="none" w:sz="0" w:space="0" w:color="auto"/>
                <w:left w:val="none" w:sz="0" w:space="0" w:color="auto"/>
                <w:bottom w:val="none" w:sz="0" w:space="0" w:color="auto"/>
                <w:right w:val="none" w:sz="0" w:space="0" w:color="auto"/>
              </w:divBdr>
            </w:div>
            <w:div w:id="70934956">
              <w:marLeft w:val="0"/>
              <w:marRight w:val="0"/>
              <w:marTop w:val="0"/>
              <w:marBottom w:val="0"/>
              <w:divBdr>
                <w:top w:val="none" w:sz="0" w:space="0" w:color="auto"/>
                <w:left w:val="none" w:sz="0" w:space="0" w:color="auto"/>
                <w:bottom w:val="none" w:sz="0" w:space="0" w:color="auto"/>
                <w:right w:val="none" w:sz="0" w:space="0" w:color="auto"/>
              </w:divBdr>
            </w:div>
            <w:div w:id="630087935">
              <w:marLeft w:val="0"/>
              <w:marRight w:val="0"/>
              <w:marTop w:val="0"/>
              <w:marBottom w:val="0"/>
              <w:divBdr>
                <w:top w:val="none" w:sz="0" w:space="0" w:color="auto"/>
                <w:left w:val="none" w:sz="0" w:space="0" w:color="auto"/>
                <w:bottom w:val="none" w:sz="0" w:space="0" w:color="auto"/>
                <w:right w:val="none" w:sz="0" w:space="0" w:color="auto"/>
              </w:divBdr>
            </w:div>
            <w:div w:id="929002068">
              <w:marLeft w:val="0"/>
              <w:marRight w:val="0"/>
              <w:marTop w:val="0"/>
              <w:marBottom w:val="0"/>
              <w:divBdr>
                <w:top w:val="none" w:sz="0" w:space="0" w:color="auto"/>
                <w:left w:val="none" w:sz="0" w:space="0" w:color="auto"/>
                <w:bottom w:val="none" w:sz="0" w:space="0" w:color="auto"/>
                <w:right w:val="none" w:sz="0" w:space="0" w:color="auto"/>
              </w:divBdr>
            </w:div>
            <w:div w:id="694431510">
              <w:marLeft w:val="0"/>
              <w:marRight w:val="0"/>
              <w:marTop w:val="0"/>
              <w:marBottom w:val="0"/>
              <w:divBdr>
                <w:top w:val="none" w:sz="0" w:space="0" w:color="auto"/>
                <w:left w:val="none" w:sz="0" w:space="0" w:color="auto"/>
                <w:bottom w:val="none" w:sz="0" w:space="0" w:color="auto"/>
                <w:right w:val="none" w:sz="0" w:space="0" w:color="auto"/>
              </w:divBdr>
            </w:div>
            <w:div w:id="83039543">
              <w:marLeft w:val="0"/>
              <w:marRight w:val="0"/>
              <w:marTop w:val="0"/>
              <w:marBottom w:val="0"/>
              <w:divBdr>
                <w:top w:val="none" w:sz="0" w:space="0" w:color="auto"/>
                <w:left w:val="none" w:sz="0" w:space="0" w:color="auto"/>
                <w:bottom w:val="none" w:sz="0" w:space="0" w:color="auto"/>
                <w:right w:val="none" w:sz="0" w:space="0" w:color="auto"/>
              </w:divBdr>
            </w:div>
            <w:div w:id="1889148554">
              <w:marLeft w:val="0"/>
              <w:marRight w:val="0"/>
              <w:marTop w:val="0"/>
              <w:marBottom w:val="0"/>
              <w:divBdr>
                <w:top w:val="none" w:sz="0" w:space="0" w:color="auto"/>
                <w:left w:val="none" w:sz="0" w:space="0" w:color="auto"/>
                <w:bottom w:val="none" w:sz="0" w:space="0" w:color="auto"/>
                <w:right w:val="none" w:sz="0" w:space="0" w:color="auto"/>
              </w:divBdr>
            </w:div>
            <w:div w:id="425855235">
              <w:marLeft w:val="0"/>
              <w:marRight w:val="0"/>
              <w:marTop w:val="0"/>
              <w:marBottom w:val="0"/>
              <w:divBdr>
                <w:top w:val="none" w:sz="0" w:space="0" w:color="auto"/>
                <w:left w:val="none" w:sz="0" w:space="0" w:color="auto"/>
                <w:bottom w:val="none" w:sz="0" w:space="0" w:color="auto"/>
                <w:right w:val="none" w:sz="0" w:space="0" w:color="auto"/>
              </w:divBdr>
            </w:div>
            <w:div w:id="932713099">
              <w:marLeft w:val="0"/>
              <w:marRight w:val="0"/>
              <w:marTop w:val="0"/>
              <w:marBottom w:val="0"/>
              <w:divBdr>
                <w:top w:val="none" w:sz="0" w:space="0" w:color="auto"/>
                <w:left w:val="none" w:sz="0" w:space="0" w:color="auto"/>
                <w:bottom w:val="none" w:sz="0" w:space="0" w:color="auto"/>
                <w:right w:val="none" w:sz="0" w:space="0" w:color="auto"/>
              </w:divBdr>
            </w:div>
            <w:div w:id="1675573763">
              <w:marLeft w:val="0"/>
              <w:marRight w:val="0"/>
              <w:marTop w:val="0"/>
              <w:marBottom w:val="0"/>
              <w:divBdr>
                <w:top w:val="none" w:sz="0" w:space="0" w:color="auto"/>
                <w:left w:val="none" w:sz="0" w:space="0" w:color="auto"/>
                <w:bottom w:val="none" w:sz="0" w:space="0" w:color="auto"/>
                <w:right w:val="none" w:sz="0" w:space="0" w:color="auto"/>
              </w:divBdr>
            </w:div>
            <w:div w:id="326054395">
              <w:marLeft w:val="0"/>
              <w:marRight w:val="0"/>
              <w:marTop w:val="0"/>
              <w:marBottom w:val="0"/>
              <w:divBdr>
                <w:top w:val="none" w:sz="0" w:space="0" w:color="auto"/>
                <w:left w:val="none" w:sz="0" w:space="0" w:color="auto"/>
                <w:bottom w:val="none" w:sz="0" w:space="0" w:color="auto"/>
                <w:right w:val="none" w:sz="0" w:space="0" w:color="auto"/>
              </w:divBdr>
            </w:div>
            <w:div w:id="2018725978">
              <w:marLeft w:val="0"/>
              <w:marRight w:val="0"/>
              <w:marTop w:val="0"/>
              <w:marBottom w:val="0"/>
              <w:divBdr>
                <w:top w:val="none" w:sz="0" w:space="0" w:color="auto"/>
                <w:left w:val="none" w:sz="0" w:space="0" w:color="auto"/>
                <w:bottom w:val="none" w:sz="0" w:space="0" w:color="auto"/>
                <w:right w:val="none" w:sz="0" w:space="0" w:color="auto"/>
              </w:divBdr>
            </w:div>
            <w:div w:id="503471117">
              <w:marLeft w:val="0"/>
              <w:marRight w:val="0"/>
              <w:marTop w:val="0"/>
              <w:marBottom w:val="0"/>
              <w:divBdr>
                <w:top w:val="none" w:sz="0" w:space="0" w:color="auto"/>
                <w:left w:val="none" w:sz="0" w:space="0" w:color="auto"/>
                <w:bottom w:val="none" w:sz="0" w:space="0" w:color="auto"/>
                <w:right w:val="none" w:sz="0" w:space="0" w:color="auto"/>
              </w:divBdr>
            </w:div>
            <w:div w:id="138153055">
              <w:marLeft w:val="0"/>
              <w:marRight w:val="0"/>
              <w:marTop w:val="0"/>
              <w:marBottom w:val="0"/>
              <w:divBdr>
                <w:top w:val="none" w:sz="0" w:space="0" w:color="auto"/>
                <w:left w:val="none" w:sz="0" w:space="0" w:color="auto"/>
                <w:bottom w:val="none" w:sz="0" w:space="0" w:color="auto"/>
                <w:right w:val="none" w:sz="0" w:space="0" w:color="auto"/>
              </w:divBdr>
            </w:div>
            <w:div w:id="678242974">
              <w:marLeft w:val="0"/>
              <w:marRight w:val="0"/>
              <w:marTop w:val="0"/>
              <w:marBottom w:val="0"/>
              <w:divBdr>
                <w:top w:val="none" w:sz="0" w:space="0" w:color="auto"/>
                <w:left w:val="none" w:sz="0" w:space="0" w:color="auto"/>
                <w:bottom w:val="none" w:sz="0" w:space="0" w:color="auto"/>
                <w:right w:val="none" w:sz="0" w:space="0" w:color="auto"/>
              </w:divBdr>
            </w:div>
            <w:div w:id="289408423">
              <w:marLeft w:val="0"/>
              <w:marRight w:val="0"/>
              <w:marTop w:val="0"/>
              <w:marBottom w:val="0"/>
              <w:divBdr>
                <w:top w:val="none" w:sz="0" w:space="0" w:color="auto"/>
                <w:left w:val="none" w:sz="0" w:space="0" w:color="auto"/>
                <w:bottom w:val="none" w:sz="0" w:space="0" w:color="auto"/>
                <w:right w:val="none" w:sz="0" w:space="0" w:color="auto"/>
              </w:divBdr>
            </w:div>
            <w:div w:id="1718360634">
              <w:marLeft w:val="0"/>
              <w:marRight w:val="0"/>
              <w:marTop w:val="0"/>
              <w:marBottom w:val="0"/>
              <w:divBdr>
                <w:top w:val="none" w:sz="0" w:space="0" w:color="auto"/>
                <w:left w:val="none" w:sz="0" w:space="0" w:color="auto"/>
                <w:bottom w:val="none" w:sz="0" w:space="0" w:color="auto"/>
                <w:right w:val="none" w:sz="0" w:space="0" w:color="auto"/>
              </w:divBdr>
            </w:div>
            <w:div w:id="771513225">
              <w:marLeft w:val="0"/>
              <w:marRight w:val="0"/>
              <w:marTop w:val="0"/>
              <w:marBottom w:val="0"/>
              <w:divBdr>
                <w:top w:val="none" w:sz="0" w:space="0" w:color="auto"/>
                <w:left w:val="none" w:sz="0" w:space="0" w:color="auto"/>
                <w:bottom w:val="none" w:sz="0" w:space="0" w:color="auto"/>
                <w:right w:val="none" w:sz="0" w:space="0" w:color="auto"/>
              </w:divBdr>
            </w:div>
            <w:div w:id="1049914330">
              <w:marLeft w:val="0"/>
              <w:marRight w:val="0"/>
              <w:marTop w:val="0"/>
              <w:marBottom w:val="0"/>
              <w:divBdr>
                <w:top w:val="none" w:sz="0" w:space="0" w:color="auto"/>
                <w:left w:val="none" w:sz="0" w:space="0" w:color="auto"/>
                <w:bottom w:val="none" w:sz="0" w:space="0" w:color="auto"/>
                <w:right w:val="none" w:sz="0" w:space="0" w:color="auto"/>
              </w:divBdr>
            </w:div>
            <w:div w:id="757362327">
              <w:marLeft w:val="0"/>
              <w:marRight w:val="0"/>
              <w:marTop w:val="0"/>
              <w:marBottom w:val="0"/>
              <w:divBdr>
                <w:top w:val="none" w:sz="0" w:space="0" w:color="auto"/>
                <w:left w:val="none" w:sz="0" w:space="0" w:color="auto"/>
                <w:bottom w:val="none" w:sz="0" w:space="0" w:color="auto"/>
                <w:right w:val="none" w:sz="0" w:space="0" w:color="auto"/>
              </w:divBdr>
            </w:div>
            <w:div w:id="940916163">
              <w:marLeft w:val="0"/>
              <w:marRight w:val="0"/>
              <w:marTop w:val="0"/>
              <w:marBottom w:val="0"/>
              <w:divBdr>
                <w:top w:val="none" w:sz="0" w:space="0" w:color="auto"/>
                <w:left w:val="none" w:sz="0" w:space="0" w:color="auto"/>
                <w:bottom w:val="none" w:sz="0" w:space="0" w:color="auto"/>
                <w:right w:val="none" w:sz="0" w:space="0" w:color="auto"/>
              </w:divBdr>
            </w:div>
            <w:div w:id="2108695892">
              <w:marLeft w:val="0"/>
              <w:marRight w:val="0"/>
              <w:marTop w:val="0"/>
              <w:marBottom w:val="0"/>
              <w:divBdr>
                <w:top w:val="none" w:sz="0" w:space="0" w:color="auto"/>
                <w:left w:val="none" w:sz="0" w:space="0" w:color="auto"/>
                <w:bottom w:val="none" w:sz="0" w:space="0" w:color="auto"/>
                <w:right w:val="none" w:sz="0" w:space="0" w:color="auto"/>
              </w:divBdr>
            </w:div>
            <w:div w:id="705452899">
              <w:marLeft w:val="0"/>
              <w:marRight w:val="0"/>
              <w:marTop w:val="0"/>
              <w:marBottom w:val="0"/>
              <w:divBdr>
                <w:top w:val="none" w:sz="0" w:space="0" w:color="auto"/>
                <w:left w:val="none" w:sz="0" w:space="0" w:color="auto"/>
                <w:bottom w:val="none" w:sz="0" w:space="0" w:color="auto"/>
                <w:right w:val="none" w:sz="0" w:space="0" w:color="auto"/>
              </w:divBdr>
            </w:div>
            <w:div w:id="214778828">
              <w:marLeft w:val="0"/>
              <w:marRight w:val="0"/>
              <w:marTop w:val="0"/>
              <w:marBottom w:val="0"/>
              <w:divBdr>
                <w:top w:val="none" w:sz="0" w:space="0" w:color="auto"/>
                <w:left w:val="none" w:sz="0" w:space="0" w:color="auto"/>
                <w:bottom w:val="none" w:sz="0" w:space="0" w:color="auto"/>
                <w:right w:val="none" w:sz="0" w:space="0" w:color="auto"/>
              </w:divBdr>
            </w:div>
            <w:div w:id="403183202">
              <w:marLeft w:val="0"/>
              <w:marRight w:val="0"/>
              <w:marTop w:val="0"/>
              <w:marBottom w:val="0"/>
              <w:divBdr>
                <w:top w:val="none" w:sz="0" w:space="0" w:color="auto"/>
                <w:left w:val="none" w:sz="0" w:space="0" w:color="auto"/>
                <w:bottom w:val="none" w:sz="0" w:space="0" w:color="auto"/>
                <w:right w:val="none" w:sz="0" w:space="0" w:color="auto"/>
              </w:divBdr>
            </w:div>
            <w:div w:id="887883174">
              <w:marLeft w:val="0"/>
              <w:marRight w:val="0"/>
              <w:marTop w:val="0"/>
              <w:marBottom w:val="0"/>
              <w:divBdr>
                <w:top w:val="none" w:sz="0" w:space="0" w:color="auto"/>
                <w:left w:val="none" w:sz="0" w:space="0" w:color="auto"/>
                <w:bottom w:val="none" w:sz="0" w:space="0" w:color="auto"/>
                <w:right w:val="none" w:sz="0" w:space="0" w:color="auto"/>
              </w:divBdr>
            </w:div>
            <w:div w:id="815538042">
              <w:marLeft w:val="0"/>
              <w:marRight w:val="0"/>
              <w:marTop w:val="0"/>
              <w:marBottom w:val="0"/>
              <w:divBdr>
                <w:top w:val="none" w:sz="0" w:space="0" w:color="auto"/>
                <w:left w:val="none" w:sz="0" w:space="0" w:color="auto"/>
                <w:bottom w:val="none" w:sz="0" w:space="0" w:color="auto"/>
                <w:right w:val="none" w:sz="0" w:space="0" w:color="auto"/>
              </w:divBdr>
            </w:div>
            <w:div w:id="179861253">
              <w:marLeft w:val="0"/>
              <w:marRight w:val="0"/>
              <w:marTop w:val="0"/>
              <w:marBottom w:val="0"/>
              <w:divBdr>
                <w:top w:val="none" w:sz="0" w:space="0" w:color="auto"/>
                <w:left w:val="none" w:sz="0" w:space="0" w:color="auto"/>
                <w:bottom w:val="none" w:sz="0" w:space="0" w:color="auto"/>
                <w:right w:val="none" w:sz="0" w:space="0" w:color="auto"/>
              </w:divBdr>
            </w:div>
            <w:div w:id="478495626">
              <w:marLeft w:val="0"/>
              <w:marRight w:val="0"/>
              <w:marTop w:val="0"/>
              <w:marBottom w:val="0"/>
              <w:divBdr>
                <w:top w:val="none" w:sz="0" w:space="0" w:color="auto"/>
                <w:left w:val="none" w:sz="0" w:space="0" w:color="auto"/>
                <w:bottom w:val="none" w:sz="0" w:space="0" w:color="auto"/>
                <w:right w:val="none" w:sz="0" w:space="0" w:color="auto"/>
              </w:divBdr>
            </w:div>
            <w:div w:id="768702801">
              <w:marLeft w:val="0"/>
              <w:marRight w:val="0"/>
              <w:marTop w:val="0"/>
              <w:marBottom w:val="0"/>
              <w:divBdr>
                <w:top w:val="none" w:sz="0" w:space="0" w:color="auto"/>
                <w:left w:val="none" w:sz="0" w:space="0" w:color="auto"/>
                <w:bottom w:val="none" w:sz="0" w:space="0" w:color="auto"/>
                <w:right w:val="none" w:sz="0" w:space="0" w:color="auto"/>
              </w:divBdr>
            </w:div>
            <w:div w:id="1155995163">
              <w:marLeft w:val="0"/>
              <w:marRight w:val="0"/>
              <w:marTop w:val="0"/>
              <w:marBottom w:val="0"/>
              <w:divBdr>
                <w:top w:val="none" w:sz="0" w:space="0" w:color="auto"/>
                <w:left w:val="none" w:sz="0" w:space="0" w:color="auto"/>
                <w:bottom w:val="none" w:sz="0" w:space="0" w:color="auto"/>
                <w:right w:val="none" w:sz="0" w:space="0" w:color="auto"/>
              </w:divBdr>
            </w:div>
            <w:div w:id="439842450">
              <w:marLeft w:val="0"/>
              <w:marRight w:val="0"/>
              <w:marTop w:val="0"/>
              <w:marBottom w:val="0"/>
              <w:divBdr>
                <w:top w:val="none" w:sz="0" w:space="0" w:color="auto"/>
                <w:left w:val="none" w:sz="0" w:space="0" w:color="auto"/>
                <w:bottom w:val="none" w:sz="0" w:space="0" w:color="auto"/>
                <w:right w:val="none" w:sz="0" w:space="0" w:color="auto"/>
              </w:divBdr>
            </w:div>
            <w:div w:id="1586190201">
              <w:marLeft w:val="0"/>
              <w:marRight w:val="0"/>
              <w:marTop w:val="0"/>
              <w:marBottom w:val="0"/>
              <w:divBdr>
                <w:top w:val="none" w:sz="0" w:space="0" w:color="auto"/>
                <w:left w:val="none" w:sz="0" w:space="0" w:color="auto"/>
                <w:bottom w:val="none" w:sz="0" w:space="0" w:color="auto"/>
                <w:right w:val="none" w:sz="0" w:space="0" w:color="auto"/>
              </w:divBdr>
            </w:div>
            <w:div w:id="1403870296">
              <w:marLeft w:val="0"/>
              <w:marRight w:val="0"/>
              <w:marTop w:val="0"/>
              <w:marBottom w:val="0"/>
              <w:divBdr>
                <w:top w:val="none" w:sz="0" w:space="0" w:color="auto"/>
                <w:left w:val="none" w:sz="0" w:space="0" w:color="auto"/>
                <w:bottom w:val="none" w:sz="0" w:space="0" w:color="auto"/>
                <w:right w:val="none" w:sz="0" w:space="0" w:color="auto"/>
              </w:divBdr>
            </w:div>
            <w:div w:id="1130316984">
              <w:marLeft w:val="0"/>
              <w:marRight w:val="0"/>
              <w:marTop w:val="0"/>
              <w:marBottom w:val="0"/>
              <w:divBdr>
                <w:top w:val="none" w:sz="0" w:space="0" w:color="auto"/>
                <w:left w:val="none" w:sz="0" w:space="0" w:color="auto"/>
                <w:bottom w:val="none" w:sz="0" w:space="0" w:color="auto"/>
                <w:right w:val="none" w:sz="0" w:space="0" w:color="auto"/>
              </w:divBdr>
            </w:div>
            <w:div w:id="1895775897">
              <w:marLeft w:val="0"/>
              <w:marRight w:val="0"/>
              <w:marTop w:val="0"/>
              <w:marBottom w:val="0"/>
              <w:divBdr>
                <w:top w:val="none" w:sz="0" w:space="0" w:color="auto"/>
                <w:left w:val="none" w:sz="0" w:space="0" w:color="auto"/>
                <w:bottom w:val="none" w:sz="0" w:space="0" w:color="auto"/>
                <w:right w:val="none" w:sz="0" w:space="0" w:color="auto"/>
              </w:divBdr>
            </w:div>
            <w:div w:id="438260962">
              <w:marLeft w:val="0"/>
              <w:marRight w:val="0"/>
              <w:marTop w:val="0"/>
              <w:marBottom w:val="0"/>
              <w:divBdr>
                <w:top w:val="none" w:sz="0" w:space="0" w:color="auto"/>
                <w:left w:val="none" w:sz="0" w:space="0" w:color="auto"/>
                <w:bottom w:val="none" w:sz="0" w:space="0" w:color="auto"/>
                <w:right w:val="none" w:sz="0" w:space="0" w:color="auto"/>
              </w:divBdr>
            </w:div>
            <w:div w:id="373893172">
              <w:marLeft w:val="0"/>
              <w:marRight w:val="0"/>
              <w:marTop w:val="0"/>
              <w:marBottom w:val="0"/>
              <w:divBdr>
                <w:top w:val="none" w:sz="0" w:space="0" w:color="auto"/>
                <w:left w:val="none" w:sz="0" w:space="0" w:color="auto"/>
                <w:bottom w:val="none" w:sz="0" w:space="0" w:color="auto"/>
                <w:right w:val="none" w:sz="0" w:space="0" w:color="auto"/>
              </w:divBdr>
            </w:div>
            <w:div w:id="1639066716">
              <w:marLeft w:val="0"/>
              <w:marRight w:val="0"/>
              <w:marTop w:val="0"/>
              <w:marBottom w:val="0"/>
              <w:divBdr>
                <w:top w:val="none" w:sz="0" w:space="0" w:color="auto"/>
                <w:left w:val="none" w:sz="0" w:space="0" w:color="auto"/>
                <w:bottom w:val="none" w:sz="0" w:space="0" w:color="auto"/>
                <w:right w:val="none" w:sz="0" w:space="0" w:color="auto"/>
              </w:divBdr>
            </w:div>
            <w:div w:id="1666471900">
              <w:marLeft w:val="0"/>
              <w:marRight w:val="0"/>
              <w:marTop w:val="0"/>
              <w:marBottom w:val="0"/>
              <w:divBdr>
                <w:top w:val="none" w:sz="0" w:space="0" w:color="auto"/>
                <w:left w:val="none" w:sz="0" w:space="0" w:color="auto"/>
                <w:bottom w:val="none" w:sz="0" w:space="0" w:color="auto"/>
                <w:right w:val="none" w:sz="0" w:space="0" w:color="auto"/>
              </w:divBdr>
            </w:div>
            <w:div w:id="631329391">
              <w:marLeft w:val="0"/>
              <w:marRight w:val="0"/>
              <w:marTop w:val="0"/>
              <w:marBottom w:val="0"/>
              <w:divBdr>
                <w:top w:val="none" w:sz="0" w:space="0" w:color="auto"/>
                <w:left w:val="none" w:sz="0" w:space="0" w:color="auto"/>
                <w:bottom w:val="none" w:sz="0" w:space="0" w:color="auto"/>
                <w:right w:val="none" w:sz="0" w:space="0" w:color="auto"/>
              </w:divBdr>
            </w:div>
            <w:div w:id="370806671">
              <w:marLeft w:val="0"/>
              <w:marRight w:val="0"/>
              <w:marTop w:val="0"/>
              <w:marBottom w:val="0"/>
              <w:divBdr>
                <w:top w:val="none" w:sz="0" w:space="0" w:color="auto"/>
                <w:left w:val="none" w:sz="0" w:space="0" w:color="auto"/>
                <w:bottom w:val="none" w:sz="0" w:space="0" w:color="auto"/>
                <w:right w:val="none" w:sz="0" w:space="0" w:color="auto"/>
              </w:divBdr>
            </w:div>
            <w:div w:id="1657420949">
              <w:marLeft w:val="0"/>
              <w:marRight w:val="0"/>
              <w:marTop w:val="0"/>
              <w:marBottom w:val="0"/>
              <w:divBdr>
                <w:top w:val="none" w:sz="0" w:space="0" w:color="auto"/>
                <w:left w:val="none" w:sz="0" w:space="0" w:color="auto"/>
                <w:bottom w:val="none" w:sz="0" w:space="0" w:color="auto"/>
                <w:right w:val="none" w:sz="0" w:space="0" w:color="auto"/>
              </w:divBdr>
            </w:div>
            <w:div w:id="1289236462">
              <w:marLeft w:val="0"/>
              <w:marRight w:val="0"/>
              <w:marTop w:val="0"/>
              <w:marBottom w:val="0"/>
              <w:divBdr>
                <w:top w:val="none" w:sz="0" w:space="0" w:color="auto"/>
                <w:left w:val="none" w:sz="0" w:space="0" w:color="auto"/>
                <w:bottom w:val="none" w:sz="0" w:space="0" w:color="auto"/>
                <w:right w:val="none" w:sz="0" w:space="0" w:color="auto"/>
              </w:divBdr>
            </w:div>
            <w:div w:id="1146355737">
              <w:marLeft w:val="0"/>
              <w:marRight w:val="0"/>
              <w:marTop w:val="0"/>
              <w:marBottom w:val="0"/>
              <w:divBdr>
                <w:top w:val="none" w:sz="0" w:space="0" w:color="auto"/>
                <w:left w:val="none" w:sz="0" w:space="0" w:color="auto"/>
                <w:bottom w:val="none" w:sz="0" w:space="0" w:color="auto"/>
                <w:right w:val="none" w:sz="0" w:space="0" w:color="auto"/>
              </w:divBdr>
            </w:div>
            <w:div w:id="1117678615">
              <w:marLeft w:val="0"/>
              <w:marRight w:val="0"/>
              <w:marTop w:val="0"/>
              <w:marBottom w:val="0"/>
              <w:divBdr>
                <w:top w:val="none" w:sz="0" w:space="0" w:color="auto"/>
                <w:left w:val="none" w:sz="0" w:space="0" w:color="auto"/>
                <w:bottom w:val="none" w:sz="0" w:space="0" w:color="auto"/>
                <w:right w:val="none" w:sz="0" w:space="0" w:color="auto"/>
              </w:divBdr>
            </w:div>
            <w:div w:id="1702051398">
              <w:marLeft w:val="0"/>
              <w:marRight w:val="0"/>
              <w:marTop w:val="0"/>
              <w:marBottom w:val="0"/>
              <w:divBdr>
                <w:top w:val="none" w:sz="0" w:space="0" w:color="auto"/>
                <w:left w:val="none" w:sz="0" w:space="0" w:color="auto"/>
                <w:bottom w:val="none" w:sz="0" w:space="0" w:color="auto"/>
                <w:right w:val="none" w:sz="0" w:space="0" w:color="auto"/>
              </w:divBdr>
            </w:div>
            <w:div w:id="346106627">
              <w:marLeft w:val="0"/>
              <w:marRight w:val="0"/>
              <w:marTop w:val="0"/>
              <w:marBottom w:val="0"/>
              <w:divBdr>
                <w:top w:val="none" w:sz="0" w:space="0" w:color="auto"/>
                <w:left w:val="none" w:sz="0" w:space="0" w:color="auto"/>
                <w:bottom w:val="none" w:sz="0" w:space="0" w:color="auto"/>
                <w:right w:val="none" w:sz="0" w:space="0" w:color="auto"/>
              </w:divBdr>
            </w:div>
            <w:div w:id="913130028">
              <w:marLeft w:val="0"/>
              <w:marRight w:val="0"/>
              <w:marTop w:val="0"/>
              <w:marBottom w:val="0"/>
              <w:divBdr>
                <w:top w:val="none" w:sz="0" w:space="0" w:color="auto"/>
                <w:left w:val="none" w:sz="0" w:space="0" w:color="auto"/>
                <w:bottom w:val="none" w:sz="0" w:space="0" w:color="auto"/>
                <w:right w:val="none" w:sz="0" w:space="0" w:color="auto"/>
              </w:divBdr>
            </w:div>
            <w:div w:id="741954180">
              <w:marLeft w:val="0"/>
              <w:marRight w:val="0"/>
              <w:marTop w:val="0"/>
              <w:marBottom w:val="0"/>
              <w:divBdr>
                <w:top w:val="none" w:sz="0" w:space="0" w:color="auto"/>
                <w:left w:val="none" w:sz="0" w:space="0" w:color="auto"/>
                <w:bottom w:val="none" w:sz="0" w:space="0" w:color="auto"/>
                <w:right w:val="none" w:sz="0" w:space="0" w:color="auto"/>
              </w:divBdr>
            </w:div>
            <w:div w:id="1109739601">
              <w:marLeft w:val="0"/>
              <w:marRight w:val="0"/>
              <w:marTop w:val="0"/>
              <w:marBottom w:val="0"/>
              <w:divBdr>
                <w:top w:val="none" w:sz="0" w:space="0" w:color="auto"/>
                <w:left w:val="none" w:sz="0" w:space="0" w:color="auto"/>
                <w:bottom w:val="none" w:sz="0" w:space="0" w:color="auto"/>
                <w:right w:val="none" w:sz="0" w:space="0" w:color="auto"/>
              </w:divBdr>
            </w:div>
            <w:div w:id="1467964292">
              <w:marLeft w:val="0"/>
              <w:marRight w:val="0"/>
              <w:marTop w:val="0"/>
              <w:marBottom w:val="0"/>
              <w:divBdr>
                <w:top w:val="none" w:sz="0" w:space="0" w:color="auto"/>
                <w:left w:val="none" w:sz="0" w:space="0" w:color="auto"/>
                <w:bottom w:val="none" w:sz="0" w:space="0" w:color="auto"/>
                <w:right w:val="none" w:sz="0" w:space="0" w:color="auto"/>
              </w:divBdr>
            </w:div>
            <w:div w:id="1983655049">
              <w:marLeft w:val="0"/>
              <w:marRight w:val="0"/>
              <w:marTop w:val="0"/>
              <w:marBottom w:val="0"/>
              <w:divBdr>
                <w:top w:val="none" w:sz="0" w:space="0" w:color="auto"/>
                <w:left w:val="none" w:sz="0" w:space="0" w:color="auto"/>
                <w:bottom w:val="none" w:sz="0" w:space="0" w:color="auto"/>
                <w:right w:val="none" w:sz="0" w:space="0" w:color="auto"/>
              </w:divBdr>
            </w:div>
            <w:div w:id="722675060">
              <w:marLeft w:val="0"/>
              <w:marRight w:val="0"/>
              <w:marTop w:val="0"/>
              <w:marBottom w:val="0"/>
              <w:divBdr>
                <w:top w:val="none" w:sz="0" w:space="0" w:color="auto"/>
                <w:left w:val="none" w:sz="0" w:space="0" w:color="auto"/>
                <w:bottom w:val="none" w:sz="0" w:space="0" w:color="auto"/>
                <w:right w:val="none" w:sz="0" w:space="0" w:color="auto"/>
              </w:divBdr>
            </w:div>
            <w:div w:id="1419595600">
              <w:marLeft w:val="0"/>
              <w:marRight w:val="0"/>
              <w:marTop w:val="0"/>
              <w:marBottom w:val="0"/>
              <w:divBdr>
                <w:top w:val="none" w:sz="0" w:space="0" w:color="auto"/>
                <w:left w:val="none" w:sz="0" w:space="0" w:color="auto"/>
                <w:bottom w:val="none" w:sz="0" w:space="0" w:color="auto"/>
                <w:right w:val="none" w:sz="0" w:space="0" w:color="auto"/>
              </w:divBdr>
            </w:div>
            <w:div w:id="1469515699">
              <w:marLeft w:val="0"/>
              <w:marRight w:val="0"/>
              <w:marTop w:val="0"/>
              <w:marBottom w:val="0"/>
              <w:divBdr>
                <w:top w:val="none" w:sz="0" w:space="0" w:color="auto"/>
                <w:left w:val="none" w:sz="0" w:space="0" w:color="auto"/>
                <w:bottom w:val="none" w:sz="0" w:space="0" w:color="auto"/>
                <w:right w:val="none" w:sz="0" w:space="0" w:color="auto"/>
              </w:divBdr>
            </w:div>
            <w:div w:id="1444838041">
              <w:marLeft w:val="0"/>
              <w:marRight w:val="0"/>
              <w:marTop w:val="0"/>
              <w:marBottom w:val="0"/>
              <w:divBdr>
                <w:top w:val="none" w:sz="0" w:space="0" w:color="auto"/>
                <w:left w:val="none" w:sz="0" w:space="0" w:color="auto"/>
                <w:bottom w:val="none" w:sz="0" w:space="0" w:color="auto"/>
                <w:right w:val="none" w:sz="0" w:space="0" w:color="auto"/>
              </w:divBdr>
            </w:div>
            <w:div w:id="1496142796">
              <w:marLeft w:val="0"/>
              <w:marRight w:val="0"/>
              <w:marTop w:val="0"/>
              <w:marBottom w:val="0"/>
              <w:divBdr>
                <w:top w:val="none" w:sz="0" w:space="0" w:color="auto"/>
                <w:left w:val="none" w:sz="0" w:space="0" w:color="auto"/>
                <w:bottom w:val="none" w:sz="0" w:space="0" w:color="auto"/>
                <w:right w:val="none" w:sz="0" w:space="0" w:color="auto"/>
              </w:divBdr>
            </w:div>
            <w:div w:id="1236162044">
              <w:marLeft w:val="0"/>
              <w:marRight w:val="0"/>
              <w:marTop w:val="0"/>
              <w:marBottom w:val="0"/>
              <w:divBdr>
                <w:top w:val="none" w:sz="0" w:space="0" w:color="auto"/>
                <w:left w:val="none" w:sz="0" w:space="0" w:color="auto"/>
                <w:bottom w:val="none" w:sz="0" w:space="0" w:color="auto"/>
                <w:right w:val="none" w:sz="0" w:space="0" w:color="auto"/>
              </w:divBdr>
            </w:div>
            <w:div w:id="1080492609">
              <w:marLeft w:val="0"/>
              <w:marRight w:val="0"/>
              <w:marTop w:val="0"/>
              <w:marBottom w:val="0"/>
              <w:divBdr>
                <w:top w:val="none" w:sz="0" w:space="0" w:color="auto"/>
                <w:left w:val="none" w:sz="0" w:space="0" w:color="auto"/>
                <w:bottom w:val="none" w:sz="0" w:space="0" w:color="auto"/>
                <w:right w:val="none" w:sz="0" w:space="0" w:color="auto"/>
              </w:divBdr>
            </w:div>
            <w:div w:id="2089230884">
              <w:marLeft w:val="0"/>
              <w:marRight w:val="0"/>
              <w:marTop w:val="0"/>
              <w:marBottom w:val="0"/>
              <w:divBdr>
                <w:top w:val="none" w:sz="0" w:space="0" w:color="auto"/>
                <w:left w:val="none" w:sz="0" w:space="0" w:color="auto"/>
                <w:bottom w:val="none" w:sz="0" w:space="0" w:color="auto"/>
                <w:right w:val="none" w:sz="0" w:space="0" w:color="auto"/>
              </w:divBdr>
            </w:div>
            <w:div w:id="1236547347">
              <w:marLeft w:val="0"/>
              <w:marRight w:val="0"/>
              <w:marTop w:val="0"/>
              <w:marBottom w:val="0"/>
              <w:divBdr>
                <w:top w:val="none" w:sz="0" w:space="0" w:color="auto"/>
                <w:left w:val="none" w:sz="0" w:space="0" w:color="auto"/>
                <w:bottom w:val="none" w:sz="0" w:space="0" w:color="auto"/>
                <w:right w:val="none" w:sz="0" w:space="0" w:color="auto"/>
              </w:divBdr>
            </w:div>
            <w:div w:id="1919291044">
              <w:marLeft w:val="0"/>
              <w:marRight w:val="0"/>
              <w:marTop w:val="0"/>
              <w:marBottom w:val="0"/>
              <w:divBdr>
                <w:top w:val="none" w:sz="0" w:space="0" w:color="auto"/>
                <w:left w:val="none" w:sz="0" w:space="0" w:color="auto"/>
                <w:bottom w:val="none" w:sz="0" w:space="0" w:color="auto"/>
                <w:right w:val="none" w:sz="0" w:space="0" w:color="auto"/>
              </w:divBdr>
            </w:div>
            <w:div w:id="592511405">
              <w:marLeft w:val="0"/>
              <w:marRight w:val="0"/>
              <w:marTop w:val="0"/>
              <w:marBottom w:val="0"/>
              <w:divBdr>
                <w:top w:val="none" w:sz="0" w:space="0" w:color="auto"/>
                <w:left w:val="none" w:sz="0" w:space="0" w:color="auto"/>
                <w:bottom w:val="none" w:sz="0" w:space="0" w:color="auto"/>
                <w:right w:val="none" w:sz="0" w:space="0" w:color="auto"/>
              </w:divBdr>
            </w:div>
            <w:div w:id="1597522940">
              <w:marLeft w:val="0"/>
              <w:marRight w:val="0"/>
              <w:marTop w:val="0"/>
              <w:marBottom w:val="0"/>
              <w:divBdr>
                <w:top w:val="none" w:sz="0" w:space="0" w:color="auto"/>
                <w:left w:val="none" w:sz="0" w:space="0" w:color="auto"/>
                <w:bottom w:val="none" w:sz="0" w:space="0" w:color="auto"/>
                <w:right w:val="none" w:sz="0" w:space="0" w:color="auto"/>
              </w:divBdr>
            </w:div>
            <w:div w:id="1226800975">
              <w:marLeft w:val="0"/>
              <w:marRight w:val="0"/>
              <w:marTop w:val="0"/>
              <w:marBottom w:val="0"/>
              <w:divBdr>
                <w:top w:val="none" w:sz="0" w:space="0" w:color="auto"/>
                <w:left w:val="none" w:sz="0" w:space="0" w:color="auto"/>
                <w:bottom w:val="none" w:sz="0" w:space="0" w:color="auto"/>
                <w:right w:val="none" w:sz="0" w:space="0" w:color="auto"/>
              </w:divBdr>
            </w:div>
            <w:div w:id="415052392">
              <w:marLeft w:val="0"/>
              <w:marRight w:val="0"/>
              <w:marTop w:val="0"/>
              <w:marBottom w:val="0"/>
              <w:divBdr>
                <w:top w:val="none" w:sz="0" w:space="0" w:color="auto"/>
                <w:left w:val="none" w:sz="0" w:space="0" w:color="auto"/>
                <w:bottom w:val="none" w:sz="0" w:space="0" w:color="auto"/>
                <w:right w:val="none" w:sz="0" w:space="0" w:color="auto"/>
              </w:divBdr>
            </w:div>
            <w:div w:id="1636792535">
              <w:marLeft w:val="0"/>
              <w:marRight w:val="0"/>
              <w:marTop w:val="0"/>
              <w:marBottom w:val="0"/>
              <w:divBdr>
                <w:top w:val="none" w:sz="0" w:space="0" w:color="auto"/>
                <w:left w:val="none" w:sz="0" w:space="0" w:color="auto"/>
                <w:bottom w:val="none" w:sz="0" w:space="0" w:color="auto"/>
                <w:right w:val="none" w:sz="0" w:space="0" w:color="auto"/>
              </w:divBdr>
            </w:div>
            <w:div w:id="1982152587">
              <w:marLeft w:val="0"/>
              <w:marRight w:val="0"/>
              <w:marTop w:val="0"/>
              <w:marBottom w:val="0"/>
              <w:divBdr>
                <w:top w:val="none" w:sz="0" w:space="0" w:color="auto"/>
                <w:left w:val="none" w:sz="0" w:space="0" w:color="auto"/>
                <w:bottom w:val="none" w:sz="0" w:space="0" w:color="auto"/>
                <w:right w:val="none" w:sz="0" w:space="0" w:color="auto"/>
              </w:divBdr>
            </w:div>
            <w:div w:id="1131485089">
              <w:marLeft w:val="0"/>
              <w:marRight w:val="0"/>
              <w:marTop w:val="0"/>
              <w:marBottom w:val="0"/>
              <w:divBdr>
                <w:top w:val="none" w:sz="0" w:space="0" w:color="auto"/>
                <w:left w:val="none" w:sz="0" w:space="0" w:color="auto"/>
                <w:bottom w:val="none" w:sz="0" w:space="0" w:color="auto"/>
                <w:right w:val="none" w:sz="0" w:space="0" w:color="auto"/>
              </w:divBdr>
            </w:div>
            <w:div w:id="431896930">
              <w:marLeft w:val="0"/>
              <w:marRight w:val="0"/>
              <w:marTop w:val="0"/>
              <w:marBottom w:val="0"/>
              <w:divBdr>
                <w:top w:val="none" w:sz="0" w:space="0" w:color="auto"/>
                <w:left w:val="none" w:sz="0" w:space="0" w:color="auto"/>
                <w:bottom w:val="none" w:sz="0" w:space="0" w:color="auto"/>
                <w:right w:val="none" w:sz="0" w:space="0" w:color="auto"/>
              </w:divBdr>
            </w:div>
            <w:div w:id="2021202253">
              <w:marLeft w:val="0"/>
              <w:marRight w:val="0"/>
              <w:marTop w:val="0"/>
              <w:marBottom w:val="0"/>
              <w:divBdr>
                <w:top w:val="none" w:sz="0" w:space="0" w:color="auto"/>
                <w:left w:val="none" w:sz="0" w:space="0" w:color="auto"/>
                <w:bottom w:val="none" w:sz="0" w:space="0" w:color="auto"/>
                <w:right w:val="none" w:sz="0" w:space="0" w:color="auto"/>
              </w:divBdr>
            </w:div>
            <w:div w:id="921793875">
              <w:marLeft w:val="0"/>
              <w:marRight w:val="0"/>
              <w:marTop w:val="0"/>
              <w:marBottom w:val="0"/>
              <w:divBdr>
                <w:top w:val="none" w:sz="0" w:space="0" w:color="auto"/>
                <w:left w:val="none" w:sz="0" w:space="0" w:color="auto"/>
                <w:bottom w:val="none" w:sz="0" w:space="0" w:color="auto"/>
                <w:right w:val="none" w:sz="0" w:space="0" w:color="auto"/>
              </w:divBdr>
            </w:div>
            <w:div w:id="552814076">
              <w:marLeft w:val="0"/>
              <w:marRight w:val="0"/>
              <w:marTop w:val="0"/>
              <w:marBottom w:val="0"/>
              <w:divBdr>
                <w:top w:val="none" w:sz="0" w:space="0" w:color="auto"/>
                <w:left w:val="none" w:sz="0" w:space="0" w:color="auto"/>
                <w:bottom w:val="none" w:sz="0" w:space="0" w:color="auto"/>
                <w:right w:val="none" w:sz="0" w:space="0" w:color="auto"/>
              </w:divBdr>
            </w:div>
            <w:div w:id="1635914640">
              <w:marLeft w:val="0"/>
              <w:marRight w:val="0"/>
              <w:marTop w:val="0"/>
              <w:marBottom w:val="0"/>
              <w:divBdr>
                <w:top w:val="none" w:sz="0" w:space="0" w:color="auto"/>
                <w:left w:val="none" w:sz="0" w:space="0" w:color="auto"/>
                <w:bottom w:val="none" w:sz="0" w:space="0" w:color="auto"/>
                <w:right w:val="none" w:sz="0" w:space="0" w:color="auto"/>
              </w:divBdr>
            </w:div>
            <w:div w:id="221216413">
              <w:marLeft w:val="0"/>
              <w:marRight w:val="0"/>
              <w:marTop w:val="0"/>
              <w:marBottom w:val="0"/>
              <w:divBdr>
                <w:top w:val="none" w:sz="0" w:space="0" w:color="auto"/>
                <w:left w:val="none" w:sz="0" w:space="0" w:color="auto"/>
                <w:bottom w:val="none" w:sz="0" w:space="0" w:color="auto"/>
                <w:right w:val="none" w:sz="0" w:space="0" w:color="auto"/>
              </w:divBdr>
            </w:div>
            <w:div w:id="2010139331">
              <w:marLeft w:val="0"/>
              <w:marRight w:val="0"/>
              <w:marTop w:val="0"/>
              <w:marBottom w:val="0"/>
              <w:divBdr>
                <w:top w:val="none" w:sz="0" w:space="0" w:color="auto"/>
                <w:left w:val="none" w:sz="0" w:space="0" w:color="auto"/>
                <w:bottom w:val="none" w:sz="0" w:space="0" w:color="auto"/>
                <w:right w:val="none" w:sz="0" w:space="0" w:color="auto"/>
              </w:divBdr>
            </w:div>
            <w:div w:id="1122726980">
              <w:marLeft w:val="0"/>
              <w:marRight w:val="0"/>
              <w:marTop w:val="0"/>
              <w:marBottom w:val="0"/>
              <w:divBdr>
                <w:top w:val="none" w:sz="0" w:space="0" w:color="auto"/>
                <w:left w:val="none" w:sz="0" w:space="0" w:color="auto"/>
                <w:bottom w:val="none" w:sz="0" w:space="0" w:color="auto"/>
                <w:right w:val="none" w:sz="0" w:space="0" w:color="auto"/>
              </w:divBdr>
            </w:div>
            <w:div w:id="1955864912">
              <w:marLeft w:val="0"/>
              <w:marRight w:val="0"/>
              <w:marTop w:val="0"/>
              <w:marBottom w:val="0"/>
              <w:divBdr>
                <w:top w:val="none" w:sz="0" w:space="0" w:color="auto"/>
                <w:left w:val="none" w:sz="0" w:space="0" w:color="auto"/>
                <w:bottom w:val="none" w:sz="0" w:space="0" w:color="auto"/>
                <w:right w:val="none" w:sz="0" w:space="0" w:color="auto"/>
              </w:divBdr>
            </w:div>
            <w:div w:id="287978864">
              <w:marLeft w:val="0"/>
              <w:marRight w:val="0"/>
              <w:marTop w:val="0"/>
              <w:marBottom w:val="0"/>
              <w:divBdr>
                <w:top w:val="none" w:sz="0" w:space="0" w:color="auto"/>
                <w:left w:val="none" w:sz="0" w:space="0" w:color="auto"/>
                <w:bottom w:val="none" w:sz="0" w:space="0" w:color="auto"/>
                <w:right w:val="none" w:sz="0" w:space="0" w:color="auto"/>
              </w:divBdr>
            </w:div>
            <w:div w:id="814954058">
              <w:marLeft w:val="0"/>
              <w:marRight w:val="0"/>
              <w:marTop w:val="0"/>
              <w:marBottom w:val="0"/>
              <w:divBdr>
                <w:top w:val="none" w:sz="0" w:space="0" w:color="auto"/>
                <w:left w:val="none" w:sz="0" w:space="0" w:color="auto"/>
                <w:bottom w:val="none" w:sz="0" w:space="0" w:color="auto"/>
                <w:right w:val="none" w:sz="0" w:space="0" w:color="auto"/>
              </w:divBdr>
            </w:div>
            <w:div w:id="1492066151">
              <w:marLeft w:val="0"/>
              <w:marRight w:val="0"/>
              <w:marTop w:val="0"/>
              <w:marBottom w:val="0"/>
              <w:divBdr>
                <w:top w:val="none" w:sz="0" w:space="0" w:color="auto"/>
                <w:left w:val="none" w:sz="0" w:space="0" w:color="auto"/>
                <w:bottom w:val="none" w:sz="0" w:space="0" w:color="auto"/>
                <w:right w:val="none" w:sz="0" w:space="0" w:color="auto"/>
              </w:divBdr>
            </w:div>
            <w:div w:id="1294143133">
              <w:marLeft w:val="0"/>
              <w:marRight w:val="0"/>
              <w:marTop w:val="0"/>
              <w:marBottom w:val="0"/>
              <w:divBdr>
                <w:top w:val="none" w:sz="0" w:space="0" w:color="auto"/>
                <w:left w:val="none" w:sz="0" w:space="0" w:color="auto"/>
                <w:bottom w:val="none" w:sz="0" w:space="0" w:color="auto"/>
                <w:right w:val="none" w:sz="0" w:space="0" w:color="auto"/>
              </w:divBdr>
            </w:div>
            <w:div w:id="381053271">
              <w:marLeft w:val="0"/>
              <w:marRight w:val="0"/>
              <w:marTop w:val="0"/>
              <w:marBottom w:val="0"/>
              <w:divBdr>
                <w:top w:val="none" w:sz="0" w:space="0" w:color="auto"/>
                <w:left w:val="none" w:sz="0" w:space="0" w:color="auto"/>
                <w:bottom w:val="none" w:sz="0" w:space="0" w:color="auto"/>
                <w:right w:val="none" w:sz="0" w:space="0" w:color="auto"/>
              </w:divBdr>
            </w:div>
            <w:div w:id="1434670527">
              <w:marLeft w:val="0"/>
              <w:marRight w:val="0"/>
              <w:marTop w:val="0"/>
              <w:marBottom w:val="0"/>
              <w:divBdr>
                <w:top w:val="none" w:sz="0" w:space="0" w:color="auto"/>
                <w:left w:val="none" w:sz="0" w:space="0" w:color="auto"/>
                <w:bottom w:val="none" w:sz="0" w:space="0" w:color="auto"/>
                <w:right w:val="none" w:sz="0" w:space="0" w:color="auto"/>
              </w:divBdr>
            </w:div>
            <w:div w:id="262686331">
              <w:marLeft w:val="0"/>
              <w:marRight w:val="0"/>
              <w:marTop w:val="0"/>
              <w:marBottom w:val="0"/>
              <w:divBdr>
                <w:top w:val="none" w:sz="0" w:space="0" w:color="auto"/>
                <w:left w:val="none" w:sz="0" w:space="0" w:color="auto"/>
                <w:bottom w:val="none" w:sz="0" w:space="0" w:color="auto"/>
                <w:right w:val="none" w:sz="0" w:space="0" w:color="auto"/>
              </w:divBdr>
            </w:div>
            <w:div w:id="152111396">
              <w:marLeft w:val="0"/>
              <w:marRight w:val="0"/>
              <w:marTop w:val="0"/>
              <w:marBottom w:val="0"/>
              <w:divBdr>
                <w:top w:val="none" w:sz="0" w:space="0" w:color="auto"/>
                <w:left w:val="none" w:sz="0" w:space="0" w:color="auto"/>
                <w:bottom w:val="none" w:sz="0" w:space="0" w:color="auto"/>
                <w:right w:val="none" w:sz="0" w:space="0" w:color="auto"/>
              </w:divBdr>
            </w:div>
            <w:div w:id="883561005">
              <w:marLeft w:val="0"/>
              <w:marRight w:val="0"/>
              <w:marTop w:val="0"/>
              <w:marBottom w:val="0"/>
              <w:divBdr>
                <w:top w:val="none" w:sz="0" w:space="0" w:color="auto"/>
                <w:left w:val="none" w:sz="0" w:space="0" w:color="auto"/>
                <w:bottom w:val="none" w:sz="0" w:space="0" w:color="auto"/>
                <w:right w:val="none" w:sz="0" w:space="0" w:color="auto"/>
              </w:divBdr>
            </w:div>
            <w:div w:id="1533613444">
              <w:marLeft w:val="0"/>
              <w:marRight w:val="0"/>
              <w:marTop w:val="0"/>
              <w:marBottom w:val="0"/>
              <w:divBdr>
                <w:top w:val="none" w:sz="0" w:space="0" w:color="auto"/>
                <w:left w:val="none" w:sz="0" w:space="0" w:color="auto"/>
                <w:bottom w:val="none" w:sz="0" w:space="0" w:color="auto"/>
                <w:right w:val="none" w:sz="0" w:space="0" w:color="auto"/>
              </w:divBdr>
            </w:div>
            <w:div w:id="160045308">
              <w:marLeft w:val="0"/>
              <w:marRight w:val="0"/>
              <w:marTop w:val="0"/>
              <w:marBottom w:val="0"/>
              <w:divBdr>
                <w:top w:val="none" w:sz="0" w:space="0" w:color="auto"/>
                <w:left w:val="none" w:sz="0" w:space="0" w:color="auto"/>
                <w:bottom w:val="none" w:sz="0" w:space="0" w:color="auto"/>
                <w:right w:val="none" w:sz="0" w:space="0" w:color="auto"/>
              </w:divBdr>
            </w:div>
            <w:div w:id="470245799">
              <w:marLeft w:val="0"/>
              <w:marRight w:val="0"/>
              <w:marTop w:val="0"/>
              <w:marBottom w:val="0"/>
              <w:divBdr>
                <w:top w:val="none" w:sz="0" w:space="0" w:color="auto"/>
                <w:left w:val="none" w:sz="0" w:space="0" w:color="auto"/>
                <w:bottom w:val="none" w:sz="0" w:space="0" w:color="auto"/>
                <w:right w:val="none" w:sz="0" w:space="0" w:color="auto"/>
              </w:divBdr>
            </w:div>
            <w:div w:id="1812285454">
              <w:marLeft w:val="0"/>
              <w:marRight w:val="0"/>
              <w:marTop w:val="0"/>
              <w:marBottom w:val="0"/>
              <w:divBdr>
                <w:top w:val="none" w:sz="0" w:space="0" w:color="auto"/>
                <w:left w:val="none" w:sz="0" w:space="0" w:color="auto"/>
                <w:bottom w:val="none" w:sz="0" w:space="0" w:color="auto"/>
                <w:right w:val="none" w:sz="0" w:space="0" w:color="auto"/>
              </w:divBdr>
            </w:div>
            <w:div w:id="1311404384">
              <w:marLeft w:val="0"/>
              <w:marRight w:val="0"/>
              <w:marTop w:val="0"/>
              <w:marBottom w:val="0"/>
              <w:divBdr>
                <w:top w:val="none" w:sz="0" w:space="0" w:color="auto"/>
                <w:left w:val="none" w:sz="0" w:space="0" w:color="auto"/>
                <w:bottom w:val="none" w:sz="0" w:space="0" w:color="auto"/>
                <w:right w:val="none" w:sz="0" w:space="0" w:color="auto"/>
              </w:divBdr>
            </w:div>
            <w:div w:id="254480139">
              <w:marLeft w:val="0"/>
              <w:marRight w:val="0"/>
              <w:marTop w:val="0"/>
              <w:marBottom w:val="0"/>
              <w:divBdr>
                <w:top w:val="none" w:sz="0" w:space="0" w:color="auto"/>
                <w:left w:val="none" w:sz="0" w:space="0" w:color="auto"/>
                <w:bottom w:val="none" w:sz="0" w:space="0" w:color="auto"/>
                <w:right w:val="none" w:sz="0" w:space="0" w:color="auto"/>
              </w:divBdr>
            </w:div>
            <w:div w:id="384566637">
              <w:marLeft w:val="0"/>
              <w:marRight w:val="0"/>
              <w:marTop w:val="0"/>
              <w:marBottom w:val="0"/>
              <w:divBdr>
                <w:top w:val="none" w:sz="0" w:space="0" w:color="auto"/>
                <w:left w:val="none" w:sz="0" w:space="0" w:color="auto"/>
                <w:bottom w:val="none" w:sz="0" w:space="0" w:color="auto"/>
                <w:right w:val="none" w:sz="0" w:space="0" w:color="auto"/>
              </w:divBdr>
            </w:div>
            <w:div w:id="1005013050">
              <w:marLeft w:val="0"/>
              <w:marRight w:val="0"/>
              <w:marTop w:val="0"/>
              <w:marBottom w:val="0"/>
              <w:divBdr>
                <w:top w:val="none" w:sz="0" w:space="0" w:color="auto"/>
                <w:left w:val="none" w:sz="0" w:space="0" w:color="auto"/>
                <w:bottom w:val="none" w:sz="0" w:space="0" w:color="auto"/>
                <w:right w:val="none" w:sz="0" w:space="0" w:color="auto"/>
              </w:divBdr>
            </w:div>
            <w:div w:id="1771586402">
              <w:marLeft w:val="0"/>
              <w:marRight w:val="0"/>
              <w:marTop w:val="0"/>
              <w:marBottom w:val="0"/>
              <w:divBdr>
                <w:top w:val="none" w:sz="0" w:space="0" w:color="auto"/>
                <w:left w:val="none" w:sz="0" w:space="0" w:color="auto"/>
                <w:bottom w:val="none" w:sz="0" w:space="0" w:color="auto"/>
                <w:right w:val="none" w:sz="0" w:space="0" w:color="auto"/>
              </w:divBdr>
            </w:div>
            <w:div w:id="462045262">
              <w:marLeft w:val="0"/>
              <w:marRight w:val="0"/>
              <w:marTop w:val="0"/>
              <w:marBottom w:val="0"/>
              <w:divBdr>
                <w:top w:val="none" w:sz="0" w:space="0" w:color="auto"/>
                <w:left w:val="none" w:sz="0" w:space="0" w:color="auto"/>
                <w:bottom w:val="none" w:sz="0" w:space="0" w:color="auto"/>
                <w:right w:val="none" w:sz="0" w:space="0" w:color="auto"/>
              </w:divBdr>
            </w:div>
            <w:div w:id="265313961">
              <w:marLeft w:val="0"/>
              <w:marRight w:val="0"/>
              <w:marTop w:val="0"/>
              <w:marBottom w:val="0"/>
              <w:divBdr>
                <w:top w:val="none" w:sz="0" w:space="0" w:color="auto"/>
                <w:left w:val="none" w:sz="0" w:space="0" w:color="auto"/>
                <w:bottom w:val="none" w:sz="0" w:space="0" w:color="auto"/>
                <w:right w:val="none" w:sz="0" w:space="0" w:color="auto"/>
              </w:divBdr>
            </w:div>
            <w:div w:id="515732169">
              <w:marLeft w:val="0"/>
              <w:marRight w:val="0"/>
              <w:marTop w:val="0"/>
              <w:marBottom w:val="0"/>
              <w:divBdr>
                <w:top w:val="none" w:sz="0" w:space="0" w:color="auto"/>
                <w:left w:val="none" w:sz="0" w:space="0" w:color="auto"/>
                <w:bottom w:val="none" w:sz="0" w:space="0" w:color="auto"/>
                <w:right w:val="none" w:sz="0" w:space="0" w:color="auto"/>
              </w:divBdr>
            </w:div>
            <w:div w:id="1147085626">
              <w:marLeft w:val="0"/>
              <w:marRight w:val="0"/>
              <w:marTop w:val="0"/>
              <w:marBottom w:val="0"/>
              <w:divBdr>
                <w:top w:val="none" w:sz="0" w:space="0" w:color="auto"/>
                <w:left w:val="none" w:sz="0" w:space="0" w:color="auto"/>
                <w:bottom w:val="none" w:sz="0" w:space="0" w:color="auto"/>
                <w:right w:val="none" w:sz="0" w:space="0" w:color="auto"/>
              </w:divBdr>
            </w:div>
            <w:div w:id="1986084841">
              <w:marLeft w:val="0"/>
              <w:marRight w:val="0"/>
              <w:marTop w:val="0"/>
              <w:marBottom w:val="0"/>
              <w:divBdr>
                <w:top w:val="none" w:sz="0" w:space="0" w:color="auto"/>
                <w:left w:val="none" w:sz="0" w:space="0" w:color="auto"/>
                <w:bottom w:val="none" w:sz="0" w:space="0" w:color="auto"/>
                <w:right w:val="none" w:sz="0" w:space="0" w:color="auto"/>
              </w:divBdr>
            </w:div>
            <w:div w:id="1860847794">
              <w:marLeft w:val="0"/>
              <w:marRight w:val="0"/>
              <w:marTop w:val="0"/>
              <w:marBottom w:val="0"/>
              <w:divBdr>
                <w:top w:val="none" w:sz="0" w:space="0" w:color="auto"/>
                <w:left w:val="none" w:sz="0" w:space="0" w:color="auto"/>
                <w:bottom w:val="none" w:sz="0" w:space="0" w:color="auto"/>
                <w:right w:val="none" w:sz="0" w:space="0" w:color="auto"/>
              </w:divBdr>
            </w:div>
            <w:div w:id="1771273947">
              <w:marLeft w:val="0"/>
              <w:marRight w:val="0"/>
              <w:marTop w:val="0"/>
              <w:marBottom w:val="0"/>
              <w:divBdr>
                <w:top w:val="none" w:sz="0" w:space="0" w:color="auto"/>
                <w:left w:val="none" w:sz="0" w:space="0" w:color="auto"/>
                <w:bottom w:val="none" w:sz="0" w:space="0" w:color="auto"/>
                <w:right w:val="none" w:sz="0" w:space="0" w:color="auto"/>
              </w:divBdr>
            </w:div>
            <w:div w:id="1418481755">
              <w:marLeft w:val="0"/>
              <w:marRight w:val="0"/>
              <w:marTop w:val="0"/>
              <w:marBottom w:val="0"/>
              <w:divBdr>
                <w:top w:val="none" w:sz="0" w:space="0" w:color="auto"/>
                <w:left w:val="none" w:sz="0" w:space="0" w:color="auto"/>
                <w:bottom w:val="none" w:sz="0" w:space="0" w:color="auto"/>
                <w:right w:val="none" w:sz="0" w:space="0" w:color="auto"/>
              </w:divBdr>
            </w:div>
            <w:div w:id="1288707096">
              <w:marLeft w:val="0"/>
              <w:marRight w:val="0"/>
              <w:marTop w:val="0"/>
              <w:marBottom w:val="0"/>
              <w:divBdr>
                <w:top w:val="none" w:sz="0" w:space="0" w:color="auto"/>
                <w:left w:val="none" w:sz="0" w:space="0" w:color="auto"/>
                <w:bottom w:val="none" w:sz="0" w:space="0" w:color="auto"/>
                <w:right w:val="none" w:sz="0" w:space="0" w:color="auto"/>
              </w:divBdr>
            </w:div>
            <w:div w:id="1241330450">
              <w:marLeft w:val="0"/>
              <w:marRight w:val="0"/>
              <w:marTop w:val="0"/>
              <w:marBottom w:val="0"/>
              <w:divBdr>
                <w:top w:val="none" w:sz="0" w:space="0" w:color="auto"/>
                <w:left w:val="none" w:sz="0" w:space="0" w:color="auto"/>
                <w:bottom w:val="none" w:sz="0" w:space="0" w:color="auto"/>
                <w:right w:val="none" w:sz="0" w:space="0" w:color="auto"/>
              </w:divBdr>
            </w:div>
            <w:div w:id="1443693142">
              <w:marLeft w:val="0"/>
              <w:marRight w:val="0"/>
              <w:marTop w:val="0"/>
              <w:marBottom w:val="0"/>
              <w:divBdr>
                <w:top w:val="none" w:sz="0" w:space="0" w:color="auto"/>
                <w:left w:val="none" w:sz="0" w:space="0" w:color="auto"/>
                <w:bottom w:val="none" w:sz="0" w:space="0" w:color="auto"/>
                <w:right w:val="none" w:sz="0" w:space="0" w:color="auto"/>
              </w:divBdr>
            </w:div>
            <w:div w:id="629629961">
              <w:marLeft w:val="0"/>
              <w:marRight w:val="0"/>
              <w:marTop w:val="0"/>
              <w:marBottom w:val="0"/>
              <w:divBdr>
                <w:top w:val="none" w:sz="0" w:space="0" w:color="auto"/>
                <w:left w:val="none" w:sz="0" w:space="0" w:color="auto"/>
                <w:bottom w:val="none" w:sz="0" w:space="0" w:color="auto"/>
                <w:right w:val="none" w:sz="0" w:space="0" w:color="auto"/>
              </w:divBdr>
            </w:div>
            <w:div w:id="1610508138">
              <w:marLeft w:val="0"/>
              <w:marRight w:val="0"/>
              <w:marTop w:val="0"/>
              <w:marBottom w:val="0"/>
              <w:divBdr>
                <w:top w:val="none" w:sz="0" w:space="0" w:color="auto"/>
                <w:left w:val="none" w:sz="0" w:space="0" w:color="auto"/>
                <w:bottom w:val="none" w:sz="0" w:space="0" w:color="auto"/>
                <w:right w:val="none" w:sz="0" w:space="0" w:color="auto"/>
              </w:divBdr>
            </w:div>
            <w:div w:id="2084066686">
              <w:marLeft w:val="0"/>
              <w:marRight w:val="0"/>
              <w:marTop w:val="0"/>
              <w:marBottom w:val="0"/>
              <w:divBdr>
                <w:top w:val="none" w:sz="0" w:space="0" w:color="auto"/>
                <w:left w:val="none" w:sz="0" w:space="0" w:color="auto"/>
                <w:bottom w:val="none" w:sz="0" w:space="0" w:color="auto"/>
                <w:right w:val="none" w:sz="0" w:space="0" w:color="auto"/>
              </w:divBdr>
            </w:div>
            <w:div w:id="1635020963">
              <w:marLeft w:val="0"/>
              <w:marRight w:val="0"/>
              <w:marTop w:val="0"/>
              <w:marBottom w:val="0"/>
              <w:divBdr>
                <w:top w:val="none" w:sz="0" w:space="0" w:color="auto"/>
                <w:left w:val="none" w:sz="0" w:space="0" w:color="auto"/>
                <w:bottom w:val="none" w:sz="0" w:space="0" w:color="auto"/>
                <w:right w:val="none" w:sz="0" w:space="0" w:color="auto"/>
              </w:divBdr>
            </w:div>
            <w:div w:id="1081416459">
              <w:marLeft w:val="0"/>
              <w:marRight w:val="0"/>
              <w:marTop w:val="0"/>
              <w:marBottom w:val="0"/>
              <w:divBdr>
                <w:top w:val="none" w:sz="0" w:space="0" w:color="auto"/>
                <w:left w:val="none" w:sz="0" w:space="0" w:color="auto"/>
                <w:bottom w:val="none" w:sz="0" w:space="0" w:color="auto"/>
                <w:right w:val="none" w:sz="0" w:space="0" w:color="auto"/>
              </w:divBdr>
            </w:div>
            <w:div w:id="239949063">
              <w:marLeft w:val="0"/>
              <w:marRight w:val="0"/>
              <w:marTop w:val="0"/>
              <w:marBottom w:val="0"/>
              <w:divBdr>
                <w:top w:val="none" w:sz="0" w:space="0" w:color="auto"/>
                <w:left w:val="none" w:sz="0" w:space="0" w:color="auto"/>
                <w:bottom w:val="none" w:sz="0" w:space="0" w:color="auto"/>
                <w:right w:val="none" w:sz="0" w:space="0" w:color="auto"/>
              </w:divBdr>
            </w:div>
            <w:div w:id="361591676">
              <w:marLeft w:val="0"/>
              <w:marRight w:val="0"/>
              <w:marTop w:val="0"/>
              <w:marBottom w:val="0"/>
              <w:divBdr>
                <w:top w:val="none" w:sz="0" w:space="0" w:color="auto"/>
                <w:left w:val="none" w:sz="0" w:space="0" w:color="auto"/>
                <w:bottom w:val="none" w:sz="0" w:space="0" w:color="auto"/>
                <w:right w:val="none" w:sz="0" w:space="0" w:color="auto"/>
              </w:divBdr>
            </w:div>
            <w:div w:id="244537097">
              <w:marLeft w:val="0"/>
              <w:marRight w:val="0"/>
              <w:marTop w:val="0"/>
              <w:marBottom w:val="0"/>
              <w:divBdr>
                <w:top w:val="none" w:sz="0" w:space="0" w:color="auto"/>
                <w:left w:val="none" w:sz="0" w:space="0" w:color="auto"/>
                <w:bottom w:val="none" w:sz="0" w:space="0" w:color="auto"/>
                <w:right w:val="none" w:sz="0" w:space="0" w:color="auto"/>
              </w:divBdr>
            </w:div>
            <w:div w:id="179861081">
              <w:marLeft w:val="0"/>
              <w:marRight w:val="0"/>
              <w:marTop w:val="0"/>
              <w:marBottom w:val="0"/>
              <w:divBdr>
                <w:top w:val="none" w:sz="0" w:space="0" w:color="auto"/>
                <w:left w:val="none" w:sz="0" w:space="0" w:color="auto"/>
                <w:bottom w:val="none" w:sz="0" w:space="0" w:color="auto"/>
                <w:right w:val="none" w:sz="0" w:space="0" w:color="auto"/>
              </w:divBdr>
            </w:div>
            <w:div w:id="1801727044">
              <w:marLeft w:val="0"/>
              <w:marRight w:val="0"/>
              <w:marTop w:val="0"/>
              <w:marBottom w:val="0"/>
              <w:divBdr>
                <w:top w:val="none" w:sz="0" w:space="0" w:color="auto"/>
                <w:left w:val="none" w:sz="0" w:space="0" w:color="auto"/>
                <w:bottom w:val="none" w:sz="0" w:space="0" w:color="auto"/>
                <w:right w:val="none" w:sz="0" w:space="0" w:color="auto"/>
              </w:divBdr>
            </w:div>
            <w:div w:id="1317757052">
              <w:marLeft w:val="0"/>
              <w:marRight w:val="0"/>
              <w:marTop w:val="0"/>
              <w:marBottom w:val="0"/>
              <w:divBdr>
                <w:top w:val="none" w:sz="0" w:space="0" w:color="auto"/>
                <w:left w:val="none" w:sz="0" w:space="0" w:color="auto"/>
                <w:bottom w:val="none" w:sz="0" w:space="0" w:color="auto"/>
                <w:right w:val="none" w:sz="0" w:space="0" w:color="auto"/>
              </w:divBdr>
            </w:div>
            <w:div w:id="669718622">
              <w:marLeft w:val="0"/>
              <w:marRight w:val="0"/>
              <w:marTop w:val="0"/>
              <w:marBottom w:val="0"/>
              <w:divBdr>
                <w:top w:val="none" w:sz="0" w:space="0" w:color="auto"/>
                <w:left w:val="none" w:sz="0" w:space="0" w:color="auto"/>
                <w:bottom w:val="none" w:sz="0" w:space="0" w:color="auto"/>
                <w:right w:val="none" w:sz="0" w:space="0" w:color="auto"/>
              </w:divBdr>
            </w:div>
            <w:div w:id="1784954995">
              <w:marLeft w:val="0"/>
              <w:marRight w:val="0"/>
              <w:marTop w:val="0"/>
              <w:marBottom w:val="0"/>
              <w:divBdr>
                <w:top w:val="none" w:sz="0" w:space="0" w:color="auto"/>
                <w:left w:val="none" w:sz="0" w:space="0" w:color="auto"/>
                <w:bottom w:val="none" w:sz="0" w:space="0" w:color="auto"/>
                <w:right w:val="none" w:sz="0" w:space="0" w:color="auto"/>
              </w:divBdr>
            </w:div>
            <w:div w:id="335691112">
              <w:marLeft w:val="0"/>
              <w:marRight w:val="0"/>
              <w:marTop w:val="0"/>
              <w:marBottom w:val="0"/>
              <w:divBdr>
                <w:top w:val="none" w:sz="0" w:space="0" w:color="auto"/>
                <w:left w:val="none" w:sz="0" w:space="0" w:color="auto"/>
                <w:bottom w:val="none" w:sz="0" w:space="0" w:color="auto"/>
                <w:right w:val="none" w:sz="0" w:space="0" w:color="auto"/>
              </w:divBdr>
            </w:div>
            <w:div w:id="1660427985">
              <w:marLeft w:val="0"/>
              <w:marRight w:val="0"/>
              <w:marTop w:val="0"/>
              <w:marBottom w:val="0"/>
              <w:divBdr>
                <w:top w:val="none" w:sz="0" w:space="0" w:color="auto"/>
                <w:left w:val="none" w:sz="0" w:space="0" w:color="auto"/>
                <w:bottom w:val="none" w:sz="0" w:space="0" w:color="auto"/>
                <w:right w:val="none" w:sz="0" w:space="0" w:color="auto"/>
              </w:divBdr>
            </w:div>
            <w:div w:id="1163740941">
              <w:marLeft w:val="0"/>
              <w:marRight w:val="0"/>
              <w:marTop w:val="0"/>
              <w:marBottom w:val="0"/>
              <w:divBdr>
                <w:top w:val="none" w:sz="0" w:space="0" w:color="auto"/>
                <w:left w:val="none" w:sz="0" w:space="0" w:color="auto"/>
                <w:bottom w:val="none" w:sz="0" w:space="0" w:color="auto"/>
                <w:right w:val="none" w:sz="0" w:space="0" w:color="auto"/>
              </w:divBdr>
            </w:div>
            <w:div w:id="1818957391">
              <w:marLeft w:val="0"/>
              <w:marRight w:val="0"/>
              <w:marTop w:val="0"/>
              <w:marBottom w:val="0"/>
              <w:divBdr>
                <w:top w:val="none" w:sz="0" w:space="0" w:color="auto"/>
                <w:left w:val="none" w:sz="0" w:space="0" w:color="auto"/>
                <w:bottom w:val="none" w:sz="0" w:space="0" w:color="auto"/>
                <w:right w:val="none" w:sz="0" w:space="0" w:color="auto"/>
              </w:divBdr>
            </w:div>
            <w:div w:id="1640262260">
              <w:marLeft w:val="0"/>
              <w:marRight w:val="0"/>
              <w:marTop w:val="0"/>
              <w:marBottom w:val="0"/>
              <w:divBdr>
                <w:top w:val="none" w:sz="0" w:space="0" w:color="auto"/>
                <w:left w:val="none" w:sz="0" w:space="0" w:color="auto"/>
                <w:bottom w:val="none" w:sz="0" w:space="0" w:color="auto"/>
                <w:right w:val="none" w:sz="0" w:space="0" w:color="auto"/>
              </w:divBdr>
            </w:div>
            <w:div w:id="226191388">
              <w:marLeft w:val="0"/>
              <w:marRight w:val="0"/>
              <w:marTop w:val="0"/>
              <w:marBottom w:val="0"/>
              <w:divBdr>
                <w:top w:val="none" w:sz="0" w:space="0" w:color="auto"/>
                <w:left w:val="none" w:sz="0" w:space="0" w:color="auto"/>
                <w:bottom w:val="none" w:sz="0" w:space="0" w:color="auto"/>
                <w:right w:val="none" w:sz="0" w:space="0" w:color="auto"/>
              </w:divBdr>
            </w:div>
            <w:div w:id="349915837">
              <w:marLeft w:val="0"/>
              <w:marRight w:val="0"/>
              <w:marTop w:val="0"/>
              <w:marBottom w:val="0"/>
              <w:divBdr>
                <w:top w:val="none" w:sz="0" w:space="0" w:color="auto"/>
                <w:left w:val="none" w:sz="0" w:space="0" w:color="auto"/>
                <w:bottom w:val="none" w:sz="0" w:space="0" w:color="auto"/>
                <w:right w:val="none" w:sz="0" w:space="0" w:color="auto"/>
              </w:divBdr>
            </w:div>
            <w:div w:id="1453671086">
              <w:marLeft w:val="0"/>
              <w:marRight w:val="0"/>
              <w:marTop w:val="0"/>
              <w:marBottom w:val="0"/>
              <w:divBdr>
                <w:top w:val="none" w:sz="0" w:space="0" w:color="auto"/>
                <w:left w:val="none" w:sz="0" w:space="0" w:color="auto"/>
                <w:bottom w:val="none" w:sz="0" w:space="0" w:color="auto"/>
                <w:right w:val="none" w:sz="0" w:space="0" w:color="auto"/>
              </w:divBdr>
            </w:div>
            <w:div w:id="724178151">
              <w:marLeft w:val="0"/>
              <w:marRight w:val="0"/>
              <w:marTop w:val="0"/>
              <w:marBottom w:val="0"/>
              <w:divBdr>
                <w:top w:val="none" w:sz="0" w:space="0" w:color="auto"/>
                <w:left w:val="none" w:sz="0" w:space="0" w:color="auto"/>
                <w:bottom w:val="none" w:sz="0" w:space="0" w:color="auto"/>
                <w:right w:val="none" w:sz="0" w:space="0" w:color="auto"/>
              </w:divBdr>
            </w:div>
            <w:div w:id="1772772761">
              <w:marLeft w:val="0"/>
              <w:marRight w:val="0"/>
              <w:marTop w:val="0"/>
              <w:marBottom w:val="0"/>
              <w:divBdr>
                <w:top w:val="none" w:sz="0" w:space="0" w:color="auto"/>
                <w:left w:val="none" w:sz="0" w:space="0" w:color="auto"/>
                <w:bottom w:val="none" w:sz="0" w:space="0" w:color="auto"/>
                <w:right w:val="none" w:sz="0" w:space="0" w:color="auto"/>
              </w:divBdr>
            </w:div>
            <w:div w:id="1769500489">
              <w:marLeft w:val="0"/>
              <w:marRight w:val="0"/>
              <w:marTop w:val="0"/>
              <w:marBottom w:val="0"/>
              <w:divBdr>
                <w:top w:val="none" w:sz="0" w:space="0" w:color="auto"/>
                <w:left w:val="none" w:sz="0" w:space="0" w:color="auto"/>
                <w:bottom w:val="none" w:sz="0" w:space="0" w:color="auto"/>
                <w:right w:val="none" w:sz="0" w:space="0" w:color="auto"/>
              </w:divBdr>
            </w:div>
            <w:div w:id="2079553474">
              <w:marLeft w:val="0"/>
              <w:marRight w:val="0"/>
              <w:marTop w:val="0"/>
              <w:marBottom w:val="0"/>
              <w:divBdr>
                <w:top w:val="none" w:sz="0" w:space="0" w:color="auto"/>
                <w:left w:val="none" w:sz="0" w:space="0" w:color="auto"/>
                <w:bottom w:val="none" w:sz="0" w:space="0" w:color="auto"/>
                <w:right w:val="none" w:sz="0" w:space="0" w:color="auto"/>
              </w:divBdr>
            </w:div>
            <w:div w:id="4326742">
              <w:marLeft w:val="0"/>
              <w:marRight w:val="0"/>
              <w:marTop w:val="0"/>
              <w:marBottom w:val="0"/>
              <w:divBdr>
                <w:top w:val="none" w:sz="0" w:space="0" w:color="auto"/>
                <w:left w:val="none" w:sz="0" w:space="0" w:color="auto"/>
                <w:bottom w:val="none" w:sz="0" w:space="0" w:color="auto"/>
                <w:right w:val="none" w:sz="0" w:space="0" w:color="auto"/>
              </w:divBdr>
            </w:div>
            <w:div w:id="788285380">
              <w:marLeft w:val="0"/>
              <w:marRight w:val="0"/>
              <w:marTop w:val="0"/>
              <w:marBottom w:val="0"/>
              <w:divBdr>
                <w:top w:val="none" w:sz="0" w:space="0" w:color="auto"/>
                <w:left w:val="none" w:sz="0" w:space="0" w:color="auto"/>
                <w:bottom w:val="none" w:sz="0" w:space="0" w:color="auto"/>
                <w:right w:val="none" w:sz="0" w:space="0" w:color="auto"/>
              </w:divBdr>
            </w:div>
            <w:div w:id="1450929551">
              <w:marLeft w:val="0"/>
              <w:marRight w:val="0"/>
              <w:marTop w:val="0"/>
              <w:marBottom w:val="0"/>
              <w:divBdr>
                <w:top w:val="none" w:sz="0" w:space="0" w:color="auto"/>
                <w:left w:val="none" w:sz="0" w:space="0" w:color="auto"/>
                <w:bottom w:val="none" w:sz="0" w:space="0" w:color="auto"/>
                <w:right w:val="none" w:sz="0" w:space="0" w:color="auto"/>
              </w:divBdr>
            </w:div>
            <w:div w:id="624704239">
              <w:marLeft w:val="0"/>
              <w:marRight w:val="0"/>
              <w:marTop w:val="0"/>
              <w:marBottom w:val="0"/>
              <w:divBdr>
                <w:top w:val="none" w:sz="0" w:space="0" w:color="auto"/>
                <w:left w:val="none" w:sz="0" w:space="0" w:color="auto"/>
                <w:bottom w:val="none" w:sz="0" w:space="0" w:color="auto"/>
                <w:right w:val="none" w:sz="0" w:space="0" w:color="auto"/>
              </w:divBdr>
            </w:div>
            <w:div w:id="2131439351">
              <w:marLeft w:val="0"/>
              <w:marRight w:val="0"/>
              <w:marTop w:val="0"/>
              <w:marBottom w:val="0"/>
              <w:divBdr>
                <w:top w:val="none" w:sz="0" w:space="0" w:color="auto"/>
                <w:left w:val="none" w:sz="0" w:space="0" w:color="auto"/>
                <w:bottom w:val="none" w:sz="0" w:space="0" w:color="auto"/>
                <w:right w:val="none" w:sz="0" w:space="0" w:color="auto"/>
              </w:divBdr>
            </w:div>
            <w:div w:id="1451054234">
              <w:marLeft w:val="0"/>
              <w:marRight w:val="0"/>
              <w:marTop w:val="0"/>
              <w:marBottom w:val="0"/>
              <w:divBdr>
                <w:top w:val="none" w:sz="0" w:space="0" w:color="auto"/>
                <w:left w:val="none" w:sz="0" w:space="0" w:color="auto"/>
                <w:bottom w:val="none" w:sz="0" w:space="0" w:color="auto"/>
                <w:right w:val="none" w:sz="0" w:space="0" w:color="auto"/>
              </w:divBdr>
            </w:div>
            <w:div w:id="834418905">
              <w:marLeft w:val="0"/>
              <w:marRight w:val="0"/>
              <w:marTop w:val="0"/>
              <w:marBottom w:val="0"/>
              <w:divBdr>
                <w:top w:val="none" w:sz="0" w:space="0" w:color="auto"/>
                <w:left w:val="none" w:sz="0" w:space="0" w:color="auto"/>
                <w:bottom w:val="none" w:sz="0" w:space="0" w:color="auto"/>
                <w:right w:val="none" w:sz="0" w:space="0" w:color="auto"/>
              </w:divBdr>
            </w:div>
            <w:div w:id="1829246950">
              <w:marLeft w:val="0"/>
              <w:marRight w:val="0"/>
              <w:marTop w:val="0"/>
              <w:marBottom w:val="0"/>
              <w:divBdr>
                <w:top w:val="none" w:sz="0" w:space="0" w:color="auto"/>
                <w:left w:val="none" w:sz="0" w:space="0" w:color="auto"/>
                <w:bottom w:val="none" w:sz="0" w:space="0" w:color="auto"/>
                <w:right w:val="none" w:sz="0" w:space="0" w:color="auto"/>
              </w:divBdr>
            </w:div>
            <w:div w:id="1340699972">
              <w:marLeft w:val="0"/>
              <w:marRight w:val="0"/>
              <w:marTop w:val="0"/>
              <w:marBottom w:val="0"/>
              <w:divBdr>
                <w:top w:val="none" w:sz="0" w:space="0" w:color="auto"/>
                <w:left w:val="none" w:sz="0" w:space="0" w:color="auto"/>
                <w:bottom w:val="none" w:sz="0" w:space="0" w:color="auto"/>
                <w:right w:val="none" w:sz="0" w:space="0" w:color="auto"/>
              </w:divBdr>
            </w:div>
            <w:div w:id="1547788725">
              <w:marLeft w:val="0"/>
              <w:marRight w:val="0"/>
              <w:marTop w:val="0"/>
              <w:marBottom w:val="0"/>
              <w:divBdr>
                <w:top w:val="none" w:sz="0" w:space="0" w:color="auto"/>
                <w:left w:val="none" w:sz="0" w:space="0" w:color="auto"/>
                <w:bottom w:val="none" w:sz="0" w:space="0" w:color="auto"/>
                <w:right w:val="none" w:sz="0" w:space="0" w:color="auto"/>
              </w:divBdr>
            </w:div>
            <w:div w:id="1885822409">
              <w:marLeft w:val="0"/>
              <w:marRight w:val="0"/>
              <w:marTop w:val="0"/>
              <w:marBottom w:val="0"/>
              <w:divBdr>
                <w:top w:val="none" w:sz="0" w:space="0" w:color="auto"/>
                <w:left w:val="none" w:sz="0" w:space="0" w:color="auto"/>
                <w:bottom w:val="none" w:sz="0" w:space="0" w:color="auto"/>
                <w:right w:val="none" w:sz="0" w:space="0" w:color="auto"/>
              </w:divBdr>
            </w:div>
            <w:div w:id="154565635">
              <w:marLeft w:val="0"/>
              <w:marRight w:val="0"/>
              <w:marTop w:val="0"/>
              <w:marBottom w:val="0"/>
              <w:divBdr>
                <w:top w:val="none" w:sz="0" w:space="0" w:color="auto"/>
                <w:left w:val="none" w:sz="0" w:space="0" w:color="auto"/>
                <w:bottom w:val="none" w:sz="0" w:space="0" w:color="auto"/>
                <w:right w:val="none" w:sz="0" w:space="0" w:color="auto"/>
              </w:divBdr>
            </w:div>
            <w:div w:id="5368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7026">
      <w:bodyDiv w:val="1"/>
      <w:marLeft w:val="0"/>
      <w:marRight w:val="0"/>
      <w:marTop w:val="0"/>
      <w:marBottom w:val="0"/>
      <w:divBdr>
        <w:top w:val="none" w:sz="0" w:space="0" w:color="auto"/>
        <w:left w:val="none" w:sz="0" w:space="0" w:color="auto"/>
        <w:bottom w:val="none" w:sz="0" w:space="0" w:color="auto"/>
        <w:right w:val="none" w:sz="0" w:space="0" w:color="auto"/>
      </w:divBdr>
    </w:div>
    <w:div w:id="217714465">
      <w:bodyDiv w:val="1"/>
      <w:marLeft w:val="0"/>
      <w:marRight w:val="0"/>
      <w:marTop w:val="0"/>
      <w:marBottom w:val="0"/>
      <w:divBdr>
        <w:top w:val="none" w:sz="0" w:space="0" w:color="auto"/>
        <w:left w:val="none" w:sz="0" w:space="0" w:color="auto"/>
        <w:bottom w:val="none" w:sz="0" w:space="0" w:color="auto"/>
        <w:right w:val="none" w:sz="0" w:space="0" w:color="auto"/>
      </w:divBdr>
    </w:div>
    <w:div w:id="222982930">
      <w:bodyDiv w:val="1"/>
      <w:marLeft w:val="0"/>
      <w:marRight w:val="0"/>
      <w:marTop w:val="0"/>
      <w:marBottom w:val="0"/>
      <w:divBdr>
        <w:top w:val="none" w:sz="0" w:space="0" w:color="auto"/>
        <w:left w:val="none" w:sz="0" w:space="0" w:color="auto"/>
        <w:bottom w:val="none" w:sz="0" w:space="0" w:color="auto"/>
        <w:right w:val="none" w:sz="0" w:space="0" w:color="auto"/>
      </w:divBdr>
    </w:div>
    <w:div w:id="226112466">
      <w:bodyDiv w:val="1"/>
      <w:marLeft w:val="0"/>
      <w:marRight w:val="0"/>
      <w:marTop w:val="0"/>
      <w:marBottom w:val="0"/>
      <w:divBdr>
        <w:top w:val="none" w:sz="0" w:space="0" w:color="auto"/>
        <w:left w:val="none" w:sz="0" w:space="0" w:color="auto"/>
        <w:bottom w:val="none" w:sz="0" w:space="0" w:color="auto"/>
        <w:right w:val="none" w:sz="0" w:space="0" w:color="auto"/>
      </w:divBdr>
    </w:div>
    <w:div w:id="230041453">
      <w:bodyDiv w:val="1"/>
      <w:marLeft w:val="0"/>
      <w:marRight w:val="0"/>
      <w:marTop w:val="0"/>
      <w:marBottom w:val="0"/>
      <w:divBdr>
        <w:top w:val="none" w:sz="0" w:space="0" w:color="auto"/>
        <w:left w:val="none" w:sz="0" w:space="0" w:color="auto"/>
        <w:bottom w:val="none" w:sz="0" w:space="0" w:color="auto"/>
        <w:right w:val="none" w:sz="0" w:space="0" w:color="auto"/>
      </w:divBdr>
    </w:div>
    <w:div w:id="237177823">
      <w:bodyDiv w:val="1"/>
      <w:marLeft w:val="0"/>
      <w:marRight w:val="0"/>
      <w:marTop w:val="0"/>
      <w:marBottom w:val="0"/>
      <w:divBdr>
        <w:top w:val="none" w:sz="0" w:space="0" w:color="auto"/>
        <w:left w:val="none" w:sz="0" w:space="0" w:color="auto"/>
        <w:bottom w:val="none" w:sz="0" w:space="0" w:color="auto"/>
        <w:right w:val="none" w:sz="0" w:space="0" w:color="auto"/>
      </w:divBdr>
    </w:div>
    <w:div w:id="238751089">
      <w:bodyDiv w:val="1"/>
      <w:marLeft w:val="0"/>
      <w:marRight w:val="0"/>
      <w:marTop w:val="0"/>
      <w:marBottom w:val="0"/>
      <w:divBdr>
        <w:top w:val="none" w:sz="0" w:space="0" w:color="auto"/>
        <w:left w:val="none" w:sz="0" w:space="0" w:color="auto"/>
        <w:bottom w:val="none" w:sz="0" w:space="0" w:color="auto"/>
        <w:right w:val="none" w:sz="0" w:space="0" w:color="auto"/>
      </w:divBdr>
    </w:div>
    <w:div w:id="251015326">
      <w:bodyDiv w:val="1"/>
      <w:marLeft w:val="0"/>
      <w:marRight w:val="0"/>
      <w:marTop w:val="0"/>
      <w:marBottom w:val="0"/>
      <w:divBdr>
        <w:top w:val="none" w:sz="0" w:space="0" w:color="auto"/>
        <w:left w:val="none" w:sz="0" w:space="0" w:color="auto"/>
        <w:bottom w:val="none" w:sz="0" w:space="0" w:color="auto"/>
        <w:right w:val="none" w:sz="0" w:space="0" w:color="auto"/>
      </w:divBdr>
    </w:div>
    <w:div w:id="252860819">
      <w:bodyDiv w:val="1"/>
      <w:marLeft w:val="0"/>
      <w:marRight w:val="0"/>
      <w:marTop w:val="0"/>
      <w:marBottom w:val="0"/>
      <w:divBdr>
        <w:top w:val="none" w:sz="0" w:space="0" w:color="auto"/>
        <w:left w:val="none" w:sz="0" w:space="0" w:color="auto"/>
        <w:bottom w:val="none" w:sz="0" w:space="0" w:color="auto"/>
        <w:right w:val="none" w:sz="0" w:space="0" w:color="auto"/>
      </w:divBdr>
    </w:div>
    <w:div w:id="259223432">
      <w:bodyDiv w:val="1"/>
      <w:marLeft w:val="0"/>
      <w:marRight w:val="0"/>
      <w:marTop w:val="0"/>
      <w:marBottom w:val="0"/>
      <w:divBdr>
        <w:top w:val="none" w:sz="0" w:space="0" w:color="auto"/>
        <w:left w:val="none" w:sz="0" w:space="0" w:color="auto"/>
        <w:bottom w:val="none" w:sz="0" w:space="0" w:color="auto"/>
        <w:right w:val="none" w:sz="0" w:space="0" w:color="auto"/>
      </w:divBdr>
    </w:div>
    <w:div w:id="275210309">
      <w:bodyDiv w:val="1"/>
      <w:marLeft w:val="0"/>
      <w:marRight w:val="0"/>
      <w:marTop w:val="0"/>
      <w:marBottom w:val="0"/>
      <w:divBdr>
        <w:top w:val="none" w:sz="0" w:space="0" w:color="auto"/>
        <w:left w:val="none" w:sz="0" w:space="0" w:color="auto"/>
        <w:bottom w:val="none" w:sz="0" w:space="0" w:color="auto"/>
        <w:right w:val="none" w:sz="0" w:space="0" w:color="auto"/>
      </w:divBdr>
    </w:div>
    <w:div w:id="275260533">
      <w:bodyDiv w:val="1"/>
      <w:marLeft w:val="0"/>
      <w:marRight w:val="0"/>
      <w:marTop w:val="0"/>
      <w:marBottom w:val="0"/>
      <w:divBdr>
        <w:top w:val="none" w:sz="0" w:space="0" w:color="auto"/>
        <w:left w:val="none" w:sz="0" w:space="0" w:color="auto"/>
        <w:bottom w:val="none" w:sz="0" w:space="0" w:color="auto"/>
        <w:right w:val="none" w:sz="0" w:space="0" w:color="auto"/>
      </w:divBdr>
    </w:div>
    <w:div w:id="278295081">
      <w:bodyDiv w:val="1"/>
      <w:marLeft w:val="0"/>
      <w:marRight w:val="0"/>
      <w:marTop w:val="0"/>
      <w:marBottom w:val="0"/>
      <w:divBdr>
        <w:top w:val="none" w:sz="0" w:space="0" w:color="auto"/>
        <w:left w:val="none" w:sz="0" w:space="0" w:color="auto"/>
        <w:bottom w:val="none" w:sz="0" w:space="0" w:color="auto"/>
        <w:right w:val="none" w:sz="0" w:space="0" w:color="auto"/>
      </w:divBdr>
    </w:div>
    <w:div w:id="280772241">
      <w:bodyDiv w:val="1"/>
      <w:marLeft w:val="0"/>
      <w:marRight w:val="0"/>
      <w:marTop w:val="0"/>
      <w:marBottom w:val="0"/>
      <w:divBdr>
        <w:top w:val="none" w:sz="0" w:space="0" w:color="auto"/>
        <w:left w:val="none" w:sz="0" w:space="0" w:color="auto"/>
        <w:bottom w:val="none" w:sz="0" w:space="0" w:color="auto"/>
        <w:right w:val="none" w:sz="0" w:space="0" w:color="auto"/>
      </w:divBdr>
    </w:div>
    <w:div w:id="281041743">
      <w:bodyDiv w:val="1"/>
      <w:marLeft w:val="0"/>
      <w:marRight w:val="0"/>
      <w:marTop w:val="0"/>
      <w:marBottom w:val="0"/>
      <w:divBdr>
        <w:top w:val="none" w:sz="0" w:space="0" w:color="auto"/>
        <w:left w:val="none" w:sz="0" w:space="0" w:color="auto"/>
        <w:bottom w:val="none" w:sz="0" w:space="0" w:color="auto"/>
        <w:right w:val="none" w:sz="0" w:space="0" w:color="auto"/>
      </w:divBdr>
    </w:div>
    <w:div w:id="284703779">
      <w:bodyDiv w:val="1"/>
      <w:marLeft w:val="0"/>
      <w:marRight w:val="0"/>
      <w:marTop w:val="0"/>
      <w:marBottom w:val="0"/>
      <w:divBdr>
        <w:top w:val="none" w:sz="0" w:space="0" w:color="auto"/>
        <w:left w:val="none" w:sz="0" w:space="0" w:color="auto"/>
        <w:bottom w:val="none" w:sz="0" w:space="0" w:color="auto"/>
        <w:right w:val="none" w:sz="0" w:space="0" w:color="auto"/>
      </w:divBdr>
    </w:div>
    <w:div w:id="289677023">
      <w:bodyDiv w:val="1"/>
      <w:marLeft w:val="0"/>
      <w:marRight w:val="0"/>
      <w:marTop w:val="0"/>
      <w:marBottom w:val="0"/>
      <w:divBdr>
        <w:top w:val="none" w:sz="0" w:space="0" w:color="auto"/>
        <w:left w:val="none" w:sz="0" w:space="0" w:color="auto"/>
        <w:bottom w:val="none" w:sz="0" w:space="0" w:color="auto"/>
        <w:right w:val="none" w:sz="0" w:space="0" w:color="auto"/>
      </w:divBdr>
    </w:div>
    <w:div w:id="290937206">
      <w:bodyDiv w:val="1"/>
      <w:marLeft w:val="0"/>
      <w:marRight w:val="0"/>
      <w:marTop w:val="0"/>
      <w:marBottom w:val="0"/>
      <w:divBdr>
        <w:top w:val="none" w:sz="0" w:space="0" w:color="auto"/>
        <w:left w:val="none" w:sz="0" w:space="0" w:color="auto"/>
        <w:bottom w:val="none" w:sz="0" w:space="0" w:color="auto"/>
        <w:right w:val="none" w:sz="0" w:space="0" w:color="auto"/>
      </w:divBdr>
    </w:div>
    <w:div w:id="291252893">
      <w:bodyDiv w:val="1"/>
      <w:marLeft w:val="0"/>
      <w:marRight w:val="0"/>
      <w:marTop w:val="0"/>
      <w:marBottom w:val="0"/>
      <w:divBdr>
        <w:top w:val="none" w:sz="0" w:space="0" w:color="auto"/>
        <w:left w:val="none" w:sz="0" w:space="0" w:color="auto"/>
        <w:bottom w:val="none" w:sz="0" w:space="0" w:color="auto"/>
        <w:right w:val="none" w:sz="0" w:space="0" w:color="auto"/>
      </w:divBdr>
    </w:div>
    <w:div w:id="291712197">
      <w:bodyDiv w:val="1"/>
      <w:marLeft w:val="0"/>
      <w:marRight w:val="0"/>
      <w:marTop w:val="0"/>
      <w:marBottom w:val="0"/>
      <w:divBdr>
        <w:top w:val="none" w:sz="0" w:space="0" w:color="auto"/>
        <w:left w:val="none" w:sz="0" w:space="0" w:color="auto"/>
        <w:bottom w:val="none" w:sz="0" w:space="0" w:color="auto"/>
        <w:right w:val="none" w:sz="0" w:space="0" w:color="auto"/>
      </w:divBdr>
    </w:div>
    <w:div w:id="30058000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3025760">
      <w:bodyDiv w:val="1"/>
      <w:marLeft w:val="0"/>
      <w:marRight w:val="0"/>
      <w:marTop w:val="0"/>
      <w:marBottom w:val="0"/>
      <w:divBdr>
        <w:top w:val="none" w:sz="0" w:space="0" w:color="auto"/>
        <w:left w:val="none" w:sz="0" w:space="0" w:color="auto"/>
        <w:bottom w:val="none" w:sz="0" w:space="0" w:color="auto"/>
        <w:right w:val="none" w:sz="0" w:space="0" w:color="auto"/>
      </w:divBdr>
    </w:div>
    <w:div w:id="321931185">
      <w:bodyDiv w:val="1"/>
      <w:marLeft w:val="0"/>
      <w:marRight w:val="0"/>
      <w:marTop w:val="0"/>
      <w:marBottom w:val="0"/>
      <w:divBdr>
        <w:top w:val="none" w:sz="0" w:space="0" w:color="auto"/>
        <w:left w:val="none" w:sz="0" w:space="0" w:color="auto"/>
        <w:bottom w:val="none" w:sz="0" w:space="0" w:color="auto"/>
        <w:right w:val="none" w:sz="0" w:space="0" w:color="auto"/>
      </w:divBdr>
    </w:div>
    <w:div w:id="337462681">
      <w:bodyDiv w:val="1"/>
      <w:marLeft w:val="0"/>
      <w:marRight w:val="0"/>
      <w:marTop w:val="0"/>
      <w:marBottom w:val="0"/>
      <w:divBdr>
        <w:top w:val="none" w:sz="0" w:space="0" w:color="auto"/>
        <w:left w:val="none" w:sz="0" w:space="0" w:color="auto"/>
        <w:bottom w:val="none" w:sz="0" w:space="0" w:color="auto"/>
        <w:right w:val="none" w:sz="0" w:space="0" w:color="auto"/>
      </w:divBdr>
    </w:div>
    <w:div w:id="339157920">
      <w:bodyDiv w:val="1"/>
      <w:marLeft w:val="0"/>
      <w:marRight w:val="0"/>
      <w:marTop w:val="0"/>
      <w:marBottom w:val="0"/>
      <w:divBdr>
        <w:top w:val="none" w:sz="0" w:space="0" w:color="auto"/>
        <w:left w:val="none" w:sz="0" w:space="0" w:color="auto"/>
        <w:bottom w:val="none" w:sz="0" w:space="0" w:color="auto"/>
        <w:right w:val="none" w:sz="0" w:space="0" w:color="auto"/>
      </w:divBdr>
    </w:div>
    <w:div w:id="341933489">
      <w:bodyDiv w:val="1"/>
      <w:marLeft w:val="0"/>
      <w:marRight w:val="0"/>
      <w:marTop w:val="0"/>
      <w:marBottom w:val="0"/>
      <w:divBdr>
        <w:top w:val="none" w:sz="0" w:space="0" w:color="auto"/>
        <w:left w:val="none" w:sz="0" w:space="0" w:color="auto"/>
        <w:bottom w:val="none" w:sz="0" w:space="0" w:color="auto"/>
        <w:right w:val="none" w:sz="0" w:space="0" w:color="auto"/>
      </w:divBdr>
    </w:div>
    <w:div w:id="359088614">
      <w:bodyDiv w:val="1"/>
      <w:marLeft w:val="0"/>
      <w:marRight w:val="0"/>
      <w:marTop w:val="0"/>
      <w:marBottom w:val="0"/>
      <w:divBdr>
        <w:top w:val="none" w:sz="0" w:space="0" w:color="auto"/>
        <w:left w:val="none" w:sz="0" w:space="0" w:color="auto"/>
        <w:bottom w:val="none" w:sz="0" w:space="0" w:color="auto"/>
        <w:right w:val="none" w:sz="0" w:space="0" w:color="auto"/>
      </w:divBdr>
    </w:div>
    <w:div w:id="369720823">
      <w:bodyDiv w:val="1"/>
      <w:marLeft w:val="0"/>
      <w:marRight w:val="0"/>
      <w:marTop w:val="0"/>
      <w:marBottom w:val="0"/>
      <w:divBdr>
        <w:top w:val="none" w:sz="0" w:space="0" w:color="auto"/>
        <w:left w:val="none" w:sz="0" w:space="0" w:color="auto"/>
        <w:bottom w:val="none" w:sz="0" w:space="0" w:color="auto"/>
        <w:right w:val="none" w:sz="0" w:space="0" w:color="auto"/>
      </w:divBdr>
    </w:div>
    <w:div w:id="373307508">
      <w:bodyDiv w:val="1"/>
      <w:marLeft w:val="0"/>
      <w:marRight w:val="0"/>
      <w:marTop w:val="0"/>
      <w:marBottom w:val="0"/>
      <w:divBdr>
        <w:top w:val="none" w:sz="0" w:space="0" w:color="auto"/>
        <w:left w:val="none" w:sz="0" w:space="0" w:color="auto"/>
        <w:bottom w:val="none" w:sz="0" w:space="0" w:color="auto"/>
        <w:right w:val="none" w:sz="0" w:space="0" w:color="auto"/>
      </w:divBdr>
    </w:div>
    <w:div w:id="374818915">
      <w:bodyDiv w:val="1"/>
      <w:marLeft w:val="0"/>
      <w:marRight w:val="0"/>
      <w:marTop w:val="0"/>
      <w:marBottom w:val="0"/>
      <w:divBdr>
        <w:top w:val="none" w:sz="0" w:space="0" w:color="auto"/>
        <w:left w:val="none" w:sz="0" w:space="0" w:color="auto"/>
        <w:bottom w:val="none" w:sz="0" w:space="0" w:color="auto"/>
        <w:right w:val="none" w:sz="0" w:space="0" w:color="auto"/>
      </w:divBdr>
    </w:div>
    <w:div w:id="377241365">
      <w:bodyDiv w:val="1"/>
      <w:marLeft w:val="0"/>
      <w:marRight w:val="0"/>
      <w:marTop w:val="0"/>
      <w:marBottom w:val="0"/>
      <w:divBdr>
        <w:top w:val="none" w:sz="0" w:space="0" w:color="auto"/>
        <w:left w:val="none" w:sz="0" w:space="0" w:color="auto"/>
        <w:bottom w:val="none" w:sz="0" w:space="0" w:color="auto"/>
        <w:right w:val="none" w:sz="0" w:space="0" w:color="auto"/>
      </w:divBdr>
    </w:div>
    <w:div w:id="380444330">
      <w:bodyDiv w:val="1"/>
      <w:marLeft w:val="0"/>
      <w:marRight w:val="0"/>
      <w:marTop w:val="0"/>
      <w:marBottom w:val="0"/>
      <w:divBdr>
        <w:top w:val="none" w:sz="0" w:space="0" w:color="auto"/>
        <w:left w:val="none" w:sz="0" w:space="0" w:color="auto"/>
        <w:bottom w:val="none" w:sz="0" w:space="0" w:color="auto"/>
        <w:right w:val="none" w:sz="0" w:space="0" w:color="auto"/>
      </w:divBdr>
    </w:div>
    <w:div w:id="381908757">
      <w:bodyDiv w:val="1"/>
      <w:marLeft w:val="0"/>
      <w:marRight w:val="0"/>
      <w:marTop w:val="0"/>
      <w:marBottom w:val="0"/>
      <w:divBdr>
        <w:top w:val="none" w:sz="0" w:space="0" w:color="auto"/>
        <w:left w:val="none" w:sz="0" w:space="0" w:color="auto"/>
        <w:bottom w:val="none" w:sz="0" w:space="0" w:color="auto"/>
        <w:right w:val="none" w:sz="0" w:space="0" w:color="auto"/>
      </w:divBdr>
    </w:div>
    <w:div w:id="388307683">
      <w:bodyDiv w:val="1"/>
      <w:marLeft w:val="0"/>
      <w:marRight w:val="0"/>
      <w:marTop w:val="0"/>
      <w:marBottom w:val="0"/>
      <w:divBdr>
        <w:top w:val="none" w:sz="0" w:space="0" w:color="auto"/>
        <w:left w:val="none" w:sz="0" w:space="0" w:color="auto"/>
        <w:bottom w:val="none" w:sz="0" w:space="0" w:color="auto"/>
        <w:right w:val="none" w:sz="0" w:space="0" w:color="auto"/>
      </w:divBdr>
    </w:div>
    <w:div w:id="389815174">
      <w:bodyDiv w:val="1"/>
      <w:marLeft w:val="0"/>
      <w:marRight w:val="0"/>
      <w:marTop w:val="0"/>
      <w:marBottom w:val="0"/>
      <w:divBdr>
        <w:top w:val="none" w:sz="0" w:space="0" w:color="auto"/>
        <w:left w:val="none" w:sz="0" w:space="0" w:color="auto"/>
        <w:bottom w:val="none" w:sz="0" w:space="0" w:color="auto"/>
        <w:right w:val="none" w:sz="0" w:space="0" w:color="auto"/>
      </w:divBdr>
    </w:div>
    <w:div w:id="394083587">
      <w:bodyDiv w:val="1"/>
      <w:marLeft w:val="0"/>
      <w:marRight w:val="0"/>
      <w:marTop w:val="0"/>
      <w:marBottom w:val="0"/>
      <w:divBdr>
        <w:top w:val="none" w:sz="0" w:space="0" w:color="auto"/>
        <w:left w:val="none" w:sz="0" w:space="0" w:color="auto"/>
        <w:bottom w:val="none" w:sz="0" w:space="0" w:color="auto"/>
        <w:right w:val="none" w:sz="0" w:space="0" w:color="auto"/>
      </w:divBdr>
    </w:div>
    <w:div w:id="395856651">
      <w:bodyDiv w:val="1"/>
      <w:marLeft w:val="0"/>
      <w:marRight w:val="0"/>
      <w:marTop w:val="0"/>
      <w:marBottom w:val="0"/>
      <w:divBdr>
        <w:top w:val="none" w:sz="0" w:space="0" w:color="auto"/>
        <w:left w:val="none" w:sz="0" w:space="0" w:color="auto"/>
        <w:bottom w:val="none" w:sz="0" w:space="0" w:color="auto"/>
        <w:right w:val="none" w:sz="0" w:space="0" w:color="auto"/>
      </w:divBdr>
    </w:div>
    <w:div w:id="402262881">
      <w:bodyDiv w:val="1"/>
      <w:marLeft w:val="0"/>
      <w:marRight w:val="0"/>
      <w:marTop w:val="0"/>
      <w:marBottom w:val="0"/>
      <w:divBdr>
        <w:top w:val="none" w:sz="0" w:space="0" w:color="auto"/>
        <w:left w:val="none" w:sz="0" w:space="0" w:color="auto"/>
        <w:bottom w:val="none" w:sz="0" w:space="0" w:color="auto"/>
        <w:right w:val="none" w:sz="0" w:space="0" w:color="auto"/>
      </w:divBdr>
    </w:div>
    <w:div w:id="403576041">
      <w:bodyDiv w:val="1"/>
      <w:marLeft w:val="0"/>
      <w:marRight w:val="0"/>
      <w:marTop w:val="0"/>
      <w:marBottom w:val="0"/>
      <w:divBdr>
        <w:top w:val="none" w:sz="0" w:space="0" w:color="auto"/>
        <w:left w:val="none" w:sz="0" w:space="0" w:color="auto"/>
        <w:bottom w:val="none" w:sz="0" w:space="0" w:color="auto"/>
        <w:right w:val="none" w:sz="0" w:space="0" w:color="auto"/>
      </w:divBdr>
    </w:div>
    <w:div w:id="409624678">
      <w:bodyDiv w:val="1"/>
      <w:marLeft w:val="0"/>
      <w:marRight w:val="0"/>
      <w:marTop w:val="0"/>
      <w:marBottom w:val="0"/>
      <w:divBdr>
        <w:top w:val="none" w:sz="0" w:space="0" w:color="auto"/>
        <w:left w:val="none" w:sz="0" w:space="0" w:color="auto"/>
        <w:bottom w:val="none" w:sz="0" w:space="0" w:color="auto"/>
        <w:right w:val="none" w:sz="0" w:space="0" w:color="auto"/>
      </w:divBdr>
    </w:div>
    <w:div w:id="410321378">
      <w:bodyDiv w:val="1"/>
      <w:marLeft w:val="0"/>
      <w:marRight w:val="0"/>
      <w:marTop w:val="0"/>
      <w:marBottom w:val="0"/>
      <w:divBdr>
        <w:top w:val="none" w:sz="0" w:space="0" w:color="auto"/>
        <w:left w:val="none" w:sz="0" w:space="0" w:color="auto"/>
        <w:bottom w:val="none" w:sz="0" w:space="0" w:color="auto"/>
        <w:right w:val="none" w:sz="0" w:space="0" w:color="auto"/>
      </w:divBdr>
    </w:div>
    <w:div w:id="414473075">
      <w:bodyDiv w:val="1"/>
      <w:marLeft w:val="0"/>
      <w:marRight w:val="0"/>
      <w:marTop w:val="0"/>
      <w:marBottom w:val="0"/>
      <w:divBdr>
        <w:top w:val="none" w:sz="0" w:space="0" w:color="auto"/>
        <w:left w:val="none" w:sz="0" w:space="0" w:color="auto"/>
        <w:bottom w:val="none" w:sz="0" w:space="0" w:color="auto"/>
        <w:right w:val="none" w:sz="0" w:space="0" w:color="auto"/>
      </w:divBdr>
    </w:div>
    <w:div w:id="417874679">
      <w:bodyDiv w:val="1"/>
      <w:marLeft w:val="0"/>
      <w:marRight w:val="0"/>
      <w:marTop w:val="0"/>
      <w:marBottom w:val="0"/>
      <w:divBdr>
        <w:top w:val="none" w:sz="0" w:space="0" w:color="auto"/>
        <w:left w:val="none" w:sz="0" w:space="0" w:color="auto"/>
        <w:bottom w:val="none" w:sz="0" w:space="0" w:color="auto"/>
        <w:right w:val="none" w:sz="0" w:space="0" w:color="auto"/>
      </w:divBdr>
    </w:div>
    <w:div w:id="423839855">
      <w:bodyDiv w:val="1"/>
      <w:marLeft w:val="0"/>
      <w:marRight w:val="0"/>
      <w:marTop w:val="0"/>
      <w:marBottom w:val="0"/>
      <w:divBdr>
        <w:top w:val="none" w:sz="0" w:space="0" w:color="auto"/>
        <w:left w:val="none" w:sz="0" w:space="0" w:color="auto"/>
        <w:bottom w:val="none" w:sz="0" w:space="0" w:color="auto"/>
        <w:right w:val="none" w:sz="0" w:space="0" w:color="auto"/>
      </w:divBdr>
    </w:div>
    <w:div w:id="431248454">
      <w:bodyDiv w:val="1"/>
      <w:marLeft w:val="0"/>
      <w:marRight w:val="0"/>
      <w:marTop w:val="0"/>
      <w:marBottom w:val="0"/>
      <w:divBdr>
        <w:top w:val="none" w:sz="0" w:space="0" w:color="auto"/>
        <w:left w:val="none" w:sz="0" w:space="0" w:color="auto"/>
        <w:bottom w:val="none" w:sz="0" w:space="0" w:color="auto"/>
        <w:right w:val="none" w:sz="0" w:space="0" w:color="auto"/>
      </w:divBdr>
    </w:div>
    <w:div w:id="441268041">
      <w:bodyDiv w:val="1"/>
      <w:marLeft w:val="0"/>
      <w:marRight w:val="0"/>
      <w:marTop w:val="0"/>
      <w:marBottom w:val="0"/>
      <w:divBdr>
        <w:top w:val="none" w:sz="0" w:space="0" w:color="auto"/>
        <w:left w:val="none" w:sz="0" w:space="0" w:color="auto"/>
        <w:bottom w:val="none" w:sz="0" w:space="0" w:color="auto"/>
        <w:right w:val="none" w:sz="0" w:space="0" w:color="auto"/>
      </w:divBdr>
    </w:div>
    <w:div w:id="445388811">
      <w:bodyDiv w:val="1"/>
      <w:marLeft w:val="0"/>
      <w:marRight w:val="0"/>
      <w:marTop w:val="0"/>
      <w:marBottom w:val="0"/>
      <w:divBdr>
        <w:top w:val="none" w:sz="0" w:space="0" w:color="auto"/>
        <w:left w:val="none" w:sz="0" w:space="0" w:color="auto"/>
        <w:bottom w:val="none" w:sz="0" w:space="0" w:color="auto"/>
        <w:right w:val="none" w:sz="0" w:space="0" w:color="auto"/>
      </w:divBdr>
    </w:div>
    <w:div w:id="447505392">
      <w:bodyDiv w:val="1"/>
      <w:marLeft w:val="0"/>
      <w:marRight w:val="0"/>
      <w:marTop w:val="0"/>
      <w:marBottom w:val="0"/>
      <w:divBdr>
        <w:top w:val="none" w:sz="0" w:space="0" w:color="auto"/>
        <w:left w:val="none" w:sz="0" w:space="0" w:color="auto"/>
        <w:bottom w:val="none" w:sz="0" w:space="0" w:color="auto"/>
        <w:right w:val="none" w:sz="0" w:space="0" w:color="auto"/>
      </w:divBdr>
    </w:div>
    <w:div w:id="459494059">
      <w:bodyDiv w:val="1"/>
      <w:marLeft w:val="0"/>
      <w:marRight w:val="0"/>
      <w:marTop w:val="0"/>
      <w:marBottom w:val="0"/>
      <w:divBdr>
        <w:top w:val="none" w:sz="0" w:space="0" w:color="auto"/>
        <w:left w:val="none" w:sz="0" w:space="0" w:color="auto"/>
        <w:bottom w:val="none" w:sz="0" w:space="0" w:color="auto"/>
        <w:right w:val="none" w:sz="0" w:space="0" w:color="auto"/>
      </w:divBdr>
    </w:div>
    <w:div w:id="463694049">
      <w:bodyDiv w:val="1"/>
      <w:marLeft w:val="0"/>
      <w:marRight w:val="0"/>
      <w:marTop w:val="0"/>
      <w:marBottom w:val="0"/>
      <w:divBdr>
        <w:top w:val="none" w:sz="0" w:space="0" w:color="auto"/>
        <w:left w:val="none" w:sz="0" w:space="0" w:color="auto"/>
        <w:bottom w:val="none" w:sz="0" w:space="0" w:color="auto"/>
        <w:right w:val="none" w:sz="0" w:space="0" w:color="auto"/>
      </w:divBdr>
    </w:div>
    <w:div w:id="465129753">
      <w:bodyDiv w:val="1"/>
      <w:marLeft w:val="0"/>
      <w:marRight w:val="0"/>
      <w:marTop w:val="0"/>
      <w:marBottom w:val="0"/>
      <w:divBdr>
        <w:top w:val="none" w:sz="0" w:space="0" w:color="auto"/>
        <w:left w:val="none" w:sz="0" w:space="0" w:color="auto"/>
        <w:bottom w:val="none" w:sz="0" w:space="0" w:color="auto"/>
        <w:right w:val="none" w:sz="0" w:space="0" w:color="auto"/>
      </w:divBdr>
    </w:div>
    <w:div w:id="466630132">
      <w:bodyDiv w:val="1"/>
      <w:marLeft w:val="0"/>
      <w:marRight w:val="0"/>
      <w:marTop w:val="0"/>
      <w:marBottom w:val="0"/>
      <w:divBdr>
        <w:top w:val="none" w:sz="0" w:space="0" w:color="auto"/>
        <w:left w:val="none" w:sz="0" w:space="0" w:color="auto"/>
        <w:bottom w:val="none" w:sz="0" w:space="0" w:color="auto"/>
        <w:right w:val="none" w:sz="0" w:space="0" w:color="auto"/>
      </w:divBdr>
      <w:divsChild>
        <w:div w:id="35546166">
          <w:marLeft w:val="0"/>
          <w:marRight w:val="0"/>
          <w:marTop w:val="0"/>
          <w:marBottom w:val="0"/>
          <w:divBdr>
            <w:top w:val="none" w:sz="0" w:space="0" w:color="auto"/>
            <w:left w:val="none" w:sz="0" w:space="0" w:color="auto"/>
            <w:bottom w:val="none" w:sz="0" w:space="0" w:color="auto"/>
            <w:right w:val="none" w:sz="0" w:space="0" w:color="auto"/>
          </w:divBdr>
          <w:divsChild>
            <w:div w:id="567498166">
              <w:marLeft w:val="0"/>
              <w:marRight w:val="0"/>
              <w:marTop w:val="0"/>
              <w:marBottom w:val="0"/>
              <w:divBdr>
                <w:top w:val="none" w:sz="0" w:space="0" w:color="auto"/>
                <w:left w:val="none" w:sz="0" w:space="0" w:color="auto"/>
                <w:bottom w:val="none" w:sz="0" w:space="0" w:color="auto"/>
                <w:right w:val="none" w:sz="0" w:space="0" w:color="auto"/>
              </w:divBdr>
            </w:div>
            <w:div w:id="1444424679">
              <w:marLeft w:val="0"/>
              <w:marRight w:val="0"/>
              <w:marTop w:val="0"/>
              <w:marBottom w:val="0"/>
              <w:divBdr>
                <w:top w:val="none" w:sz="0" w:space="0" w:color="auto"/>
                <w:left w:val="none" w:sz="0" w:space="0" w:color="auto"/>
                <w:bottom w:val="none" w:sz="0" w:space="0" w:color="auto"/>
                <w:right w:val="none" w:sz="0" w:space="0" w:color="auto"/>
              </w:divBdr>
            </w:div>
            <w:div w:id="1521115848">
              <w:marLeft w:val="0"/>
              <w:marRight w:val="0"/>
              <w:marTop w:val="0"/>
              <w:marBottom w:val="0"/>
              <w:divBdr>
                <w:top w:val="none" w:sz="0" w:space="0" w:color="auto"/>
                <w:left w:val="none" w:sz="0" w:space="0" w:color="auto"/>
                <w:bottom w:val="none" w:sz="0" w:space="0" w:color="auto"/>
                <w:right w:val="none" w:sz="0" w:space="0" w:color="auto"/>
              </w:divBdr>
            </w:div>
            <w:div w:id="1115948598">
              <w:marLeft w:val="0"/>
              <w:marRight w:val="0"/>
              <w:marTop w:val="0"/>
              <w:marBottom w:val="0"/>
              <w:divBdr>
                <w:top w:val="none" w:sz="0" w:space="0" w:color="auto"/>
                <w:left w:val="none" w:sz="0" w:space="0" w:color="auto"/>
                <w:bottom w:val="none" w:sz="0" w:space="0" w:color="auto"/>
                <w:right w:val="none" w:sz="0" w:space="0" w:color="auto"/>
              </w:divBdr>
            </w:div>
            <w:div w:id="1143548039">
              <w:marLeft w:val="0"/>
              <w:marRight w:val="0"/>
              <w:marTop w:val="0"/>
              <w:marBottom w:val="0"/>
              <w:divBdr>
                <w:top w:val="none" w:sz="0" w:space="0" w:color="auto"/>
                <w:left w:val="none" w:sz="0" w:space="0" w:color="auto"/>
                <w:bottom w:val="none" w:sz="0" w:space="0" w:color="auto"/>
                <w:right w:val="none" w:sz="0" w:space="0" w:color="auto"/>
              </w:divBdr>
            </w:div>
            <w:div w:id="1698237746">
              <w:marLeft w:val="0"/>
              <w:marRight w:val="0"/>
              <w:marTop w:val="0"/>
              <w:marBottom w:val="0"/>
              <w:divBdr>
                <w:top w:val="none" w:sz="0" w:space="0" w:color="auto"/>
                <w:left w:val="none" w:sz="0" w:space="0" w:color="auto"/>
                <w:bottom w:val="none" w:sz="0" w:space="0" w:color="auto"/>
                <w:right w:val="none" w:sz="0" w:space="0" w:color="auto"/>
              </w:divBdr>
            </w:div>
            <w:div w:id="1120076081">
              <w:marLeft w:val="0"/>
              <w:marRight w:val="0"/>
              <w:marTop w:val="0"/>
              <w:marBottom w:val="0"/>
              <w:divBdr>
                <w:top w:val="none" w:sz="0" w:space="0" w:color="auto"/>
                <w:left w:val="none" w:sz="0" w:space="0" w:color="auto"/>
                <w:bottom w:val="none" w:sz="0" w:space="0" w:color="auto"/>
                <w:right w:val="none" w:sz="0" w:space="0" w:color="auto"/>
              </w:divBdr>
            </w:div>
            <w:div w:id="996810210">
              <w:marLeft w:val="0"/>
              <w:marRight w:val="0"/>
              <w:marTop w:val="0"/>
              <w:marBottom w:val="0"/>
              <w:divBdr>
                <w:top w:val="none" w:sz="0" w:space="0" w:color="auto"/>
                <w:left w:val="none" w:sz="0" w:space="0" w:color="auto"/>
                <w:bottom w:val="none" w:sz="0" w:space="0" w:color="auto"/>
                <w:right w:val="none" w:sz="0" w:space="0" w:color="auto"/>
              </w:divBdr>
            </w:div>
            <w:div w:id="1975208747">
              <w:marLeft w:val="0"/>
              <w:marRight w:val="0"/>
              <w:marTop w:val="0"/>
              <w:marBottom w:val="0"/>
              <w:divBdr>
                <w:top w:val="none" w:sz="0" w:space="0" w:color="auto"/>
                <w:left w:val="none" w:sz="0" w:space="0" w:color="auto"/>
                <w:bottom w:val="none" w:sz="0" w:space="0" w:color="auto"/>
                <w:right w:val="none" w:sz="0" w:space="0" w:color="auto"/>
              </w:divBdr>
            </w:div>
            <w:div w:id="1221357562">
              <w:marLeft w:val="0"/>
              <w:marRight w:val="0"/>
              <w:marTop w:val="0"/>
              <w:marBottom w:val="0"/>
              <w:divBdr>
                <w:top w:val="none" w:sz="0" w:space="0" w:color="auto"/>
                <w:left w:val="none" w:sz="0" w:space="0" w:color="auto"/>
                <w:bottom w:val="none" w:sz="0" w:space="0" w:color="auto"/>
                <w:right w:val="none" w:sz="0" w:space="0" w:color="auto"/>
              </w:divBdr>
            </w:div>
            <w:div w:id="20330040">
              <w:marLeft w:val="0"/>
              <w:marRight w:val="0"/>
              <w:marTop w:val="0"/>
              <w:marBottom w:val="0"/>
              <w:divBdr>
                <w:top w:val="none" w:sz="0" w:space="0" w:color="auto"/>
                <w:left w:val="none" w:sz="0" w:space="0" w:color="auto"/>
                <w:bottom w:val="none" w:sz="0" w:space="0" w:color="auto"/>
                <w:right w:val="none" w:sz="0" w:space="0" w:color="auto"/>
              </w:divBdr>
            </w:div>
            <w:div w:id="192427305">
              <w:marLeft w:val="0"/>
              <w:marRight w:val="0"/>
              <w:marTop w:val="0"/>
              <w:marBottom w:val="0"/>
              <w:divBdr>
                <w:top w:val="none" w:sz="0" w:space="0" w:color="auto"/>
                <w:left w:val="none" w:sz="0" w:space="0" w:color="auto"/>
                <w:bottom w:val="none" w:sz="0" w:space="0" w:color="auto"/>
                <w:right w:val="none" w:sz="0" w:space="0" w:color="auto"/>
              </w:divBdr>
            </w:div>
            <w:div w:id="1974870518">
              <w:marLeft w:val="0"/>
              <w:marRight w:val="0"/>
              <w:marTop w:val="0"/>
              <w:marBottom w:val="0"/>
              <w:divBdr>
                <w:top w:val="none" w:sz="0" w:space="0" w:color="auto"/>
                <w:left w:val="none" w:sz="0" w:space="0" w:color="auto"/>
                <w:bottom w:val="none" w:sz="0" w:space="0" w:color="auto"/>
                <w:right w:val="none" w:sz="0" w:space="0" w:color="auto"/>
              </w:divBdr>
            </w:div>
            <w:div w:id="1780222321">
              <w:marLeft w:val="0"/>
              <w:marRight w:val="0"/>
              <w:marTop w:val="0"/>
              <w:marBottom w:val="0"/>
              <w:divBdr>
                <w:top w:val="none" w:sz="0" w:space="0" w:color="auto"/>
                <w:left w:val="none" w:sz="0" w:space="0" w:color="auto"/>
                <w:bottom w:val="none" w:sz="0" w:space="0" w:color="auto"/>
                <w:right w:val="none" w:sz="0" w:space="0" w:color="auto"/>
              </w:divBdr>
            </w:div>
            <w:div w:id="844439691">
              <w:marLeft w:val="0"/>
              <w:marRight w:val="0"/>
              <w:marTop w:val="0"/>
              <w:marBottom w:val="0"/>
              <w:divBdr>
                <w:top w:val="none" w:sz="0" w:space="0" w:color="auto"/>
                <w:left w:val="none" w:sz="0" w:space="0" w:color="auto"/>
                <w:bottom w:val="none" w:sz="0" w:space="0" w:color="auto"/>
                <w:right w:val="none" w:sz="0" w:space="0" w:color="auto"/>
              </w:divBdr>
            </w:div>
            <w:div w:id="2048530583">
              <w:marLeft w:val="0"/>
              <w:marRight w:val="0"/>
              <w:marTop w:val="0"/>
              <w:marBottom w:val="0"/>
              <w:divBdr>
                <w:top w:val="none" w:sz="0" w:space="0" w:color="auto"/>
                <w:left w:val="none" w:sz="0" w:space="0" w:color="auto"/>
                <w:bottom w:val="none" w:sz="0" w:space="0" w:color="auto"/>
                <w:right w:val="none" w:sz="0" w:space="0" w:color="auto"/>
              </w:divBdr>
            </w:div>
            <w:div w:id="2056199017">
              <w:marLeft w:val="0"/>
              <w:marRight w:val="0"/>
              <w:marTop w:val="0"/>
              <w:marBottom w:val="0"/>
              <w:divBdr>
                <w:top w:val="none" w:sz="0" w:space="0" w:color="auto"/>
                <w:left w:val="none" w:sz="0" w:space="0" w:color="auto"/>
                <w:bottom w:val="none" w:sz="0" w:space="0" w:color="auto"/>
                <w:right w:val="none" w:sz="0" w:space="0" w:color="auto"/>
              </w:divBdr>
            </w:div>
            <w:div w:id="541021428">
              <w:marLeft w:val="0"/>
              <w:marRight w:val="0"/>
              <w:marTop w:val="0"/>
              <w:marBottom w:val="0"/>
              <w:divBdr>
                <w:top w:val="none" w:sz="0" w:space="0" w:color="auto"/>
                <w:left w:val="none" w:sz="0" w:space="0" w:color="auto"/>
                <w:bottom w:val="none" w:sz="0" w:space="0" w:color="auto"/>
                <w:right w:val="none" w:sz="0" w:space="0" w:color="auto"/>
              </w:divBdr>
            </w:div>
            <w:div w:id="1095059586">
              <w:marLeft w:val="0"/>
              <w:marRight w:val="0"/>
              <w:marTop w:val="0"/>
              <w:marBottom w:val="0"/>
              <w:divBdr>
                <w:top w:val="none" w:sz="0" w:space="0" w:color="auto"/>
                <w:left w:val="none" w:sz="0" w:space="0" w:color="auto"/>
                <w:bottom w:val="none" w:sz="0" w:space="0" w:color="auto"/>
                <w:right w:val="none" w:sz="0" w:space="0" w:color="auto"/>
              </w:divBdr>
            </w:div>
            <w:div w:id="917326979">
              <w:marLeft w:val="0"/>
              <w:marRight w:val="0"/>
              <w:marTop w:val="0"/>
              <w:marBottom w:val="0"/>
              <w:divBdr>
                <w:top w:val="none" w:sz="0" w:space="0" w:color="auto"/>
                <w:left w:val="none" w:sz="0" w:space="0" w:color="auto"/>
                <w:bottom w:val="none" w:sz="0" w:space="0" w:color="auto"/>
                <w:right w:val="none" w:sz="0" w:space="0" w:color="auto"/>
              </w:divBdr>
            </w:div>
            <w:div w:id="1591693871">
              <w:marLeft w:val="0"/>
              <w:marRight w:val="0"/>
              <w:marTop w:val="0"/>
              <w:marBottom w:val="0"/>
              <w:divBdr>
                <w:top w:val="none" w:sz="0" w:space="0" w:color="auto"/>
                <w:left w:val="none" w:sz="0" w:space="0" w:color="auto"/>
                <w:bottom w:val="none" w:sz="0" w:space="0" w:color="auto"/>
                <w:right w:val="none" w:sz="0" w:space="0" w:color="auto"/>
              </w:divBdr>
            </w:div>
            <w:div w:id="2000303203">
              <w:marLeft w:val="0"/>
              <w:marRight w:val="0"/>
              <w:marTop w:val="0"/>
              <w:marBottom w:val="0"/>
              <w:divBdr>
                <w:top w:val="none" w:sz="0" w:space="0" w:color="auto"/>
                <w:left w:val="none" w:sz="0" w:space="0" w:color="auto"/>
                <w:bottom w:val="none" w:sz="0" w:space="0" w:color="auto"/>
                <w:right w:val="none" w:sz="0" w:space="0" w:color="auto"/>
              </w:divBdr>
            </w:div>
            <w:div w:id="1244100477">
              <w:marLeft w:val="0"/>
              <w:marRight w:val="0"/>
              <w:marTop w:val="0"/>
              <w:marBottom w:val="0"/>
              <w:divBdr>
                <w:top w:val="none" w:sz="0" w:space="0" w:color="auto"/>
                <w:left w:val="none" w:sz="0" w:space="0" w:color="auto"/>
                <w:bottom w:val="none" w:sz="0" w:space="0" w:color="auto"/>
                <w:right w:val="none" w:sz="0" w:space="0" w:color="auto"/>
              </w:divBdr>
            </w:div>
            <w:div w:id="655914516">
              <w:marLeft w:val="0"/>
              <w:marRight w:val="0"/>
              <w:marTop w:val="0"/>
              <w:marBottom w:val="0"/>
              <w:divBdr>
                <w:top w:val="none" w:sz="0" w:space="0" w:color="auto"/>
                <w:left w:val="none" w:sz="0" w:space="0" w:color="auto"/>
                <w:bottom w:val="none" w:sz="0" w:space="0" w:color="auto"/>
                <w:right w:val="none" w:sz="0" w:space="0" w:color="auto"/>
              </w:divBdr>
            </w:div>
            <w:div w:id="33509816">
              <w:marLeft w:val="0"/>
              <w:marRight w:val="0"/>
              <w:marTop w:val="0"/>
              <w:marBottom w:val="0"/>
              <w:divBdr>
                <w:top w:val="none" w:sz="0" w:space="0" w:color="auto"/>
                <w:left w:val="none" w:sz="0" w:space="0" w:color="auto"/>
                <w:bottom w:val="none" w:sz="0" w:space="0" w:color="auto"/>
                <w:right w:val="none" w:sz="0" w:space="0" w:color="auto"/>
              </w:divBdr>
            </w:div>
            <w:div w:id="705640327">
              <w:marLeft w:val="0"/>
              <w:marRight w:val="0"/>
              <w:marTop w:val="0"/>
              <w:marBottom w:val="0"/>
              <w:divBdr>
                <w:top w:val="none" w:sz="0" w:space="0" w:color="auto"/>
                <w:left w:val="none" w:sz="0" w:space="0" w:color="auto"/>
                <w:bottom w:val="none" w:sz="0" w:space="0" w:color="auto"/>
                <w:right w:val="none" w:sz="0" w:space="0" w:color="auto"/>
              </w:divBdr>
            </w:div>
            <w:div w:id="1552225414">
              <w:marLeft w:val="0"/>
              <w:marRight w:val="0"/>
              <w:marTop w:val="0"/>
              <w:marBottom w:val="0"/>
              <w:divBdr>
                <w:top w:val="none" w:sz="0" w:space="0" w:color="auto"/>
                <w:left w:val="none" w:sz="0" w:space="0" w:color="auto"/>
                <w:bottom w:val="none" w:sz="0" w:space="0" w:color="auto"/>
                <w:right w:val="none" w:sz="0" w:space="0" w:color="auto"/>
              </w:divBdr>
            </w:div>
            <w:div w:id="1732342788">
              <w:marLeft w:val="0"/>
              <w:marRight w:val="0"/>
              <w:marTop w:val="0"/>
              <w:marBottom w:val="0"/>
              <w:divBdr>
                <w:top w:val="none" w:sz="0" w:space="0" w:color="auto"/>
                <w:left w:val="none" w:sz="0" w:space="0" w:color="auto"/>
                <w:bottom w:val="none" w:sz="0" w:space="0" w:color="auto"/>
                <w:right w:val="none" w:sz="0" w:space="0" w:color="auto"/>
              </w:divBdr>
            </w:div>
            <w:div w:id="1495418207">
              <w:marLeft w:val="0"/>
              <w:marRight w:val="0"/>
              <w:marTop w:val="0"/>
              <w:marBottom w:val="0"/>
              <w:divBdr>
                <w:top w:val="none" w:sz="0" w:space="0" w:color="auto"/>
                <w:left w:val="none" w:sz="0" w:space="0" w:color="auto"/>
                <w:bottom w:val="none" w:sz="0" w:space="0" w:color="auto"/>
                <w:right w:val="none" w:sz="0" w:space="0" w:color="auto"/>
              </w:divBdr>
            </w:div>
            <w:div w:id="2066251743">
              <w:marLeft w:val="0"/>
              <w:marRight w:val="0"/>
              <w:marTop w:val="0"/>
              <w:marBottom w:val="0"/>
              <w:divBdr>
                <w:top w:val="none" w:sz="0" w:space="0" w:color="auto"/>
                <w:left w:val="none" w:sz="0" w:space="0" w:color="auto"/>
                <w:bottom w:val="none" w:sz="0" w:space="0" w:color="auto"/>
                <w:right w:val="none" w:sz="0" w:space="0" w:color="auto"/>
              </w:divBdr>
            </w:div>
            <w:div w:id="697045521">
              <w:marLeft w:val="0"/>
              <w:marRight w:val="0"/>
              <w:marTop w:val="0"/>
              <w:marBottom w:val="0"/>
              <w:divBdr>
                <w:top w:val="none" w:sz="0" w:space="0" w:color="auto"/>
                <w:left w:val="none" w:sz="0" w:space="0" w:color="auto"/>
                <w:bottom w:val="none" w:sz="0" w:space="0" w:color="auto"/>
                <w:right w:val="none" w:sz="0" w:space="0" w:color="auto"/>
              </w:divBdr>
            </w:div>
            <w:div w:id="695814350">
              <w:marLeft w:val="0"/>
              <w:marRight w:val="0"/>
              <w:marTop w:val="0"/>
              <w:marBottom w:val="0"/>
              <w:divBdr>
                <w:top w:val="none" w:sz="0" w:space="0" w:color="auto"/>
                <w:left w:val="none" w:sz="0" w:space="0" w:color="auto"/>
                <w:bottom w:val="none" w:sz="0" w:space="0" w:color="auto"/>
                <w:right w:val="none" w:sz="0" w:space="0" w:color="auto"/>
              </w:divBdr>
            </w:div>
            <w:div w:id="789280750">
              <w:marLeft w:val="0"/>
              <w:marRight w:val="0"/>
              <w:marTop w:val="0"/>
              <w:marBottom w:val="0"/>
              <w:divBdr>
                <w:top w:val="none" w:sz="0" w:space="0" w:color="auto"/>
                <w:left w:val="none" w:sz="0" w:space="0" w:color="auto"/>
                <w:bottom w:val="none" w:sz="0" w:space="0" w:color="auto"/>
                <w:right w:val="none" w:sz="0" w:space="0" w:color="auto"/>
              </w:divBdr>
            </w:div>
            <w:div w:id="2137487131">
              <w:marLeft w:val="0"/>
              <w:marRight w:val="0"/>
              <w:marTop w:val="0"/>
              <w:marBottom w:val="0"/>
              <w:divBdr>
                <w:top w:val="none" w:sz="0" w:space="0" w:color="auto"/>
                <w:left w:val="none" w:sz="0" w:space="0" w:color="auto"/>
                <w:bottom w:val="none" w:sz="0" w:space="0" w:color="auto"/>
                <w:right w:val="none" w:sz="0" w:space="0" w:color="auto"/>
              </w:divBdr>
            </w:div>
            <w:div w:id="1871871837">
              <w:marLeft w:val="0"/>
              <w:marRight w:val="0"/>
              <w:marTop w:val="0"/>
              <w:marBottom w:val="0"/>
              <w:divBdr>
                <w:top w:val="none" w:sz="0" w:space="0" w:color="auto"/>
                <w:left w:val="none" w:sz="0" w:space="0" w:color="auto"/>
                <w:bottom w:val="none" w:sz="0" w:space="0" w:color="auto"/>
                <w:right w:val="none" w:sz="0" w:space="0" w:color="auto"/>
              </w:divBdr>
            </w:div>
            <w:div w:id="1217938963">
              <w:marLeft w:val="0"/>
              <w:marRight w:val="0"/>
              <w:marTop w:val="0"/>
              <w:marBottom w:val="0"/>
              <w:divBdr>
                <w:top w:val="none" w:sz="0" w:space="0" w:color="auto"/>
                <w:left w:val="none" w:sz="0" w:space="0" w:color="auto"/>
                <w:bottom w:val="none" w:sz="0" w:space="0" w:color="auto"/>
                <w:right w:val="none" w:sz="0" w:space="0" w:color="auto"/>
              </w:divBdr>
            </w:div>
            <w:div w:id="1871525407">
              <w:marLeft w:val="0"/>
              <w:marRight w:val="0"/>
              <w:marTop w:val="0"/>
              <w:marBottom w:val="0"/>
              <w:divBdr>
                <w:top w:val="none" w:sz="0" w:space="0" w:color="auto"/>
                <w:left w:val="none" w:sz="0" w:space="0" w:color="auto"/>
                <w:bottom w:val="none" w:sz="0" w:space="0" w:color="auto"/>
                <w:right w:val="none" w:sz="0" w:space="0" w:color="auto"/>
              </w:divBdr>
            </w:div>
            <w:div w:id="1775520496">
              <w:marLeft w:val="0"/>
              <w:marRight w:val="0"/>
              <w:marTop w:val="0"/>
              <w:marBottom w:val="0"/>
              <w:divBdr>
                <w:top w:val="none" w:sz="0" w:space="0" w:color="auto"/>
                <w:left w:val="none" w:sz="0" w:space="0" w:color="auto"/>
                <w:bottom w:val="none" w:sz="0" w:space="0" w:color="auto"/>
                <w:right w:val="none" w:sz="0" w:space="0" w:color="auto"/>
              </w:divBdr>
            </w:div>
            <w:div w:id="114836775">
              <w:marLeft w:val="0"/>
              <w:marRight w:val="0"/>
              <w:marTop w:val="0"/>
              <w:marBottom w:val="0"/>
              <w:divBdr>
                <w:top w:val="none" w:sz="0" w:space="0" w:color="auto"/>
                <w:left w:val="none" w:sz="0" w:space="0" w:color="auto"/>
                <w:bottom w:val="none" w:sz="0" w:space="0" w:color="auto"/>
                <w:right w:val="none" w:sz="0" w:space="0" w:color="auto"/>
              </w:divBdr>
            </w:div>
            <w:div w:id="305009099">
              <w:marLeft w:val="0"/>
              <w:marRight w:val="0"/>
              <w:marTop w:val="0"/>
              <w:marBottom w:val="0"/>
              <w:divBdr>
                <w:top w:val="none" w:sz="0" w:space="0" w:color="auto"/>
                <w:left w:val="none" w:sz="0" w:space="0" w:color="auto"/>
                <w:bottom w:val="none" w:sz="0" w:space="0" w:color="auto"/>
                <w:right w:val="none" w:sz="0" w:space="0" w:color="auto"/>
              </w:divBdr>
            </w:div>
            <w:div w:id="414861332">
              <w:marLeft w:val="0"/>
              <w:marRight w:val="0"/>
              <w:marTop w:val="0"/>
              <w:marBottom w:val="0"/>
              <w:divBdr>
                <w:top w:val="none" w:sz="0" w:space="0" w:color="auto"/>
                <w:left w:val="none" w:sz="0" w:space="0" w:color="auto"/>
                <w:bottom w:val="none" w:sz="0" w:space="0" w:color="auto"/>
                <w:right w:val="none" w:sz="0" w:space="0" w:color="auto"/>
              </w:divBdr>
            </w:div>
            <w:div w:id="1302423503">
              <w:marLeft w:val="0"/>
              <w:marRight w:val="0"/>
              <w:marTop w:val="0"/>
              <w:marBottom w:val="0"/>
              <w:divBdr>
                <w:top w:val="none" w:sz="0" w:space="0" w:color="auto"/>
                <w:left w:val="none" w:sz="0" w:space="0" w:color="auto"/>
                <w:bottom w:val="none" w:sz="0" w:space="0" w:color="auto"/>
                <w:right w:val="none" w:sz="0" w:space="0" w:color="auto"/>
              </w:divBdr>
            </w:div>
            <w:div w:id="236210713">
              <w:marLeft w:val="0"/>
              <w:marRight w:val="0"/>
              <w:marTop w:val="0"/>
              <w:marBottom w:val="0"/>
              <w:divBdr>
                <w:top w:val="none" w:sz="0" w:space="0" w:color="auto"/>
                <w:left w:val="none" w:sz="0" w:space="0" w:color="auto"/>
                <w:bottom w:val="none" w:sz="0" w:space="0" w:color="auto"/>
                <w:right w:val="none" w:sz="0" w:space="0" w:color="auto"/>
              </w:divBdr>
            </w:div>
            <w:div w:id="900944853">
              <w:marLeft w:val="0"/>
              <w:marRight w:val="0"/>
              <w:marTop w:val="0"/>
              <w:marBottom w:val="0"/>
              <w:divBdr>
                <w:top w:val="none" w:sz="0" w:space="0" w:color="auto"/>
                <w:left w:val="none" w:sz="0" w:space="0" w:color="auto"/>
                <w:bottom w:val="none" w:sz="0" w:space="0" w:color="auto"/>
                <w:right w:val="none" w:sz="0" w:space="0" w:color="auto"/>
              </w:divBdr>
            </w:div>
            <w:div w:id="1034698490">
              <w:marLeft w:val="0"/>
              <w:marRight w:val="0"/>
              <w:marTop w:val="0"/>
              <w:marBottom w:val="0"/>
              <w:divBdr>
                <w:top w:val="none" w:sz="0" w:space="0" w:color="auto"/>
                <w:left w:val="none" w:sz="0" w:space="0" w:color="auto"/>
                <w:bottom w:val="none" w:sz="0" w:space="0" w:color="auto"/>
                <w:right w:val="none" w:sz="0" w:space="0" w:color="auto"/>
              </w:divBdr>
            </w:div>
            <w:div w:id="442237480">
              <w:marLeft w:val="0"/>
              <w:marRight w:val="0"/>
              <w:marTop w:val="0"/>
              <w:marBottom w:val="0"/>
              <w:divBdr>
                <w:top w:val="none" w:sz="0" w:space="0" w:color="auto"/>
                <w:left w:val="none" w:sz="0" w:space="0" w:color="auto"/>
                <w:bottom w:val="none" w:sz="0" w:space="0" w:color="auto"/>
                <w:right w:val="none" w:sz="0" w:space="0" w:color="auto"/>
              </w:divBdr>
            </w:div>
            <w:div w:id="1040932871">
              <w:marLeft w:val="0"/>
              <w:marRight w:val="0"/>
              <w:marTop w:val="0"/>
              <w:marBottom w:val="0"/>
              <w:divBdr>
                <w:top w:val="none" w:sz="0" w:space="0" w:color="auto"/>
                <w:left w:val="none" w:sz="0" w:space="0" w:color="auto"/>
                <w:bottom w:val="none" w:sz="0" w:space="0" w:color="auto"/>
                <w:right w:val="none" w:sz="0" w:space="0" w:color="auto"/>
              </w:divBdr>
            </w:div>
            <w:div w:id="530993598">
              <w:marLeft w:val="0"/>
              <w:marRight w:val="0"/>
              <w:marTop w:val="0"/>
              <w:marBottom w:val="0"/>
              <w:divBdr>
                <w:top w:val="none" w:sz="0" w:space="0" w:color="auto"/>
                <w:left w:val="none" w:sz="0" w:space="0" w:color="auto"/>
                <w:bottom w:val="none" w:sz="0" w:space="0" w:color="auto"/>
                <w:right w:val="none" w:sz="0" w:space="0" w:color="auto"/>
              </w:divBdr>
            </w:div>
            <w:div w:id="298918751">
              <w:marLeft w:val="0"/>
              <w:marRight w:val="0"/>
              <w:marTop w:val="0"/>
              <w:marBottom w:val="0"/>
              <w:divBdr>
                <w:top w:val="none" w:sz="0" w:space="0" w:color="auto"/>
                <w:left w:val="none" w:sz="0" w:space="0" w:color="auto"/>
                <w:bottom w:val="none" w:sz="0" w:space="0" w:color="auto"/>
                <w:right w:val="none" w:sz="0" w:space="0" w:color="auto"/>
              </w:divBdr>
            </w:div>
            <w:div w:id="50809990">
              <w:marLeft w:val="0"/>
              <w:marRight w:val="0"/>
              <w:marTop w:val="0"/>
              <w:marBottom w:val="0"/>
              <w:divBdr>
                <w:top w:val="none" w:sz="0" w:space="0" w:color="auto"/>
                <w:left w:val="none" w:sz="0" w:space="0" w:color="auto"/>
                <w:bottom w:val="none" w:sz="0" w:space="0" w:color="auto"/>
                <w:right w:val="none" w:sz="0" w:space="0" w:color="auto"/>
              </w:divBdr>
            </w:div>
            <w:div w:id="1093746025">
              <w:marLeft w:val="0"/>
              <w:marRight w:val="0"/>
              <w:marTop w:val="0"/>
              <w:marBottom w:val="0"/>
              <w:divBdr>
                <w:top w:val="none" w:sz="0" w:space="0" w:color="auto"/>
                <w:left w:val="none" w:sz="0" w:space="0" w:color="auto"/>
                <w:bottom w:val="none" w:sz="0" w:space="0" w:color="auto"/>
                <w:right w:val="none" w:sz="0" w:space="0" w:color="auto"/>
              </w:divBdr>
            </w:div>
            <w:div w:id="11883762">
              <w:marLeft w:val="0"/>
              <w:marRight w:val="0"/>
              <w:marTop w:val="0"/>
              <w:marBottom w:val="0"/>
              <w:divBdr>
                <w:top w:val="none" w:sz="0" w:space="0" w:color="auto"/>
                <w:left w:val="none" w:sz="0" w:space="0" w:color="auto"/>
                <w:bottom w:val="none" w:sz="0" w:space="0" w:color="auto"/>
                <w:right w:val="none" w:sz="0" w:space="0" w:color="auto"/>
              </w:divBdr>
            </w:div>
            <w:div w:id="1551771858">
              <w:marLeft w:val="0"/>
              <w:marRight w:val="0"/>
              <w:marTop w:val="0"/>
              <w:marBottom w:val="0"/>
              <w:divBdr>
                <w:top w:val="none" w:sz="0" w:space="0" w:color="auto"/>
                <w:left w:val="none" w:sz="0" w:space="0" w:color="auto"/>
                <w:bottom w:val="none" w:sz="0" w:space="0" w:color="auto"/>
                <w:right w:val="none" w:sz="0" w:space="0" w:color="auto"/>
              </w:divBdr>
            </w:div>
            <w:div w:id="460416912">
              <w:marLeft w:val="0"/>
              <w:marRight w:val="0"/>
              <w:marTop w:val="0"/>
              <w:marBottom w:val="0"/>
              <w:divBdr>
                <w:top w:val="none" w:sz="0" w:space="0" w:color="auto"/>
                <w:left w:val="none" w:sz="0" w:space="0" w:color="auto"/>
                <w:bottom w:val="none" w:sz="0" w:space="0" w:color="auto"/>
                <w:right w:val="none" w:sz="0" w:space="0" w:color="auto"/>
              </w:divBdr>
            </w:div>
            <w:div w:id="739209385">
              <w:marLeft w:val="0"/>
              <w:marRight w:val="0"/>
              <w:marTop w:val="0"/>
              <w:marBottom w:val="0"/>
              <w:divBdr>
                <w:top w:val="none" w:sz="0" w:space="0" w:color="auto"/>
                <w:left w:val="none" w:sz="0" w:space="0" w:color="auto"/>
                <w:bottom w:val="none" w:sz="0" w:space="0" w:color="auto"/>
                <w:right w:val="none" w:sz="0" w:space="0" w:color="auto"/>
              </w:divBdr>
            </w:div>
            <w:div w:id="10269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73257">
      <w:bodyDiv w:val="1"/>
      <w:marLeft w:val="0"/>
      <w:marRight w:val="0"/>
      <w:marTop w:val="0"/>
      <w:marBottom w:val="0"/>
      <w:divBdr>
        <w:top w:val="none" w:sz="0" w:space="0" w:color="auto"/>
        <w:left w:val="none" w:sz="0" w:space="0" w:color="auto"/>
        <w:bottom w:val="none" w:sz="0" w:space="0" w:color="auto"/>
        <w:right w:val="none" w:sz="0" w:space="0" w:color="auto"/>
      </w:divBdr>
    </w:div>
    <w:div w:id="483736598">
      <w:bodyDiv w:val="1"/>
      <w:marLeft w:val="0"/>
      <w:marRight w:val="0"/>
      <w:marTop w:val="0"/>
      <w:marBottom w:val="0"/>
      <w:divBdr>
        <w:top w:val="none" w:sz="0" w:space="0" w:color="auto"/>
        <w:left w:val="none" w:sz="0" w:space="0" w:color="auto"/>
        <w:bottom w:val="none" w:sz="0" w:space="0" w:color="auto"/>
        <w:right w:val="none" w:sz="0" w:space="0" w:color="auto"/>
      </w:divBdr>
    </w:div>
    <w:div w:id="487135110">
      <w:bodyDiv w:val="1"/>
      <w:marLeft w:val="0"/>
      <w:marRight w:val="0"/>
      <w:marTop w:val="0"/>
      <w:marBottom w:val="0"/>
      <w:divBdr>
        <w:top w:val="none" w:sz="0" w:space="0" w:color="auto"/>
        <w:left w:val="none" w:sz="0" w:space="0" w:color="auto"/>
        <w:bottom w:val="none" w:sz="0" w:space="0" w:color="auto"/>
        <w:right w:val="none" w:sz="0" w:space="0" w:color="auto"/>
      </w:divBdr>
    </w:div>
    <w:div w:id="496581597">
      <w:bodyDiv w:val="1"/>
      <w:marLeft w:val="0"/>
      <w:marRight w:val="0"/>
      <w:marTop w:val="0"/>
      <w:marBottom w:val="0"/>
      <w:divBdr>
        <w:top w:val="none" w:sz="0" w:space="0" w:color="auto"/>
        <w:left w:val="none" w:sz="0" w:space="0" w:color="auto"/>
        <w:bottom w:val="none" w:sz="0" w:space="0" w:color="auto"/>
        <w:right w:val="none" w:sz="0" w:space="0" w:color="auto"/>
      </w:divBdr>
    </w:div>
    <w:div w:id="497772531">
      <w:bodyDiv w:val="1"/>
      <w:marLeft w:val="0"/>
      <w:marRight w:val="0"/>
      <w:marTop w:val="0"/>
      <w:marBottom w:val="0"/>
      <w:divBdr>
        <w:top w:val="none" w:sz="0" w:space="0" w:color="auto"/>
        <w:left w:val="none" w:sz="0" w:space="0" w:color="auto"/>
        <w:bottom w:val="none" w:sz="0" w:space="0" w:color="auto"/>
        <w:right w:val="none" w:sz="0" w:space="0" w:color="auto"/>
      </w:divBdr>
    </w:div>
    <w:div w:id="500199920">
      <w:bodyDiv w:val="1"/>
      <w:marLeft w:val="0"/>
      <w:marRight w:val="0"/>
      <w:marTop w:val="0"/>
      <w:marBottom w:val="0"/>
      <w:divBdr>
        <w:top w:val="none" w:sz="0" w:space="0" w:color="auto"/>
        <w:left w:val="none" w:sz="0" w:space="0" w:color="auto"/>
        <w:bottom w:val="none" w:sz="0" w:space="0" w:color="auto"/>
        <w:right w:val="none" w:sz="0" w:space="0" w:color="auto"/>
      </w:divBdr>
    </w:div>
    <w:div w:id="507788853">
      <w:bodyDiv w:val="1"/>
      <w:marLeft w:val="0"/>
      <w:marRight w:val="0"/>
      <w:marTop w:val="0"/>
      <w:marBottom w:val="0"/>
      <w:divBdr>
        <w:top w:val="none" w:sz="0" w:space="0" w:color="auto"/>
        <w:left w:val="none" w:sz="0" w:space="0" w:color="auto"/>
        <w:bottom w:val="none" w:sz="0" w:space="0" w:color="auto"/>
        <w:right w:val="none" w:sz="0" w:space="0" w:color="auto"/>
      </w:divBdr>
    </w:div>
    <w:div w:id="510609070">
      <w:bodyDiv w:val="1"/>
      <w:marLeft w:val="0"/>
      <w:marRight w:val="0"/>
      <w:marTop w:val="0"/>
      <w:marBottom w:val="0"/>
      <w:divBdr>
        <w:top w:val="none" w:sz="0" w:space="0" w:color="auto"/>
        <w:left w:val="none" w:sz="0" w:space="0" w:color="auto"/>
        <w:bottom w:val="none" w:sz="0" w:space="0" w:color="auto"/>
        <w:right w:val="none" w:sz="0" w:space="0" w:color="auto"/>
      </w:divBdr>
    </w:div>
    <w:div w:id="511378488">
      <w:bodyDiv w:val="1"/>
      <w:marLeft w:val="0"/>
      <w:marRight w:val="0"/>
      <w:marTop w:val="0"/>
      <w:marBottom w:val="0"/>
      <w:divBdr>
        <w:top w:val="none" w:sz="0" w:space="0" w:color="auto"/>
        <w:left w:val="none" w:sz="0" w:space="0" w:color="auto"/>
        <w:bottom w:val="none" w:sz="0" w:space="0" w:color="auto"/>
        <w:right w:val="none" w:sz="0" w:space="0" w:color="auto"/>
      </w:divBdr>
    </w:div>
    <w:div w:id="512719873">
      <w:bodyDiv w:val="1"/>
      <w:marLeft w:val="0"/>
      <w:marRight w:val="0"/>
      <w:marTop w:val="0"/>
      <w:marBottom w:val="0"/>
      <w:divBdr>
        <w:top w:val="none" w:sz="0" w:space="0" w:color="auto"/>
        <w:left w:val="none" w:sz="0" w:space="0" w:color="auto"/>
        <w:bottom w:val="none" w:sz="0" w:space="0" w:color="auto"/>
        <w:right w:val="none" w:sz="0" w:space="0" w:color="auto"/>
      </w:divBdr>
    </w:div>
    <w:div w:id="518281961">
      <w:bodyDiv w:val="1"/>
      <w:marLeft w:val="0"/>
      <w:marRight w:val="0"/>
      <w:marTop w:val="0"/>
      <w:marBottom w:val="0"/>
      <w:divBdr>
        <w:top w:val="none" w:sz="0" w:space="0" w:color="auto"/>
        <w:left w:val="none" w:sz="0" w:space="0" w:color="auto"/>
        <w:bottom w:val="none" w:sz="0" w:space="0" w:color="auto"/>
        <w:right w:val="none" w:sz="0" w:space="0" w:color="auto"/>
      </w:divBdr>
    </w:div>
    <w:div w:id="521478434">
      <w:bodyDiv w:val="1"/>
      <w:marLeft w:val="0"/>
      <w:marRight w:val="0"/>
      <w:marTop w:val="0"/>
      <w:marBottom w:val="0"/>
      <w:divBdr>
        <w:top w:val="none" w:sz="0" w:space="0" w:color="auto"/>
        <w:left w:val="none" w:sz="0" w:space="0" w:color="auto"/>
        <w:bottom w:val="none" w:sz="0" w:space="0" w:color="auto"/>
        <w:right w:val="none" w:sz="0" w:space="0" w:color="auto"/>
      </w:divBdr>
    </w:div>
    <w:div w:id="521674445">
      <w:bodyDiv w:val="1"/>
      <w:marLeft w:val="0"/>
      <w:marRight w:val="0"/>
      <w:marTop w:val="0"/>
      <w:marBottom w:val="0"/>
      <w:divBdr>
        <w:top w:val="none" w:sz="0" w:space="0" w:color="auto"/>
        <w:left w:val="none" w:sz="0" w:space="0" w:color="auto"/>
        <w:bottom w:val="none" w:sz="0" w:space="0" w:color="auto"/>
        <w:right w:val="none" w:sz="0" w:space="0" w:color="auto"/>
      </w:divBdr>
    </w:div>
    <w:div w:id="525172014">
      <w:bodyDiv w:val="1"/>
      <w:marLeft w:val="0"/>
      <w:marRight w:val="0"/>
      <w:marTop w:val="0"/>
      <w:marBottom w:val="0"/>
      <w:divBdr>
        <w:top w:val="none" w:sz="0" w:space="0" w:color="auto"/>
        <w:left w:val="none" w:sz="0" w:space="0" w:color="auto"/>
        <w:bottom w:val="none" w:sz="0" w:space="0" w:color="auto"/>
        <w:right w:val="none" w:sz="0" w:space="0" w:color="auto"/>
      </w:divBdr>
    </w:div>
    <w:div w:id="525555688">
      <w:bodyDiv w:val="1"/>
      <w:marLeft w:val="0"/>
      <w:marRight w:val="0"/>
      <w:marTop w:val="0"/>
      <w:marBottom w:val="0"/>
      <w:divBdr>
        <w:top w:val="none" w:sz="0" w:space="0" w:color="auto"/>
        <w:left w:val="none" w:sz="0" w:space="0" w:color="auto"/>
        <w:bottom w:val="none" w:sz="0" w:space="0" w:color="auto"/>
        <w:right w:val="none" w:sz="0" w:space="0" w:color="auto"/>
      </w:divBdr>
    </w:div>
    <w:div w:id="532349008">
      <w:bodyDiv w:val="1"/>
      <w:marLeft w:val="0"/>
      <w:marRight w:val="0"/>
      <w:marTop w:val="0"/>
      <w:marBottom w:val="0"/>
      <w:divBdr>
        <w:top w:val="none" w:sz="0" w:space="0" w:color="auto"/>
        <w:left w:val="none" w:sz="0" w:space="0" w:color="auto"/>
        <w:bottom w:val="none" w:sz="0" w:space="0" w:color="auto"/>
        <w:right w:val="none" w:sz="0" w:space="0" w:color="auto"/>
      </w:divBdr>
    </w:div>
    <w:div w:id="536895848">
      <w:bodyDiv w:val="1"/>
      <w:marLeft w:val="0"/>
      <w:marRight w:val="0"/>
      <w:marTop w:val="0"/>
      <w:marBottom w:val="0"/>
      <w:divBdr>
        <w:top w:val="none" w:sz="0" w:space="0" w:color="auto"/>
        <w:left w:val="none" w:sz="0" w:space="0" w:color="auto"/>
        <w:bottom w:val="none" w:sz="0" w:space="0" w:color="auto"/>
        <w:right w:val="none" w:sz="0" w:space="0" w:color="auto"/>
      </w:divBdr>
    </w:div>
    <w:div w:id="544803980">
      <w:bodyDiv w:val="1"/>
      <w:marLeft w:val="0"/>
      <w:marRight w:val="0"/>
      <w:marTop w:val="0"/>
      <w:marBottom w:val="0"/>
      <w:divBdr>
        <w:top w:val="none" w:sz="0" w:space="0" w:color="auto"/>
        <w:left w:val="none" w:sz="0" w:space="0" w:color="auto"/>
        <w:bottom w:val="none" w:sz="0" w:space="0" w:color="auto"/>
        <w:right w:val="none" w:sz="0" w:space="0" w:color="auto"/>
      </w:divBdr>
    </w:div>
    <w:div w:id="549196985">
      <w:bodyDiv w:val="1"/>
      <w:marLeft w:val="0"/>
      <w:marRight w:val="0"/>
      <w:marTop w:val="0"/>
      <w:marBottom w:val="0"/>
      <w:divBdr>
        <w:top w:val="none" w:sz="0" w:space="0" w:color="auto"/>
        <w:left w:val="none" w:sz="0" w:space="0" w:color="auto"/>
        <w:bottom w:val="none" w:sz="0" w:space="0" w:color="auto"/>
        <w:right w:val="none" w:sz="0" w:space="0" w:color="auto"/>
      </w:divBdr>
    </w:div>
    <w:div w:id="553127684">
      <w:bodyDiv w:val="1"/>
      <w:marLeft w:val="0"/>
      <w:marRight w:val="0"/>
      <w:marTop w:val="0"/>
      <w:marBottom w:val="0"/>
      <w:divBdr>
        <w:top w:val="none" w:sz="0" w:space="0" w:color="auto"/>
        <w:left w:val="none" w:sz="0" w:space="0" w:color="auto"/>
        <w:bottom w:val="none" w:sz="0" w:space="0" w:color="auto"/>
        <w:right w:val="none" w:sz="0" w:space="0" w:color="auto"/>
      </w:divBdr>
    </w:div>
    <w:div w:id="561411886">
      <w:bodyDiv w:val="1"/>
      <w:marLeft w:val="0"/>
      <w:marRight w:val="0"/>
      <w:marTop w:val="0"/>
      <w:marBottom w:val="0"/>
      <w:divBdr>
        <w:top w:val="none" w:sz="0" w:space="0" w:color="auto"/>
        <w:left w:val="none" w:sz="0" w:space="0" w:color="auto"/>
        <w:bottom w:val="none" w:sz="0" w:space="0" w:color="auto"/>
        <w:right w:val="none" w:sz="0" w:space="0" w:color="auto"/>
      </w:divBdr>
    </w:div>
    <w:div w:id="564532042">
      <w:bodyDiv w:val="1"/>
      <w:marLeft w:val="0"/>
      <w:marRight w:val="0"/>
      <w:marTop w:val="0"/>
      <w:marBottom w:val="0"/>
      <w:divBdr>
        <w:top w:val="none" w:sz="0" w:space="0" w:color="auto"/>
        <w:left w:val="none" w:sz="0" w:space="0" w:color="auto"/>
        <w:bottom w:val="none" w:sz="0" w:space="0" w:color="auto"/>
        <w:right w:val="none" w:sz="0" w:space="0" w:color="auto"/>
      </w:divBdr>
    </w:div>
    <w:div w:id="565846108">
      <w:bodyDiv w:val="1"/>
      <w:marLeft w:val="0"/>
      <w:marRight w:val="0"/>
      <w:marTop w:val="0"/>
      <w:marBottom w:val="0"/>
      <w:divBdr>
        <w:top w:val="none" w:sz="0" w:space="0" w:color="auto"/>
        <w:left w:val="none" w:sz="0" w:space="0" w:color="auto"/>
        <w:bottom w:val="none" w:sz="0" w:space="0" w:color="auto"/>
        <w:right w:val="none" w:sz="0" w:space="0" w:color="auto"/>
      </w:divBdr>
    </w:div>
    <w:div w:id="569460169">
      <w:bodyDiv w:val="1"/>
      <w:marLeft w:val="0"/>
      <w:marRight w:val="0"/>
      <w:marTop w:val="0"/>
      <w:marBottom w:val="0"/>
      <w:divBdr>
        <w:top w:val="none" w:sz="0" w:space="0" w:color="auto"/>
        <w:left w:val="none" w:sz="0" w:space="0" w:color="auto"/>
        <w:bottom w:val="none" w:sz="0" w:space="0" w:color="auto"/>
        <w:right w:val="none" w:sz="0" w:space="0" w:color="auto"/>
      </w:divBdr>
    </w:div>
    <w:div w:id="578638511">
      <w:bodyDiv w:val="1"/>
      <w:marLeft w:val="0"/>
      <w:marRight w:val="0"/>
      <w:marTop w:val="0"/>
      <w:marBottom w:val="0"/>
      <w:divBdr>
        <w:top w:val="none" w:sz="0" w:space="0" w:color="auto"/>
        <w:left w:val="none" w:sz="0" w:space="0" w:color="auto"/>
        <w:bottom w:val="none" w:sz="0" w:space="0" w:color="auto"/>
        <w:right w:val="none" w:sz="0" w:space="0" w:color="auto"/>
      </w:divBdr>
    </w:div>
    <w:div w:id="585892511">
      <w:bodyDiv w:val="1"/>
      <w:marLeft w:val="0"/>
      <w:marRight w:val="0"/>
      <w:marTop w:val="0"/>
      <w:marBottom w:val="0"/>
      <w:divBdr>
        <w:top w:val="none" w:sz="0" w:space="0" w:color="auto"/>
        <w:left w:val="none" w:sz="0" w:space="0" w:color="auto"/>
        <w:bottom w:val="none" w:sz="0" w:space="0" w:color="auto"/>
        <w:right w:val="none" w:sz="0" w:space="0" w:color="auto"/>
      </w:divBdr>
    </w:div>
    <w:div w:id="591357981">
      <w:bodyDiv w:val="1"/>
      <w:marLeft w:val="0"/>
      <w:marRight w:val="0"/>
      <w:marTop w:val="0"/>
      <w:marBottom w:val="0"/>
      <w:divBdr>
        <w:top w:val="none" w:sz="0" w:space="0" w:color="auto"/>
        <w:left w:val="none" w:sz="0" w:space="0" w:color="auto"/>
        <w:bottom w:val="none" w:sz="0" w:space="0" w:color="auto"/>
        <w:right w:val="none" w:sz="0" w:space="0" w:color="auto"/>
      </w:divBdr>
    </w:div>
    <w:div w:id="591863044">
      <w:bodyDiv w:val="1"/>
      <w:marLeft w:val="0"/>
      <w:marRight w:val="0"/>
      <w:marTop w:val="0"/>
      <w:marBottom w:val="0"/>
      <w:divBdr>
        <w:top w:val="none" w:sz="0" w:space="0" w:color="auto"/>
        <w:left w:val="none" w:sz="0" w:space="0" w:color="auto"/>
        <w:bottom w:val="none" w:sz="0" w:space="0" w:color="auto"/>
        <w:right w:val="none" w:sz="0" w:space="0" w:color="auto"/>
      </w:divBdr>
    </w:div>
    <w:div w:id="593248942">
      <w:bodyDiv w:val="1"/>
      <w:marLeft w:val="0"/>
      <w:marRight w:val="0"/>
      <w:marTop w:val="0"/>
      <w:marBottom w:val="0"/>
      <w:divBdr>
        <w:top w:val="none" w:sz="0" w:space="0" w:color="auto"/>
        <w:left w:val="none" w:sz="0" w:space="0" w:color="auto"/>
        <w:bottom w:val="none" w:sz="0" w:space="0" w:color="auto"/>
        <w:right w:val="none" w:sz="0" w:space="0" w:color="auto"/>
      </w:divBdr>
    </w:div>
    <w:div w:id="596329938">
      <w:bodyDiv w:val="1"/>
      <w:marLeft w:val="0"/>
      <w:marRight w:val="0"/>
      <w:marTop w:val="0"/>
      <w:marBottom w:val="0"/>
      <w:divBdr>
        <w:top w:val="none" w:sz="0" w:space="0" w:color="auto"/>
        <w:left w:val="none" w:sz="0" w:space="0" w:color="auto"/>
        <w:bottom w:val="none" w:sz="0" w:space="0" w:color="auto"/>
        <w:right w:val="none" w:sz="0" w:space="0" w:color="auto"/>
      </w:divBdr>
    </w:div>
    <w:div w:id="598223263">
      <w:bodyDiv w:val="1"/>
      <w:marLeft w:val="0"/>
      <w:marRight w:val="0"/>
      <w:marTop w:val="0"/>
      <w:marBottom w:val="0"/>
      <w:divBdr>
        <w:top w:val="none" w:sz="0" w:space="0" w:color="auto"/>
        <w:left w:val="none" w:sz="0" w:space="0" w:color="auto"/>
        <w:bottom w:val="none" w:sz="0" w:space="0" w:color="auto"/>
        <w:right w:val="none" w:sz="0" w:space="0" w:color="auto"/>
      </w:divBdr>
    </w:div>
    <w:div w:id="607667020">
      <w:bodyDiv w:val="1"/>
      <w:marLeft w:val="0"/>
      <w:marRight w:val="0"/>
      <w:marTop w:val="0"/>
      <w:marBottom w:val="0"/>
      <w:divBdr>
        <w:top w:val="none" w:sz="0" w:space="0" w:color="auto"/>
        <w:left w:val="none" w:sz="0" w:space="0" w:color="auto"/>
        <w:bottom w:val="none" w:sz="0" w:space="0" w:color="auto"/>
        <w:right w:val="none" w:sz="0" w:space="0" w:color="auto"/>
      </w:divBdr>
    </w:div>
    <w:div w:id="613633333">
      <w:bodyDiv w:val="1"/>
      <w:marLeft w:val="0"/>
      <w:marRight w:val="0"/>
      <w:marTop w:val="0"/>
      <w:marBottom w:val="0"/>
      <w:divBdr>
        <w:top w:val="none" w:sz="0" w:space="0" w:color="auto"/>
        <w:left w:val="none" w:sz="0" w:space="0" w:color="auto"/>
        <w:bottom w:val="none" w:sz="0" w:space="0" w:color="auto"/>
        <w:right w:val="none" w:sz="0" w:space="0" w:color="auto"/>
      </w:divBdr>
    </w:div>
    <w:div w:id="619647540">
      <w:bodyDiv w:val="1"/>
      <w:marLeft w:val="0"/>
      <w:marRight w:val="0"/>
      <w:marTop w:val="0"/>
      <w:marBottom w:val="0"/>
      <w:divBdr>
        <w:top w:val="none" w:sz="0" w:space="0" w:color="auto"/>
        <w:left w:val="none" w:sz="0" w:space="0" w:color="auto"/>
        <w:bottom w:val="none" w:sz="0" w:space="0" w:color="auto"/>
        <w:right w:val="none" w:sz="0" w:space="0" w:color="auto"/>
      </w:divBdr>
    </w:div>
    <w:div w:id="636033664">
      <w:bodyDiv w:val="1"/>
      <w:marLeft w:val="0"/>
      <w:marRight w:val="0"/>
      <w:marTop w:val="0"/>
      <w:marBottom w:val="0"/>
      <w:divBdr>
        <w:top w:val="none" w:sz="0" w:space="0" w:color="auto"/>
        <w:left w:val="none" w:sz="0" w:space="0" w:color="auto"/>
        <w:bottom w:val="none" w:sz="0" w:space="0" w:color="auto"/>
        <w:right w:val="none" w:sz="0" w:space="0" w:color="auto"/>
      </w:divBdr>
    </w:div>
    <w:div w:id="642127689">
      <w:bodyDiv w:val="1"/>
      <w:marLeft w:val="0"/>
      <w:marRight w:val="0"/>
      <w:marTop w:val="0"/>
      <w:marBottom w:val="0"/>
      <w:divBdr>
        <w:top w:val="none" w:sz="0" w:space="0" w:color="auto"/>
        <w:left w:val="none" w:sz="0" w:space="0" w:color="auto"/>
        <w:bottom w:val="none" w:sz="0" w:space="0" w:color="auto"/>
        <w:right w:val="none" w:sz="0" w:space="0" w:color="auto"/>
      </w:divBdr>
    </w:div>
    <w:div w:id="649334813">
      <w:bodyDiv w:val="1"/>
      <w:marLeft w:val="0"/>
      <w:marRight w:val="0"/>
      <w:marTop w:val="0"/>
      <w:marBottom w:val="0"/>
      <w:divBdr>
        <w:top w:val="none" w:sz="0" w:space="0" w:color="auto"/>
        <w:left w:val="none" w:sz="0" w:space="0" w:color="auto"/>
        <w:bottom w:val="none" w:sz="0" w:space="0" w:color="auto"/>
        <w:right w:val="none" w:sz="0" w:space="0" w:color="auto"/>
      </w:divBdr>
    </w:div>
    <w:div w:id="656691919">
      <w:bodyDiv w:val="1"/>
      <w:marLeft w:val="0"/>
      <w:marRight w:val="0"/>
      <w:marTop w:val="0"/>
      <w:marBottom w:val="0"/>
      <w:divBdr>
        <w:top w:val="none" w:sz="0" w:space="0" w:color="auto"/>
        <w:left w:val="none" w:sz="0" w:space="0" w:color="auto"/>
        <w:bottom w:val="none" w:sz="0" w:space="0" w:color="auto"/>
        <w:right w:val="none" w:sz="0" w:space="0" w:color="auto"/>
      </w:divBdr>
    </w:div>
    <w:div w:id="664363330">
      <w:bodyDiv w:val="1"/>
      <w:marLeft w:val="0"/>
      <w:marRight w:val="0"/>
      <w:marTop w:val="0"/>
      <w:marBottom w:val="0"/>
      <w:divBdr>
        <w:top w:val="none" w:sz="0" w:space="0" w:color="auto"/>
        <w:left w:val="none" w:sz="0" w:space="0" w:color="auto"/>
        <w:bottom w:val="none" w:sz="0" w:space="0" w:color="auto"/>
        <w:right w:val="none" w:sz="0" w:space="0" w:color="auto"/>
      </w:divBdr>
    </w:div>
    <w:div w:id="664479139">
      <w:bodyDiv w:val="1"/>
      <w:marLeft w:val="0"/>
      <w:marRight w:val="0"/>
      <w:marTop w:val="0"/>
      <w:marBottom w:val="0"/>
      <w:divBdr>
        <w:top w:val="none" w:sz="0" w:space="0" w:color="auto"/>
        <w:left w:val="none" w:sz="0" w:space="0" w:color="auto"/>
        <w:bottom w:val="none" w:sz="0" w:space="0" w:color="auto"/>
        <w:right w:val="none" w:sz="0" w:space="0" w:color="auto"/>
      </w:divBdr>
    </w:div>
    <w:div w:id="672419109">
      <w:bodyDiv w:val="1"/>
      <w:marLeft w:val="0"/>
      <w:marRight w:val="0"/>
      <w:marTop w:val="0"/>
      <w:marBottom w:val="0"/>
      <w:divBdr>
        <w:top w:val="none" w:sz="0" w:space="0" w:color="auto"/>
        <w:left w:val="none" w:sz="0" w:space="0" w:color="auto"/>
        <w:bottom w:val="none" w:sz="0" w:space="0" w:color="auto"/>
        <w:right w:val="none" w:sz="0" w:space="0" w:color="auto"/>
      </w:divBdr>
    </w:div>
    <w:div w:id="672491222">
      <w:bodyDiv w:val="1"/>
      <w:marLeft w:val="0"/>
      <w:marRight w:val="0"/>
      <w:marTop w:val="0"/>
      <w:marBottom w:val="0"/>
      <w:divBdr>
        <w:top w:val="none" w:sz="0" w:space="0" w:color="auto"/>
        <w:left w:val="none" w:sz="0" w:space="0" w:color="auto"/>
        <w:bottom w:val="none" w:sz="0" w:space="0" w:color="auto"/>
        <w:right w:val="none" w:sz="0" w:space="0" w:color="auto"/>
      </w:divBdr>
    </w:div>
    <w:div w:id="676007320">
      <w:bodyDiv w:val="1"/>
      <w:marLeft w:val="0"/>
      <w:marRight w:val="0"/>
      <w:marTop w:val="0"/>
      <w:marBottom w:val="0"/>
      <w:divBdr>
        <w:top w:val="none" w:sz="0" w:space="0" w:color="auto"/>
        <w:left w:val="none" w:sz="0" w:space="0" w:color="auto"/>
        <w:bottom w:val="none" w:sz="0" w:space="0" w:color="auto"/>
        <w:right w:val="none" w:sz="0" w:space="0" w:color="auto"/>
      </w:divBdr>
    </w:div>
    <w:div w:id="682585377">
      <w:bodyDiv w:val="1"/>
      <w:marLeft w:val="0"/>
      <w:marRight w:val="0"/>
      <w:marTop w:val="0"/>
      <w:marBottom w:val="0"/>
      <w:divBdr>
        <w:top w:val="none" w:sz="0" w:space="0" w:color="auto"/>
        <w:left w:val="none" w:sz="0" w:space="0" w:color="auto"/>
        <w:bottom w:val="none" w:sz="0" w:space="0" w:color="auto"/>
        <w:right w:val="none" w:sz="0" w:space="0" w:color="auto"/>
      </w:divBdr>
    </w:div>
    <w:div w:id="686717378">
      <w:bodyDiv w:val="1"/>
      <w:marLeft w:val="0"/>
      <w:marRight w:val="0"/>
      <w:marTop w:val="0"/>
      <w:marBottom w:val="0"/>
      <w:divBdr>
        <w:top w:val="none" w:sz="0" w:space="0" w:color="auto"/>
        <w:left w:val="none" w:sz="0" w:space="0" w:color="auto"/>
        <w:bottom w:val="none" w:sz="0" w:space="0" w:color="auto"/>
        <w:right w:val="none" w:sz="0" w:space="0" w:color="auto"/>
      </w:divBdr>
    </w:div>
    <w:div w:id="688406744">
      <w:bodyDiv w:val="1"/>
      <w:marLeft w:val="0"/>
      <w:marRight w:val="0"/>
      <w:marTop w:val="0"/>
      <w:marBottom w:val="0"/>
      <w:divBdr>
        <w:top w:val="none" w:sz="0" w:space="0" w:color="auto"/>
        <w:left w:val="none" w:sz="0" w:space="0" w:color="auto"/>
        <w:bottom w:val="none" w:sz="0" w:space="0" w:color="auto"/>
        <w:right w:val="none" w:sz="0" w:space="0" w:color="auto"/>
      </w:divBdr>
    </w:div>
    <w:div w:id="694696952">
      <w:bodyDiv w:val="1"/>
      <w:marLeft w:val="0"/>
      <w:marRight w:val="0"/>
      <w:marTop w:val="0"/>
      <w:marBottom w:val="0"/>
      <w:divBdr>
        <w:top w:val="none" w:sz="0" w:space="0" w:color="auto"/>
        <w:left w:val="none" w:sz="0" w:space="0" w:color="auto"/>
        <w:bottom w:val="none" w:sz="0" w:space="0" w:color="auto"/>
        <w:right w:val="none" w:sz="0" w:space="0" w:color="auto"/>
      </w:divBdr>
    </w:div>
    <w:div w:id="694771463">
      <w:bodyDiv w:val="1"/>
      <w:marLeft w:val="0"/>
      <w:marRight w:val="0"/>
      <w:marTop w:val="0"/>
      <w:marBottom w:val="0"/>
      <w:divBdr>
        <w:top w:val="none" w:sz="0" w:space="0" w:color="auto"/>
        <w:left w:val="none" w:sz="0" w:space="0" w:color="auto"/>
        <w:bottom w:val="none" w:sz="0" w:space="0" w:color="auto"/>
        <w:right w:val="none" w:sz="0" w:space="0" w:color="auto"/>
      </w:divBdr>
    </w:div>
    <w:div w:id="696544552">
      <w:bodyDiv w:val="1"/>
      <w:marLeft w:val="0"/>
      <w:marRight w:val="0"/>
      <w:marTop w:val="0"/>
      <w:marBottom w:val="0"/>
      <w:divBdr>
        <w:top w:val="none" w:sz="0" w:space="0" w:color="auto"/>
        <w:left w:val="none" w:sz="0" w:space="0" w:color="auto"/>
        <w:bottom w:val="none" w:sz="0" w:space="0" w:color="auto"/>
        <w:right w:val="none" w:sz="0" w:space="0" w:color="auto"/>
      </w:divBdr>
    </w:div>
    <w:div w:id="702898634">
      <w:bodyDiv w:val="1"/>
      <w:marLeft w:val="0"/>
      <w:marRight w:val="0"/>
      <w:marTop w:val="0"/>
      <w:marBottom w:val="0"/>
      <w:divBdr>
        <w:top w:val="none" w:sz="0" w:space="0" w:color="auto"/>
        <w:left w:val="none" w:sz="0" w:space="0" w:color="auto"/>
        <w:bottom w:val="none" w:sz="0" w:space="0" w:color="auto"/>
        <w:right w:val="none" w:sz="0" w:space="0" w:color="auto"/>
      </w:divBdr>
    </w:div>
    <w:div w:id="711197610">
      <w:bodyDiv w:val="1"/>
      <w:marLeft w:val="0"/>
      <w:marRight w:val="0"/>
      <w:marTop w:val="0"/>
      <w:marBottom w:val="0"/>
      <w:divBdr>
        <w:top w:val="none" w:sz="0" w:space="0" w:color="auto"/>
        <w:left w:val="none" w:sz="0" w:space="0" w:color="auto"/>
        <w:bottom w:val="none" w:sz="0" w:space="0" w:color="auto"/>
        <w:right w:val="none" w:sz="0" w:space="0" w:color="auto"/>
      </w:divBdr>
    </w:div>
    <w:div w:id="714042018">
      <w:bodyDiv w:val="1"/>
      <w:marLeft w:val="0"/>
      <w:marRight w:val="0"/>
      <w:marTop w:val="0"/>
      <w:marBottom w:val="0"/>
      <w:divBdr>
        <w:top w:val="none" w:sz="0" w:space="0" w:color="auto"/>
        <w:left w:val="none" w:sz="0" w:space="0" w:color="auto"/>
        <w:bottom w:val="none" w:sz="0" w:space="0" w:color="auto"/>
        <w:right w:val="none" w:sz="0" w:space="0" w:color="auto"/>
      </w:divBdr>
    </w:div>
    <w:div w:id="723024822">
      <w:bodyDiv w:val="1"/>
      <w:marLeft w:val="0"/>
      <w:marRight w:val="0"/>
      <w:marTop w:val="0"/>
      <w:marBottom w:val="0"/>
      <w:divBdr>
        <w:top w:val="none" w:sz="0" w:space="0" w:color="auto"/>
        <w:left w:val="none" w:sz="0" w:space="0" w:color="auto"/>
        <w:bottom w:val="none" w:sz="0" w:space="0" w:color="auto"/>
        <w:right w:val="none" w:sz="0" w:space="0" w:color="auto"/>
      </w:divBdr>
    </w:div>
    <w:div w:id="741148072">
      <w:bodyDiv w:val="1"/>
      <w:marLeft w:val="0"/>
      <w:marRight w:val="0"/>
      <w:marTop w:val="0"/>
      <w:marBottom w:val="0"/>
      <w:divBdr>
        <w:top w:val="none" w:sz="0" w:space="0" w:color="auto"/>
        <w:left w:val="none" w:sz="0" w:space="0" w:color="auto"/>
        <w:bottom w:val="none" w:sz="0" w:space="0" w:color="auto"/>
        <w:right w:val="none" w:sz="0" w:space="0" w:color="auto"/>
      </w:divBdr>
    </w:div>
    <w:div w:id="768039085">
      <w:bodyDiv w:val="1"/>
      <w:marLeft w:val="0"/>
      <w:marRight w:val="0"/>
      <w:marTop w:val="0"/>
      <w:marBottom w:val="0"/>
      <w:divBdr>
        <w:top w:val="none" w:sz="0" w:space="0" w:color="auto"/>
        <w:left w:val="none" w:sz="0" w:space="0" w:color="auto"/>
        <w:bottom w:val="none" w:sz="0" w:space="0" w:color="auto"/>
        <w:right w:val="none" w:sz="0" w:space="0" w:color="auto"/>
      </w:divBdr>
    </w:div>
    <w:div w:id="782459993">
      <w:bodyDiv w:val="1"/>
      <w:marLeft w:val="0"/>
      <w:marRight w:val="0"/>
      <w:marTop w:val="0"/>
      <w:marBottom w:val="0"/>
      <w:divBdr>
        <w:top w:val="none" w:sz="0" w:space="0" w:color="auto"/>
        <w:left w:val="none" w:sz="0" w:space="0" w:color="auto"/>
        <w:bottom w:val="none" w:sz="0" w:space="0" w:color="auto"/>
        <w:right w:val="none" w:sz="0" w:space="0" w:color="auto"/>
      </w:divBdr>
    </w:div>
    <w:div w:id="803932076">
      <w:bodyDiv w:val="1"/>
      <w:marLeft w:val="0"/>
      <w:marRight w:val="0"/>
      <w:marTop w:val="0"/>
      <w:marBottom w:val="0"/>
      <w:divBdr>
        <w:top w:val="none" w:sz="0" w:space="0" w:color="auto"/>
        <w:left w:val="none" w:sz="0" w:space="0" w:color="auto"/>
        <w:bottom w:val="none" w:sz="0" w:space="0" w:color="auto"/>
        <w:right w:val="none" w:sz="0" w:space="0" w:color="auto"/>
      </w:divBdr>
    </w:div>
    <w:div w:id="813983275">
      <w:bodyDiv w:val="1"/>
      <w:marLeft w:val="0"/>
      <w:marRight w:val="0"/>
      <w:marTop w:val="0"/>
      <w:marBottom w:val="0"/>
      <w:divBdr>
        <w:top w:val="none" w:sz="0" w:space="0" w:color="auto"/>
        <w:left w:val="none" w:sz="0" w:space="0" w:color="auto"/>
        <w:bottom w:val="none" w:sz="0" w:space="0" w:color="auto"/>
        <w:right w:val="none" w:sz="0" w:space="0" w:color="auto"/>
      </w:divBdr>
    </w:div>
    <w:div w:id="815495306">
      <w:bodyDiv w:val="1"/>
      <w:marLeft w:val="0"/>
      <w:marRight w:val="0"/>
      <w:marTop w:val="0"/>
      <w:marBottom w:val="0"/>
      <w:divBdr>
        <w:top w:val="none" w:sz="0" w:space="0" w:color="auto"/>
        <w:left w:val="none" w:sz="0" w:space="0" w:color="auto"/>
        <w:bottom w:val="none" w:sz="0" w:space="0" w:color="auto"/>
        <w:right w:val="none" w:sz="0" w:space="0" w:color="auto"/>
      </w:divBdr>
    </w:div>
    <w:div w:id="825437494">
      <w:bodyDiv w:val="1"/>
      <w:marLeft w:val="0"/>
      <w:marRight w:val="0"/>
      <w:marTop w:val="0"/>
      <w:marBottom w:val="0"/>
      <w:divBdr>
        <w:top w:val="none" w:sz="0" w:space="0" w:color="auto"/>
        <w:left w:val="none" w:sz="0" w:space="0" w:color="auto"/>
        <w:bottom w:val="none" w:sz="0" w:space="0" w:color="auto"/>
        <w:right w:val="none" w:sz="0" w:space="0" w:color="auto"/>
      </w:divBdr>
    </w:div>
    <w:div w:id="831070480">
      <w:bodyDiv w:val="1"/>
      <w:marLeft w:val="0"/>
      <w:marRight w:val="0"/>
      <w:marTop w:val="0"/>
      <w:marBottom w:val="0"/>
      <w:divBdr>
        <w:top w:val="none" w:sz="0" w:space="0" w:color="auto"/>
        <w:left w:val="none" w:sz="0" w:space="0" w:color="auto"/>
        <w:bottom w:val="none" w:sz="0" w:space="0" w:color="auto"/>
        <w:right w:val="none" w:sz="0" w:space="0" w:color="auto"/>
      </w:divBdr>
    </w:div>
    <w:div w:id="839465725">
      <w:bodyDiv w:val="1"/>
      <w:marLeft w:val="0"/>
      <w:marRight w:val="0"/>
      <w:marTop w:val="0"/>
      <w:marBottom w:val="0"/>
      <w:divBdr>
        <w:top w:val="none" w:sz="0" w:space="0" w:color="auto"/>
        <w:left w:val="none" w:sz="0" w:space="0" w:color="auto"/>
        <w:bottom w:val="none" w:sz="0" w:space="0" w:color="auto"/>
        <w:right w:val="none" w:sz="0" w:space="0" w:color="auto"/>
      </w:divBdr>
    </w:div>
    <w:div w:id="839976139">
      <w:bodyDiv w:val="1"/>
      <w:marLeft w:val="0"/>
      <w:marRight w:val="0"/>
      <w:marTop w:val="0"/>
      <w:marBottom w:val="0"/>
      <w:divBdr>
        <w:top w:val="none" w:sz="0" w:space="0" w:color="auto"/>
        <w:left w:val="none" w:sz="0" w:space="0" w:color="auto"/>
        <w:bottom w:val="none" w:sz="0" w:space="0" w:color="auto"/>
        <w:right w:val="none" w:sz="0" w:space="0" w:color="auto"/>
      </w:divBdr>
    </w:div>
    <w:div w:id="842939930">
      <w:bodyDiv w:val="1"/>
      <w:marLeft w:val="0"/>
      <w:marRight w:val="0"/>
      <w:marTop w:val="0"/>
      <w:marBottom w:val="0"/>
      <w:divBdr>
        <w:top w:val="none" w:sz="0" w:space="0" w:color="auto"/>
        <w:left w:val="none" w:sz="0" w:space="0" w:color="auto"/>
        <w:bottom w:val="none" w:sz="0" w:space="0" w:color="auto"/>
        <w:right w:val="none" w:sz="0" w:space="0" w:color="auto"/>
      </w:divBdr>
    </w:div>
    <w:div w:id="845558581">
      <w:bodyDiv w:val="1"/>
      <w:marLeft w:val="0"/>
      <w:marRight w:val="0"/>
      <w:marTop w:val="0"/>
      <w:marBottom w:val="0"/>
      <w:divBdr>
        <w:top w:val="none" w:sz="0" w:space="0" w:color="auto"/>
        <w:left w:val="none" w:sz="0" w:space="0" w:color="auto"/>
        <w:bottom w:val="none" w:sz="0" w:space="0" w:color="auto"/>
        <w:right w:val="none" w:sz="0" w:space="0" w:color="auto"/>
      </w:divBdr>
    </w:div>
    <w:div w:id="848719650">
      <w:bodyDiv w:val="1"/>
      <w:marLeft w:val="0"/>
      <w:marRight w:val="0"/>
      <w:marTop w:val="0"/>
      <w:marBottom w:val="0"/>
      <w:divBdr>
        <w:top w:val="none" w:sz="0" w:space="0" w:color="auto"/>
        <w:left w:val="none" w:sz="0" w:space="0" w:color="auto"/>
        <w:bottom w:val="none" w:sz="0" w:space="0" w:color="auto"/>
        <w:right w:val="none" w:sz="0" w:space="0" w:color="auto"/>
      </w:divBdr>
    </w:div>
    <w:div w:id="855584614">
      <w:bodyDiv w:val="1"/>
      <w:marLeft w:val="0"/>
      <w:marRight w:val="0"/>
      <w:marTop w:val="0"/>
      <w:marBottom w:val="0"/>
      <w:divBdr>
        <w:top w:val="none" w:sz="0" w:space="0" w:color="auto"/>
        <w:left w:val="none" w:sz="0" w:space="0" w:color="auto"/>
        <w:bottom w:val="none" w:sz="0" w:space="0" w:color="auto"/>
        <w:right w:val="none" w:sz="0" w:space="0" w:color="auto"/>
      </w:divBdr>
    </w:div>
    <w:div w:id="856042044">
      <w:bodyDiv w:val="1"/>
      <w:marLeft w:val="0"/>
      <w:marRight w:val="0"/>
      <w:marTop w:val="0"/>
      <w:marBottom w:val="0"/>
      <w:divBdr>
        <w:top w:val="none" w:sz="0" w:space="0" w:color="auto"/>
        <w:left w:val="none" w:sz="0" w:space="0" w:color="auto"/>
        <w:bottom w:val="none" w:sz="0" w:space="0" w:color="auto"/>
        <w:right w:val="none" w:sz="0" w:space="0" w:color="auto"/>
      </w:divBdr>
    </w:div>
    <w:div w:id="860049729">
      <w:bodyDiv w:val="1"/>
      <w:marLeft w:val="0"/>
      <w:marRight w:val="0"/>
      <w:marTop w:val="0"/>
      <w:marBottom w:val="0"/>
      <w:divBdr>
        <w:top w:val="none" w:sz="0" w:space="0" w:color="auto"/>
        <w:left w:val="none" w:sz="0" w:space="0" w:color="auto"/>
        <w:bottom w:val="none" w:sz="0" w:space="0" w:color="auto"/>
        <w:right w:val="none" w:sz="0" w:space="0" w:color="auto"/>
      </w:divBdr>
    </w:div>
    <w:div w:id="867260649">
      <w:bodyDiv w:val="1"/>
      <w:marLeft w:val="0"/>
      <w:marRight w:val="0"/>
      <w:marTop w:val="0"/>
      <w:marBottom w:val="0"/>
      <w:divBdr>
        <w:top w:val="none" w:sz="0" w:space="0" w:color="auto"/>
        <w:left w:val="none" w:sz="0" w:space="0" w:color="auto"/>
        <w:bottom w:val="none" w:sz="0" w:space="0" w:color="auto"/>
        <w:right w:val="none" w:sz="0" w:space="0" w:color="auto"/>
      </w:divBdr>
    </w:div>
    <w:div w:id="869103391">
      <w:bodyDiv w:val="1"/>
      <w:marLeft w:val="0"/>
      <w:marRight w:val="0"/>
      <w:marTop w:val="0"/>
      <w:marBottom w:val="0"/>
      <w:divBdr>
        <w:top w:val="none" w:sz="0" w:space="0" w:color="auto"/>
        <w:left w:val="none" w:sz="0" w:space="0" w:color="auto"/>
        <w:bottom w:val="none" w:sz="0" w:space="0" w:color="auto"/>
        <w:right w:val="none" w:sz="0" w:space="0" w:color="auto"/>
      </w:divBdr>
    </w:div>
    <w:div w:id="869684283">
      <w:bodyDiv w:val="1"/>
      <w:marLeft w:val="0"/>
      <w:marRight w:val="0"/>
      <w:marTop w:val="0"/>
      <w:marBottom w:val="0"/>
      <w:divBdr>
        <w:top w:val="none" w:sz="0" w:space="0" w:color="auto"/>
        <w:left w:val="none" w:sz="0" w:space="0" w:color="auto"/>
        <w:bottom w:val="none" w:sz="0" w:space="0" w:color="auto"/>
        <w:right w:val="none" w:sz="0" w:space="0" w:color="auto"/>
      </w:divBdr>
    </w:div>
    <w:div w:id="872424938">
      <w:bodyDiv w:val="1"/>
      <w:marLeft w:val="0"/>
      <w:marRight w:val="0"/>
      <w:marTop w:val="0"/>
      <w:marBottom w:val="0"/>
      <w:divBdr>
        <w:top w:val="none" w:sz="0" w:space="0" w:color="auto"/>
        <w:left w:val="none" w:sz="0" w:space="0" w:color="auto"/>
        <w:bottom w:val="none" w:sz="0" w:space="0" w:color="auto"/>
        <w:right w:val="none" w:sz="0" w:space="0" w:color="auto"/>
      </w:divBdr>
    </w:div>
    <w:div w:id="873536333">
      <w:bodyDiv w:val="1"/>
      <w:marLeft w:val="0"/>
      <w:marRight w:val="0"/>
      <w:marTop w:val="0"/>
      <w:marBottom w:val="0"/>
      <w:divBdr>
        <w:top w:val="none" w:sz="0" w:space="0" w:color="auto"/>
        <w:left w:val="none" w:sz="0" w:space="0" w:color="auto"/>
        <w:bottom w:val="none" w:sz="0" w:space="0" w:color="auto"/>
        <w:right w:val="none" w:sz="0" w:space="0" w:color="auto"/>
      </w:divBdr>
    </w:div>
    <w:div w:id="875049667">
      <w:bodyDiv w:val="1"/>
      <w:marLeft w:val="0"/>
      <w:marRight w:val="0"/>
      <w:marTop w:val="0"/>
      <w:marBottom w:val="0"/>
      <w:divBdr>
        <w:top w:val="none" w:sz="0" w:space="0" w:color="auto"/>
        <w:left w:val="none" w:sz="0" w:space="0" w:color="auto"/>
        <w:bottom w:val="none" w:sz="0" w:space="0" w:color="auto"/>
        <w:right w:val="none" w:sz="0" w:space="0" w:color="auto"/>
      </w:divBdr>
    </w:div>
    <w:div w:id="878009751">
      <w:bodyDiv w:val="1"/>
      <w:marLeft w:val="0"/>
      <w:marRight w:val="0"/>
      <w:marTop w:val="0"/>
      <w:marBottom w:val="0"/>
      <w:divBdr>
        <w:top w:val="none" w:sz="0" w:space="0" w:color="auto"/>
        <w:left w:val="none" w:sz="0" w:space="0" w:color="auto"/>
        <w:bottom w:val="none" w:sz="0" w:space="0" w:color="auto"/>
        <w:right w:val="none" w:sz="0" w:space="0" w:color="auto"/>
      </w:divBdr>
    </w:div>
    <w:div w:id="878660793">
      <w:bodyDiv w:val="1"/>
      <w:marLeft w:val="0"/>
      <w:marRight w:val="0"/>
      <w:marTop w:val="0"/>
      <w:marBottom w:val="0"/>
      <w:divBdr>
        <w:top w:val="none" w:sz="0" w:space="0" w:color="auto"/>
        <w:left w:val="none" w:sz="0" w:space="0" w:color="auto"/>
        <w:bottom w:val="none" w:sz="0" w:space="0" w:color="auto"/>
        <w:right w:val="none" w:sz="0" w:space="0" w:color="auto"/>
      </w:divBdr>
    </w:div>
    <w:div w:id="881476289">
      <w:bodyDiv w:val="1"/>
      <w:marLeft w:val="0"/>
      <w:marRight w:val="0"/>
      <w:marTop w:val="0"/>
      <w:marBottom w:val="0"/>
      <w:divBdr>
        <w:top w:val="none" w:sz="0" w:space="0" w:color="auto"/>
        <w:left w:val="none" w:sz="0" w:space="0" w:color="auto"/>
        <w:bottom w:val="none" w:sz="0" w:space="0" w:color="auto"/>
        <w:right w:val="none" w:sz="0" w:space="0" w:color="auto"/>
      </w:divBdr>
    </w:div>
    <w:div w:id="883561471">
      <w:bodyDiv w:val="1"/>
      <w:marLeft w:val="0"/>
      <w:marRight w:val="0"/>
      <w:marTop w:val="0"/>
      <w:marBottom w:val="0"/>
      <w:divBdr>
        <w:top w:val="none" w:sz="0" w:space="0" w:color="auto"/>
        <w:left w:val="none" w:sz="0" w:space="0" w:color="auto"/>
        <w:bottom w:val="none" w:sz="0" w:space="0" w:color="auto"/>
        <w:right w:val="none" w:sz="0" w:space="0" w:color="auto"/>
      </w:divBdr>
    </w:div>
    <w:div w:id="890313532">
      <w:bodyDiv w:val="1"/>
      <w:marLeft w:val="0"/>
      <w:marRight w:val="0"/>
      <w:marTop w:val="0"/>
      <w:marBottom w:val="0"/>
      <w:divBdr>
        <w:top w:val="none" w:sz="0" w:space="0" w:color="auto"/>
        <w:left w:val="none" w:sz="0" w:space="0" w:color="auto"/>
        <w:bottom w:val="none" w:sz="0" w:space="0" w:color="auto"/>
        <w:right w:val="none" w:sz="0" w:space="0" w:color="auto"/>
      </w:divBdr>
    </w:div>
    <w:div w:id="894782998">
      <w:bodyDiv w:val="1"/>
      <w:marLeft w:val="0"/>
      <w:marRight w:val="0"/>
      <w:marTop w:val="0"/>
      <w:marBottom w:val="0"/>
      <w:divBdr>
        <w:top w:val="none" w:sz="0" w:space="0" w:color="auto"/>
        <w:left w:val="none" w:sz="0" w:space="0" w:color="auto"/>
        <w:bottom w:val="none" w:sz="0" w:space="0" w:color="auto"/>
        <w:right w:val="none" w:sz="0" w:space="0" w:color="auto"/>
      </w:divBdr>
    </w:div>
    <w:div w:id="897862315">
      <w:bodyDiv w:val="1"/>
      <w:marLeft w:val="0"/>
      <w:marRight w:val="0"/>
      <w:marTop w:val="0"/>
      <w:marBottom w:val="0"/>
      <w:divBdr>
        <w:top w:val="none" w:sz="0" w:space="0" w:color="auto"/>
        <w:left w:val="none" w:sz="0" w:space="0" w:color="auto"/>
        <w:bottom w:val="none" w:sz="0" w:space="0" w:color="auto"/>
        <w:right w:val="none" w:sz="0" w:space="0" w:color="auto"/>
      </w:divBdr>
    </w:div>
    <w:div w:id="900824917">
      <w:bodyDiv w:val="1"/>
      <w:marLeft w:val="0"/>
      <w:marRight w:val="0"/>
      <w:marTop w:val="0"/>
      <w:marBottom w:val="0"/>
      <w:divBdr>
        <w:top w:val="none" w:sz="0" w:space="0" w:color="auto"/>
        <w:left w:val="none" w:sz="0" w:space="0" w:color="auto"/>
        <w:bottom w:val="none" w:sz="0" w:space="0" w:color="auto"/>
        <w:right w:val="none" w:sz="0" w:space="0" w:color="auto"/>
      </w:divBdr>
    </w:div>
    <w:div w:id="902250504">
      <w:bodyDiv w:val="1"/>
      <w:marLeft w:val="0"/>
      <w:marRight w:val="0"/>
      <w:marTop w:val="0"/>
      <w:marBottom w:val="0"/>
      <w:divBdr>
        <w:top w:val="none" w:sz="0" w:space="0" w:color="auto"/>
        <w:left w:val="none" w:sz="0" w:space="0" w:color="auto"/>
        <w:bottom w:val="none" w:sz="0" w:space="0" w:color="auto"/>
        <w:right w:val="none" w:sz="0" w:space="0" w:color="auto"/>
      </w:divBdr>
    </w:div>
    <w:div w:id="909192464">
      <w:bodyDiv w:val="1"/>
      <w:marLeft w:val="0"/>
      <w:marRight w:val="0"/>
      <w:marTop w:val="0"/>
      <w:marBottom w:val="0"/>
      <w:divBdr>
        <w:top w:val="none" w:sz="0" w:space="0" w:color="auto"/>
        <w:left w:val="none" w:sz="0" w:space="0" w:color="auto"/>
        <w:bottom w:val="none" w:sz="0" w:space="0" w:color="auto"/>
        <w:right w:val="none" w:sz="0" w:space="0" w:color="auto"/>
      </w:divBdr>
    </w:div>
    <w:div w:id="916481238">
      <w:bodyDiv w:val="1"/>
      <w:marLeft w:val="0"/>
      <w:marRight w:val="0"/>
      <w:marTop w:val="0"/>
      <w:marBottom w:val="0"/>
      <w:divBdr>
        <w:top w:val="none" w:sz="0" w:space="0" w:color="auto"/>
        <w:left w:val="none" w:sz="0" w:space="0" w:color="auto"/>
        <w:bottom w:val="none" w:sz="0" w:space="0" w:color="auto"/>
        <w:right w:val="none" w:sz="0" w:space="0" w:color="auto"/>
      </w:divBdr>
    </w:div>
    <w:div w:id="920483064">
      <w:bodyDiv w:val="1"/>
      <w:marLeft w:val="0"/>
      <w:marRight w:val="0"/>
      <w:marTop w:val="0"/>
      <w:marBottom w:val="0"/>
      <w:divBdr>
        <w:top w:val="none" w:sz="0" w:space="0" w:color="auto"/>
        <w:left w:val="none" w:sz="0" w:space="0" w:color="auto"/>
        <w:bottom w:val="none" w:sz="0" w:space="0" w:color="auto"/>
        <w:right w:val="none" w:sz="0" w:space="0" w:color="auto"/>
      </w:divBdr>
    </w:div>
    <w:div w:id="921795499">
      <w:bodyDiv w:val="1"/>
      <w:marLeft w:val="0"/>
      <w:marRight w:val="0"/>
      <w:marTop w:val="0"/>
      <w:marBottom w:val="0"/>
      <w:divBdr>
        <w:top w:val="none" w:sz="0" w:space="0" w:color="auto"/>
        <w:left w:val="none" w:sz="0" w:space="0" w:color="auto"/>
        <w:bottom w:val="none" w:sz="0" w:space="0" w:color="auto"/>
        <w:right w:val="none" w:sz="0" w:space="0" w:color="auto"/>
      </w:divBdr>
    </w:div>
    <w:div w:id="922027403">
      <w:bodyDiv w:val="1"/>
      <w:marLeft w:val="0"/>
      <w:marRight w:val="0"/>
      <w:marTop w:val="0"/>
      <w:marBottom w:val="0"/>
      <w:divBdr>
        <w:top w:val="none" w:sz="0" w:space="0" w:color="auto"/>
        <w:left w:val="none" w:sz="0" w:space="0" w:color="auto"/>
        <w:bottom w:val="none" w:sz="0" w:space="0" w:color="auto"/>
        <w:right w:val="none" w:sz="0" w:space="0" w:color="auto"/>
      </w:divBdr>
    </w:div>
    <w:div w:id="923147679">
      <w:bodyDiv w:val="1"/>
      <w:marLeft w:val="0"/>
      <w:marRight w:val="0"/>
      <w:marTop w:val="0"/>
      <w:marBottom w:val="0"/>
      <w:divBdr>
        <w:top w:val="none" w:sz="0" w:space="0" w:color="auto"/>
        <w:left w:val="none" w:sz="0" w:space="0" w:color="auto"/>
        <w:bottom w:val="none" w:sz="0" w:space="0" w:color="auto"/>
        <w:right w:val="none" w:sz="0" w:space="0" w:color="auto"/>
      </w:divBdr>
    </w:div>
    <w:div w:id="926958942">
      <w:bodyDiv w:val="1"/>
      <w:marLeft w:val="0"/>
      <w:marRight w:val="0"/>
      <w:marTop w:val="0"/>
      <w:marBottom w:val="0"/>
      <w:divBdr>
        <w:top w:val="none" w:sz="0" w:space="0" w:color="auto"/>
        <w:left w:val="none" w:sz="0" w:space="0" w:color="auto"/>
        <w:bottom w:val="none" w:sz="0" w:space="0" w:color="auto"/>
        <w:right w:val="none" w:sz="0" w:space="0" w:color="auto"/>
      </w:divBdr>
    </w:div>
    <w:div w:id="930309664">
      <w:bodyDiv w:val="1"/>
      <w:marLeft w:val="0"/>
      <w:marRight w:val="0"/>
      <w:marTop w:val="0"/>
      <w:marBottom w:val="0"/>
      <w:divBdr>
        <w:top w:val="none" w:sz="0" w:space="0" w:color="auto"/>
        <w:left w:val="none" w:sz="0" w:space="0" w:color="auto"/>
        <w:bottom w:val="none" w:sz="0" w:space="0" w:color="auto"/>
        <w:right w:val="none" w:sz="0" w:space="0" w:color="auto"/>
      </w:divBdr>
    </w:div>
    <w:div w:id="932978293">
      <w:bodyDiv w:val="1"/>
      <w:marLeft w:val="0"/>
      <w:marRight w:val="0"/>
      <w:marTop w:val="0"/>
      <w:marBottom w:val="0"/>
      <w:divBdr>
        <w:top w:val="none" w:sz="0" w:space="0" w:color="auto"/>
        <w:left w:val="none" w:sz="0" w:space="0" w:color="auto"/>
        <w:bottom w:val="none" w:sz="0" w:space="0" w:color="auto"/>
        <w:right w:val="none" w:sz="0" w:space="0" w:color="auto"/>
      </w:divBdr>
    </w:div>
    <w:div w:id="936718531">
      <w:bodyDiv w:val="1"/>
      <w:marLeft w:val="0"/>
      <w:marRight w:val="0"/>
      <w:marTop w:val="0"/>
      <w:marBottom w:val="0"/>
      <w:divBdr>
        <w:top w:val="none" w:sz="0" w:space="0" w:color="auto"/>
        <w:left w:val="none" w:sz="0" w:space="0" w:color="auto"/>
        <w:bottom w:val="none" w:sz="0" w:space="0" w:color="auto"/>
        <w:right w:val="none" w:sz="0" w:space="0" w:color="auto"/>
      </w:divBdr>
    </w:div>
    <w:div w:id="938024983">
      <w:bodyDiv w:val="1"/>
      <w:marLeft w:val="0"/>
      <w:marRight w:val="0"/>
      <w:marTop w:val="0"/>
      <w:marBottom w:val="0"/>
      <w:divBdr>
        <w:top w:val="none" w:sz="0" w:space="0" w:color="auto"/>
        <w:left w:val="none" w:sz="0" w:space="0" w:color="auto"/>
        <w:bottom w:val="none" w:sz="0" w:space="0" w:color="auto"/>
        <w:right w:val="none" w:sz="0" w:space="0" w:color="auto"/>
      </w:divBdr>
    </w:div>
    <w:div w:id="942569088">
      <w:bodyDiv w:val="1"/>
      <w:marLeft w:val="0"/>
      <w:marRight w:val="0"/>
      <w:marTop w:val="0"/>
      <w:marBottom w:val="0"/>
      <w:divBdr>
        <w:top w:val="none" w:sz="0" w:space="0" w:color="auto"/>
        <w:left w:val="none" w:sz="0" w:space="0" w:color="auto"/>
        <w:bottom w:val="none" w:sz="0" w:space="0" w:color="auto"/>
        <w:right w:val="none" w:sz="0" w:space="0" w:color="auto"/>
      </w:divBdr>
    </w:div>
    <w:div w:id="945386250">
      <w:bodyDiv w:val="1"/>
      <w:marLeft w:val="0"/>
      <w:marRight w:val="0"/>
      <w:marTop w:val="0"/>
      <w:marBottom w:val="0"/>
      <w:divBdr>
        <w:top w:val="none" w:sz="0" w:space="0" w:color="auto"/>
        <w:left w:val="none" w:sz="0" w:space="0" w:color="auto"/>
        <w:bottom w:val="none" w:sz="0" w:space="0" w:color="auto"/>
        <w:right w:val="none" w:sz="0" w:space="0" w:color="auto"/>
      </w:divBdr>
    </w:div>
    <w:div w:id="945815939">
      <w:bodyDiv w:val="1"/>
      <w:marLeft w:val="0"/>
      <w:marRight w:val="0"/>
      <w:marTop w:val="0"/>
      <w:marBottom w:val="0"/>
      <w:divBdr>
        <w:top w:val="none" w:sz="0" w:space="0" w:color="auto"/>
        <w:left w:val="none" w:sz="0" w:space="0" w:color="auto"/>
        <w:bottom w:val="none" w:sz="0" w:space="0" w:color="auto"/>
        <w:right w:val="none" w:sz="0" w:space="0" w:color="auto"/>
      </w:divBdr>
    </w:div>
    <w:div w:id="951127957">
      <w:bodyDiv w:val="1"/>
      <w:marLeft w:val="0"/>
      <w:marRight w:val="0"/>
      <w:marTop w:val="0"/>
      <w:marBottom w:val="0"/>
      <w:divBdr>
        <w:top w:val="none" w:sz="0" w:space="0" w:color="auto"/>
        <w:left w:val="none" w:sz="0" w:space="0" w:color="auto"/>
        <w:bottom w:val="none" w:sz="0" w:space="0" w:color="auto"/>
        <w:right w:val="none" w:sz="0" w:space="0" w:color="auto"/>
      </w:divBdr>
    </w:div>
    <w:div w:id="952707168">
      <w:bodyDiv w:val="1"/>
      <w:marLeft w:val="0"/>
      <w:marRight w:val="0"/>
      <w:marTop w:val="0"/>
      <w:marBottom w:val="0"/>
      <w:divBdr>
        <w:top w:val="none" w:sz="0" w:space="0" w:color="auto"/>
        <w:left w:val="none" w:sz="0" w:space="0" w:color="auto"/>
        <w:bottom w:val="none" w:sz="0" w:space="0" w:color="auto"/>
        <w:right w:val="none" w:sz="0" w:space="0" w:color="auto"/>
      </w:divBdr>
    </w:div>
    <w:div w:id="957108151">
      <w:bodyDiv w:val="1"/>
      <w:marLeft w:val="0"/>
      <w:marRight w:val="0"/>
      <w:marTop w:val="0"/>
      <w:marBottom w:val="0"/>
      <w:divBdr>
        <w:top w:val="none" w:sz="0" w:space="0" w:color="auto"/>
        <w:left w:val="none" w:sz="0" w:space="0" w:color="auto"/>
        <w:bottom w:val="none" w:sz="0" w:space="0" w:color="auto"/>
        <w:right w:val="none" w:sz="0" w:space="0" w:color="auto"/>
      </w:divBdr>
    </w:div>
    <w:div w:id="966664031">
      <w:bodyDiv w:val="1"/>
      <w:marLeft w:val="0"/>
      <w:marRight w:val="0"/>
      <w:marTop w:val="0"/>
      <w:marBottom w:val="0"/>
      <w:divBdr>
        <w:top w:val="none" w:sz="0" w:space="0" w:color="auto"/>
        <w:left w:val="none" w:sz="0" w:space="0" w:color="auto"/>
        <w:bottom w:val="none" w:sz="0" w:space="0" w:color="auto"/>
        <w:right w:val="none" w:sz="0" w:space="0" w:color="auto"/>
      </w:divBdr>
    </w:div>
    <w:div w:id="967126286">
      <w:bodyDiv w:val="1"/>
      <w:marLeft w:val="0"/>
      <w:marRight w:val="0"/>
      <w:marTop w:val="0"/>
      <w:marBottom w:val="0"/>
      <w:divBdr>
        <w:top w:val="none" w:sz="0" w:space="0" w:color="auto"/>
        <w:left w:val="none" w:sz="0" w:space="0" w:color="auto"/>
        <w:bottom w:val="none" w:sz="0" w:space="0" w:color="auto"/>
        <w:right w:val="none" w:sz="0" w:space="0" w:color="auto"/>
      </w:divBdr>
    </w:div>
    <w:div w:id="967391772">
      <w:bodyDiv w:val="1"/>
      <w:marLeft w:val="0"/>
      <w:marRight w:val="0"/>
      <w:marTop w:val="0"/>
      <w:marBottom w:val="0"/>
      <w:divBdr>
        <w:top w:val="none" w:sz="0" w:space="0" w:color="auto"/>
        <w:left w:val="none" w:sz="0" w:space="0" w:color="auto"/>
        <w:bottom w:val="none" w:sz="0" w:space="0" w:color="auto"/>
        <w:right w:val="none" w:sz="0" w:space="0" w:color="auto"/>
      </w:divBdr>
    </w:div>
    <w:div w:id="971791717">
      <w:bodyDiv w:val="1"/>
      <w:marLeft w:val="0"/>
      <w:marRight w:val="0"/>
      <w:marTop w:val="0"/>
      <w:marBottom w:val="0"/>
      <w:divBdr>
        <w:top w:val="none" w:sz="0" w:space="0" w:color="auto"/>
        <w:left w:val="none" w:sz="0" w:space="0" w:color="auto"/>
        <w:bottom w:val="none" w:sz="0" w:space="0" w:color="auto"/>
        <w:right w:val="none" w:sz="0" w:space="0" w:color="auto"/>
      </w:divBdr>
    </w:div>
    <w:div w:id="973019875">
      <w:bodyDiv w:val="1"/>
      <w:marLeft w:val="0"/>
      <w:marRight w:val="0"/>
      <w:marTop w:val="0"/>
      <w:marBottom w:val="0"/>
      <w:divBdr>
        <w:top w:val="none" w:sz="0" w:space="0" w:color="auto"/>
        <w:left w:val="none" w:sz="0" w:space="0" w:color="auto"/>
        <w:bottom w:val="none" w:sz="0" w:space="0" w:color="auto"/>
        <w:right w:val="none" w:sz="0" w:space="0" w:color="auto"/>
      </w:divBdr>
    </w:div>
    <w:div w:id="991906753">
      <w:bodyDiv w:val="1"/>
      <w:marLeft w:val="0"/>
      <w:marRight w:val="0"/>
      <w:marTop w:val="0"/>
      <w:marBottom w:val="0"/>
      <w:divBdr>
        <w:top w:val="none" w:sz="0" w:space="0" w:color="auto"/>
        <w:left w:val="none" w:sz="0" w:space="0" w:color="auto"/>
        <w:bottom w:val="none" w:sz="0" w:space="0" w:color="auto"/>
        <w:right w:val="none" w:sz="0" w:space="0" w:color="auto"/>
      </w:divBdr>
    </w:div>
    <w:div w:id="994337322">
      <w:bodyDiv w:val="1"/>
      <w:marLeft w:val="0"/>
      <w:marRight w:val="0"/>
      <w:marTop w:val="0"/>
      <w:marBottom w:val="0"/>
      <w:divBdr>
        <w:top w:val="none" w:sz="0" w:space="0" w:color="auto"/>
        <w:left w:val="none" w:sz="0" w:space="0" w:color="auto"/>
        <w:bottom w:val="none" w:sz="0" w:space="0" w:color="auto"/>
        <w:right w:val="none" w:sz="0" w:space="0" w:color="auto"/>
      </w:divBdr>
    </w:div>
    <w:div w:id="998003157">
      <w:bodyDiv w:val="1"/>
      <w:marLeft w:val="0"/>
      <w:marRight w:val="0"/>
      <w:marTop w:val="0"/>
      <w:marBottom w:val="0"/>
      <w:divBdr>
        <w:top w:val="none" w:sz="0" w:space="0" w:color="auto"/>
        <w:left w:val="none" w:sz="0" w:space="0" w:color="auto"/>
        <w:bottom w:val="none" w:sz="0" w:space="0" w:color="auto"/>
        <w:right w:val="none" w:sz="0" w:space="0" w:color="auto"/>
      </w:divBdr>
    </w:div>
    <w:div w:id="1006900353">
      <w:bodyDiv w:val="1"/>
      <w:marLeft w:val="0"/>
      <w:marRight w:val="0"/>
      <w:marTop w:val="0"/>
      <w:marBottom w:val="0"/>
      <w:divBdr>
        <w:top w:val="none" w:sz="0" w:space="0" w:color="auto"/>
        <w:left w:val="none" w:sz="0" w:space="0" w:color="auto"/>
        <w:bottom w:val="none" w:sz="0" w:space="0" w:color="auto"/>
        <w:right w:val="none" w:sz="0" w:space="0" w:color="auto"/>
      </w:divBdr>
    </w:div>
    <w:div w:id="1009913266">
      <w:bodyDiv w:val="1"/>
      <w:marLeft w:val="0"/>
      <w:marRight w:val="0"/>
      <w:marTop w:val="0"/>
      <w:marBottom w:val="0"/>
      <w:divBdr>
        <w:top w:val="none" w:sz="0" w:space="0" w:color="auto"/>
        <w:left w:val="none" w:sz="0" w:space="0" w:color="auto"/>
        <w:bottom w:val="none" w:sz="0" w:space="0" w:color="auto"/>
        <w:right w:val="none" w:sz="0" w:space="0" w:color="auto"/>
      </w:divBdr>
    </w:div>
    <w:div w:id="1010568937">
      <w:bodyDiv w:val="1"/>
      <w:marLeft w:val="0"/>
      <w:marRight w:val="0"/>
      <w:marTop w:val="0"/>
      <w:marBottom w:val="0"/>
      <w:divBdr>
        <w:top w:val="none" w:sz="0" w:space="0" w:color="auto"/>
        <w:left w:val="none" w:sz="0" w:space="0" w:color="auto"/>
        <w:bottom w:val="none" w:sz="0" w:space="0" w:color="auto"/>
        <w:right w:val="none" w:sz="0" w:space="0" w:color="auto"/>
      </w:divBdr>
    </w:div>
    <w:div w:id="1018041947">
      <w:bodyDiv w:val="1"/>
      <w:marLeft w:val="0"/>
      <w:marRight w:val="0"/>
      <w:marTop w:val="0"/>
      <w:marBottom w:val="0"/>
      <w:divBdr>
        <w:top w:val="none" w:sz="0" w:space="0" w:color="auto"/>
        <w:left w:val="none" w:sz="0" w:space="0" w:color="auto"/>
        <w:bottom w:val="none" w:sz="0" w:space="0" w:color="auto"/>
        <w:right w:val="none" w:sz="0" w:space="0" w:color="auto"/>
      </w:divBdr>
    </w:div>
    <w:div w:id="1022435281">
      <w:bodyDiv w:val="1"/>
      <w:marLeft w:val="0"/>
      <w:marRight w:val="0"/>
      <w:marTop w:val="0"/>
      <w:marBottom w:val="0"/>
      <w:divBdr>
        <w:top w:val="none" w:sz="0" w:space="0" w:color="auto"/>
        <w:left w:val="none" w:sz="0" w:space="0" w:color="auto"/>
        <w:bottom w:val="none" w:sz="0" w:space="0" w:color="auto"/>
        <w:right w:val="none" w:sz="0" w:space="0" w:color="auto"/>
      </w:divBdr>
    </w:div>
    <w:div w:id="1022827117">
      <w:bodyDiv w:val="1"/>
      <w:marLeft w:val="0"/>
      <w:marRight w:val="0"/>
      <w:marTop w:val="0"/>
      <w:marBottom w:val="0"/>
      <w:divBdr>
        <w:top w:val="none" w:sz="0" w:space="0" w:color="auto"/>
        <w:left w:val="none" w:sz="0" w:space="0" w:color="auto"/>
        <w:bottom w:val="none" w:sz="0" w:space="0" w:color="auto"/>
        <w:right w:val="none" w:sz="0" w:space="0" w:color="auto"/>
      </w:divBdr>
    </w:div>
    <w:div w:id="1023169011">
      <w:bodyDiv w:val="1"/>
      <w:marLeft w:val="0"/>
      <w:marRight w:val="0"/>
      <w:marTop w:val="0"/>
      <w:marBottom w:val="0"/>
      <w:divBdr>
        <w:top w:val="none" w:sz="0" w:space="0" w:color="auto"/>
        <w:left w:val="none" w:sz="0" w:space="0" w:color="auto"/>
        <w:bottom w:val="none" w:sz="0" w:space="0" w:color="auto"/>
        <w:right w:val="none" w:sz="0" w:space="0" w:color="auto"/>
      </w:divBdr>
    </w:div>
    <w:div w:id="1035085805">
      <w:bodyDiv w:val="1"/>
      <w:marLeft w:val="0"/>
      <w:marRight w:val="0"/>
      <w:marTop w:val="0"/>
      <w:marBottom w:val="0"/>
      <w:divBdr>
        <w:top w:val="none" w:sz="0" w:space="0" w:color="auto"/>
        <w:left w:val="none" w:sz="0" w:space="0" w:color="auto"/>
        <w:bottom w:val="none" w:sz="0" w:space="0" w:color="auto"/>
        <w:right w:val="none" w:sz="0" w:space="0" w:color="auto"/>
      </w:divBdr>
    </w:div>
    <w:div w:id="1035497462">
      <w:bodyDiv w:val="1"/>
      <w:marLeft w:val="0"/>
      <w:marRight w:val="0"/>
      <w:marTop w:val="0"/>
      <w:marBottom w:val="0"/>
      <w:divBdr>
        <w:top w:val="none" w:sz="0" w:space="0" w:color="auto"/>
        <w:left w:val="none" w:sz="0" w:space="0" w:color="auto"/>
        <w:bottom w:val="none" w:sz="0" w:space="0" w:color="auto"/>
        <w:right w:val="none" w:sz="0" w:space="0" w:color="auto"/>
      </w:divBdr>
    </w:div>
    <w:div w:id="1036391064">
      <w:bodyDiv w:val="1"/>
      <w:marLeft w:val="0"/>
      <w:marRight w:val="0"/>
      <w:marTop w:val="0"/>
      <w:marBottom w:val="0"/>
      <w:divBdr>
        <w:top w:val="none" w:sz="0" w:space="0" w:color="auto"/>
        <w:left w:val="none" w:sz="0" w:space="0" w:color="auto"/>
        <w:bottom w:val="none" w:sz="0" w:space="0" w:color="auto"/>
        <w:right w:val="none" w:sz="0" w:space="0" w:color="auto"/>
      </w:divBdr>
    </w:div>
    <w:div w:id="1036849452">
      <w:bodyDiv w:val="1"/>
      <w:marLeft w:val="0"/>
      <w:marRight w:val="0"/>
      <w:marTop w:val="0"/>
      <w:marBottom w:val="0"/>
      <w:divBdr>
        <w:top w:val="none" w:sz="0" w:space="0" w:color="auto"/>
        <w:left w:val="none" w:sz="0" w:space="0" w:color="auto"/>
        <w:bottom w:val="none" w:sz="0" w:space="0" w:color="auto"/>
        <w:right w:val="none" w:sz="0" w:space="0" w:color="auto"/>
      </w:divBdr>
    </w:div>
    <w:div w:id="1054890441">
      <w:bodyDiv w:val="1"/>
      <w:marLeft w:val="0"/>
      <w:marRight w:val="0"/>
      <w:marTop w:val="0"/>
      <w:marBottom w:val="0"/>
      <w:divBdr>
        <w:top w:val="none" w:sz="0" w:space="0" w:color="auto"/>
        <w:left w:val="none" w:sz="0" w:space="0" w:color="auto"/>
        <w:bottom w:val="none" w:sz="0" w:space="0" w:color="auto"/>
        <w:right w:val="none" w:sz="0" w:space="0" w:color="auto"/>
      </w:divBdr>
    </w:div>
    <w:div w:id="1061756228">
      <w:bodyDiv w:val="1"/>
      <w:marLeft w:val="0"/>
      <w:marRight w:val="0"/>
      <w:marTop w:val="0"/>
      <w:marBottom w:val="0"/>
      <w:divBdr>
        <w:top w:val="none" w:sz="0" w:space="0" w:color="auto"/>
        <w:left w:val="none" w:sz="0" w:space="0" w:color="auto"/>
        <w:bottom w:val="none" w:sz="0" w:space="0" w:color="auto"/>
        <w:right w:val="none" w:sz="0" w:space="0" w:color="auto"/>
      </w:divBdr>
    </w:div>
    <w:div w:id="1062101639">
      <w:bodyDiv w:val="1"/>
      <w:marLeft w:val="0"/>
      <w:marRight w:val="0"/>
      <w:marTop w:val="0"/>
      <w:marBottom w:val="0"/>
      <w:divBdr>
        <w:top w:val="none" w:sz="0" w:space="0" w:color="auto"/>
        <w:left w:val="none" w:sz="0" w:space="0" w:color="auto"/>
        <w:bottom w:val="none" w:sz="0" w:space="0" w:color="auto"/>
        <w:right w:val="none" w:sz="0" w:space="0" w:color="auto"/>
      </w:divBdr>
    </w:div>
    <w:div w:id="1067801834">
      <w:bodyDiv w:val="1"/>
      <w:marLeft w:val="0"/>
      <w:marRight w:val="0"/>
      <w:marTop w:val="0"/>
      <w:marBottom w:val="0"/>
      <w:divBdr>
        <w:top w:val="none" w:sz="0" w:space="0" w:color="auto"/>
        <w:left w:val="none" w:sz="0" w:space="0" w:color="auto"/>
        <w:bottom w:val="none" w:sz="0" w:space="0" w:color="auto"/>
        <w:right w:val="none" w:sz="0" w:space="0" w:color="auto"/>
      </w:divBdr>
    </w:div>
    <w:div w:id="1069576371">
      <w:bodyDiv w:val="1"/>
      <w:marLeft w:val="0"/>
      <w:marRight w:val="0"/>
      <w:marTop w:val="0"/>
      <w:marBottom w:val="0"/>
      <w:divBdr>
        <w:top w:val="none" w:sz="0" w:space="0" w:color="auto"/>
        <w:left w:val="none" w:sz="0" w:space="0" w:color="auto"/>
        <w:bottom w:val="none" w:sz="0" w:space="0" w:color="auto"/>
        <w:right w:val="none" w:sz="0" w:space="0" w:color="auto"/>
      </w:divBdr>
    </w:div>
    <w:div w:id="1077290564">
      <w:bodyDiv w:val="1"/>
      <w:marLeft w:val="0"/>
      <w:marRight w:val="0"/>
      <w:marTop w:val="0"/>
      <w:marBottom w:val="0"/>
      <w:divBdr>
        <w:top w:val="none" w:sz="0" w:space="0" w:color="auto"/>
        <w:left w:val="none" w:sz="0" w:space="0" w:color="auto"/>
        <w:bottom w:val="none" w:sz="0" w:space="0" w:color="auto"/>
        <w:right w:val="none" w:sz="0" w:space="0" w:color="auto"/>
      </w:divBdr>
    </w:div>
    <w:div w:id="1078944786">
      <w:bodyDiv w:val="1"/>
      <w:marLeft w:val="0"/>
      <w:marRight w:val="0"/>
      <w:marTop w:val="0"/>
      <w:marBottom w:val="0"/>
      <w:divBdr>
        <w:top w:val="none" w:sz="0" w:space="0" w:color="auto"/>
        <w:left w:val="none" w:sz="0" w:space="0" w:color="auto"/>
        <w:bottom w:val="none" w:sz="0" w:space="0" w:color="auto"/>
        <w:right w:val="none" w:sz="0" w:space="0" w:color="auto"/>
      </w:divBdr>
      <w:divsChild>
        <w:div w:id="1425765162">
          <w:marLeft w:val="0"/>
          <w:marRight w:val="0"/>
          <w:marTop w:val="0"/>
          <w:marBottom w:val="0"/>
          <w:divBdr>
            <w:top w:val="none" w:sz="0" w:space="0" w:color="auto"/>
            <w:left w:val="none" w:sz="0" w:space="0" w:color="auto"/>
            <w:bottom w:val="none" w:sz="0" w:space="0" w:color="auto"/>
            <w:right w:val="none" w:sz="0" w:space="0" w:color="auto"/>
          </w:divBdr>
          <w:divsChild>
            <w:div w:id="809905716">
              <w:marLeft w:val="0"/>
              <w:marRight w:val="0"/>
              <w:marTop w:val="0"/>
              <w:marBottom w:val="0"/>
              <w:divBdr>
                <w:top w:val="none" w:sz="0" w:space="0" w:color="auto"/>
                <w:left w:val="none" w:sz="0" w:space="0" w:color="auto"/>
                <w:bottom w:val="none" w:sz="0" w:space="0" w:color="auto"/>
                <w:right w:val="none" w:sz="0" w:space="0" w:color="auto"/>
              </w:divBdr>
            </w:div>
            <w:div w:id="291903201">
              <w:marLeft w:val="0"/>
              <w:marRight w:val="0"/>
              <w:marTop w:val="0"/>
              <w:marBottom w:val="0"/>
              <w:divBdr>
                <w:top w:val="none" w:sz="0" w:space="0" w:color="auto"/>
                <w:left w:val="none" w:sz="0" w:space="0" w:color="auto"/>
                <w:bottom w:val="none" w:sz="0" w:space="0" w:color="auto"/>
                <w:right w:val="none" w:sz="0" w:space="0" w:color="auto"/>
              </w:divBdr>
            </w:div>
            <w:div w:id="994651338">
              <w:marLeft w:val="0"/>
              <w:marRight w:val="0"/>
              <w:marTop w:val="0"/>
              <w:marBottom w:val="0"/>
              <w:divBdr>
                <w:top w:val="none" w:sz="0" w:space="0" w:color="auto"/>
                <w:left w:val="none" w:sz="0" w:space="0" w:color="auto"/>
                <w:bottom w:val="none" w:sz="0" w:space="0" w:color="auto"/>
                <w:right w:val="none" w:sz="0" w:space="0" w:color="auto"/>
              </w:divBdr>
            </w:div>
            <w:div w:id="1764836275">
              <w:marLeft w:val="0"/>
              <w:marRight w:val="0"/>
              <w:marTop w:val="0"/>
              <w:marBottom w:val="0"/>
              <w:divBdr>
                <w:top w:val="none" w:sz="0" w:space="0" w:color="auto"/>
                <w:left w:val="none" w:sz="0" w:space="0" w:color="auto"/>
                <w:bottom w:val="none" w:sz="0" w:space="0" w:color="auto"/>
                <w:right w:val="none" w:sz="0" w:space="0" w:color="auto"/>
              </w:divBdr>
            </w:div>
            <w:div w:id="942959065">
              <w:marLeft w:val="0"/>
              <w:marRight w:val="0"/>
              <w:marTop w:val="0"/>
              <w:marBottom w:val="0"/>
              <w:divBdr>
                <w:top w:val="none" w:sz="0" w:space="0" w:color="auto"/>
                <w:left w:val="none" w:sz="0" w:space="0" w:color="auto"/>
                <w:bottom w:val="none" w:sz="0" w:space="0" w:color="auto"/>
                <w:right w:val="none" w:sz="0" w:space="0" w:color="auto"/>
              </w:divBdr>
            </w:div>
            <w:div w:id="1408570809">
              <w:marLeft w:val="0"/>
              <w:marRight w:val="0"/>
              <w:marTop w:val="0"/>
              <w:marBottom w:val="0"/>
              <w:divBdr>
                <w:top w:val="none" w:sz="0" w:space="0" w:color="auto"/>
                <w:left w:val="none" w:sz="0" w:space="0" w:color="auto"/>
                <w:bottom w:val="none" w:sz="0" w:space="0" w:color="auto"/>
                <w:right w:val="none" w:sz="0" w:space="0" w:color="auto"/>
              </w:divBdr>
            </w:div>
            <w:div w:id="1537429080">
              <w:marLeft w:val="0"/>
              <w:marRight w:val="0"/>
              <w:marTop w:val="0"/>
              <w:marBottom w:val="0"/>
              <w:divBdr>
                <w:top w:val="none" w:sz="0" w:space="0" w:color="auto"/>
                <w:left w:val="none" w:sz="0" w:space="0" w:color="auto"/>
                <w:bottom w:val="none" w:sz="0" w:space="0" w:color="auto"/>
                <w:right w:val="none" w:sz="0" w:space="0" w:color="auto"/>
              </w:divBdr>
            </w:div>
            <w:div w:id="755443823">
              <w:marLeft w:val="0"/>
              <w:marRight w:val="0"/>
              <w:marTop w:val="0"/>
              <w:marBottom w:val="0"/>
              <w:divBdr>
                <w:top w:val="none" w:sz="0" w:space="0" w:color="auto"/>
                <w:left w:val="none" w:sz="0" w:space="0" w:color="auto"/>
                <w:bottom w:val="none" w:sz="0" w:space="0" w:color="auto"/>
                <w:right w:val="none" w:sz="0" w:space="0" w:color="auto"/>
              </w:divBdr>
            </w:div>
            <w:div w:id="1315643756">
              <w:marLeft w:val="0"/>
              <w:marRight w:val="0"/>
              <w:marTop w:val="0"/>
              <w:marBottom w:val="0"/>
              <w:divBdr>
                <w:top w:val="none" w:sz="0" w:space="0" w:color="auto"/>
                <w:left w:val="none" w:sz="0" w:space="0" w:color="auto"/>
                <w:bottom w:val="none" w:sz="0" w:space="0" w:color="auto"/>
                <w:right w:val="none" w:sz="0" w:space="0" w:color="auto"/>
              </w:divBdr>
            </w:div>
            <w:div w:id="12162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7444">
      <w:bodyDiv w:val="1"/>
      <w:marLeft w:val="0"/>
      <w:marRight w:val="0"/>
      <w:marTop w:val="0"/>
      <w:marBottom w:val="0"/>
      <w:divBdr>
        <w:top w:val="none" w:sz="0" w:space="0" w:color="auto"/>
        <w:left w:val="none" w:sz="0" w:space="0" w:color="auto"/>
        <w:bottom w:val="none" w:sz="0" w:space="0" w:color="auto"/>
        <w:right w:val="none" w:sz="0" w:space="0" w:color="auto"/>
      </w:divBdr>
    </w:div>
    <w:div w:id="1088774168">
      <w:bodyDiv w:val="1"/>
      <w:marLeft w:val="0"/>
      <w:marRight w:val="0"/>
      <w:marTop w:val="0"/>
      <w:marBottom w:val="0"/>
      <w:divBdr>
        <w:top w:val="none" w:sz="0" w:space="0" w:color="auto"/>
        <w:left w:val="none" w:sz="0" w:space="0" w:color="auto"/>
        <w:bottom w:val="none" w:sz="0" w:space="0" w:color="auto"/>
        <w:right w:val="none" w:sz="0" w:space="0" w:color="auto"/>
      </w:divBdr>
    </w:div>
    <w:div w:id="1092700412">
      <w:bodyDiv w:val="1"/>
      <w:marLeft w:val="0"/>
      <w:marRight w:val="0"/>
      <w:marTop w:val="0"/>
      <w:marBottom w:val="0"/>
      <w:divBdr>
        <w:top w:val="none" w:sz="0" w:space="0" w:color="auto"/>
        <w:left w:val="none" w:sz="0" w:space="0" w:color="auto"/>
        <w:bottom w:val="none" w:sz="0" w:space="0" w:color="auto"/>
        <w:right w:val="none" w:sz="0" w:space="0" w:color="auto"/>
      </w:divBdr>
    </w:div>
    <w:div w:id="1094395354">
      <w:bodyDiv w:val="1"/>
      <w:marLeft w:val="0"/>
      <w:marRight w:val="0"/>
      <w:marTop w:val="0"/>
      <w:marBottom w:val="0"/>
      <w:divBdr>
        <w:top w:val="none" w:sz="0" w:space="0" w:color="auto"/>
        <w:left w:val="none" w:sz="0" w:space="0" w:color="auto"/>
        <w:bottom w:val="none" w:sz="0" w:space="0" w:color="auto"/>
        <w:right w:val="none" w:sz="0" w:space="0" w:color="auto"/>
      </w:divBdr>
    </w:div>
    <w:div w:id="1094861059">
      <w:bodyDiv w:val="1"/>
      <w:marLeft w:val="0"/>
      <w:marRight w:val="0"/>
      <w:marTop w:val="0"/>
      <w:marBottom w:val="0"/>
      <w:divBdr>
        <w:top w:val="none" w:sz="0" w:space="0" w:color="auto"/>
        <w:left w:val="none" w:sz="0" w:space="0" w:color="auto"/>
        <w:bottom w:val="none" w:sz="0" w:space="0" w:color="auto"/>
        <w:right w:val="none" w:sz="0" w:space="0" w:color="auto"/>
      </w:divBdr>
    </w:div>
    <w:div w:id="1100444522">
      <w:bodyDiv w:val="1"/>
      <w:marLeft w:val="0"/>
      <w:marRight w:val="0"/>
      <w:marTop w:val="0"/>
      <w:marBottom w:val="0"/>
      <w:divBdr>
        <w:top w:val="none" w:sz="0" w:space="0" w:color="auto"/>
        <w:left w:val="none" w:sz="0" w:space="0" w:color="auto"/>
        <w:bottom w:val="none" w:sz="0" w:space="0" w:color="auto"/>
        <w:right w:val="none" w:sz="0" w:space="0" w:color="auto"/>
      </w:divBdr>
    </w:div>
    <w:div w:id="1101606889">
      <w:bodyDiv w:val="1"/>
      <w:marLeft w:val="0"/>
      <w:marRight w:val="0"/>
      <w:marTop w:val="0"/>
      <w:marBottom w:val="0"/>
      <w:divBdr>
        <w:top w:val="none" w:sz="0" w:space="0" w:color="auto"/>
        <w:left w:val="none" w:sz="0" w:space="0" w:color="auto"/>
        <w:bottom w:val="none" w:sz="0" w:space="0" w:color="auto"/>
        <w:right w:val="none" w:sz="0" w:space="0" w:color="auto"/>
      </w:divBdr>
    </w:div>
    <w:div w:id="1104878951">
      <w:bodyDiv w:val="1"/>
      <w:marLeft w:val="0"/>
      <w:marRight w:val="0"/>
      <w:marTop w:val="0"/>
      <w:marBottom w:val="0"/>
      <w:divBdr>
        <w:top w:val="none" w:sz="0" w:space="0" w:color="auto"/>
        <w:left w:val="none" w:sz="0" w:space="0" w:color="auto"/>
        <w:bottom w:val="none" w:sz="0" w:space="0" w:color="auto"/>
        <w:right w:val="none" w:sz="0" w:space="0" w:color="auto"/>
      </w:divBdr>
    </w:div>
    <w:div w:id="1118643525">
      <w:bodyDiv w:val="1"/>
      <w:marLeft w:val="0"/>
      <w:marRight w:val="0"/>
      <w:marTop w:val="0"/>
      <w:marBottom w:val="0"/>
      <w:divBdr>
        <w:top w:val="none" w:sz="0" w:space="0" w:color="auto"/>
        <w:left w:val="none" w:sz="0" w:space="0" w:color="auto"/>
        <w:bottom w:val="none" w:sz="0" w:space="0" w:color="auto"/>
        <w:right w:val="none" w:sz="0" w:space="0" w:color="auto"/>
      </w:divBdr>
    </w:div>
    <w:div w:id="1118718511">
      <w:bodyDiv w:val="1"/>
      <w:marLeft w:val="0"/>
      <w:marRight w:val="0"/>
      <w:marTop w:val="0"/>
      <w:marBottom w:val="0"/>
      <w:divBdr>
        <w:top w:val="none" w:sz="0" w:space="0" w:color="auto"/>
        <w:left w:val="none" w:sz="0" w:space="0" w:color="auto"/>
        <w:bottom w:val="none" w:sz="0" w:space="0" w:color="auto"/>
        <w:right w:val="none" w:sz="0" w:space="0" w:color="auto"/>
      </w:divBdr>
    </w:div>
    <w:div w:id="1121267238">
      <w:bodyDiv w:val="1"/>
      <w:marLeft w:val="0"/>
      <w:marRight w:val="0"/>
      <w:marTop w:val="0"/>
      <w:marBottom w:val="0"/>
      <w:divBdr>
        <w:top w:val="none" w:sz="0" w:space="0" w:color="auto"/>
        <w:left w:val="none" w:sz="0" w:space="0" w:color="auto"/>
        <w:bottom w:val="none" w:sz="0" w:space="0" w:color="auto"/>
        <w:right w:val="none" w:sz="0" w:space="0" w:color="auto"/>
      </w:divBdr>
    </w:div>
    <w:div w:id="1121533057">
      <w:bodyDiv w:val="1"/>
      <w:marLeft w:val="0"/>
      <w:marRight w:val="0"/>
      <w:marTop w:val="0"/>
      <w:marBottom w:val="0"/>
      <w:divBdr>
        <w:top w:val="none" w:sz="0" w:space="0" w:color="auto"/>
        <w:left w:val="none" w:sz="0" w:space="0" w:color="auto"/>
        <w:bottom w:val="none" w:sz="0" w:space="0" w:color="auto"/>
        <w:right w:val="none" w:sz="0" w:space="0" w:color="auto"/>
      </w:divBdr>
    </w:div>
    <w:div w:id="1130440958">
      <w:bodyDiv w:val="1"/>
      <w:marLeft w:val="0"/>
      <w:marRight w:val="0"/>
      <w:marTop w:val="0"/>
      <w:marBottom w:val="0"/>
      <w:divBdr>
        <w:top w:val="none" w:sz="0" w:space="0" w:color="auto"/>
        <w:left w:val="none" w:sz="0" w:space="0" w:color="auto"/>
        <w:bottom w:val="none" w:sz="0" w:space="0" w:color="auto"/>
        <w:right w:val="none" w:sz="0" w:space="0" w:color="auto"/>
      </w:divBdr>
    </w:div>
    <w:div w:id="1136530031">
      <w:bodyDiv w:val="1"/>
      <w:marLeft w:val="0"/>
      <w:marRight w:val="0"/>
      <w:marTop w:val="0"/>
      <w:marBottom w:val="0"/>
      <w:divBdr>
        <w:top w:val="none" w:sz="0" w:space="0" w:color="auto"/>
        <w:left w:val="none" w:sz="0" w:space="0" w:color="auto"/>
        <w:bottom w:val="none" w:sz="0" w:space="0" w:color="auto"/>
        <w:right w:val="none" w:sz="0" w:space="0" w:color="auto"/>
      </w:divBdr>
    </w:div>
    <w:div w:id="1142382750">
      <w:bodyDiv w:val="1"/>
      <w:marLeft w:val="0"/>
      <w:marRight w:val="0"/>
      <w:marTop w:val="0"/>
      <w:marBottom w:val="0"/>
      <w:divBdr>
        <w:top w:val="none" w:sz="0" w:space="0" w:color="auto"/>
        <w:left w:val="none" w:sz="0" w:space="0" w:color="auto"/>
        <w:bottom w:val="none" w:sz="0" w:space="0" w:color="auto"/>
        <w:right w:val="none" w:sz="0" w:space="0" w:color="auto"/>
      </w:divBdr>
    </w:div>
    <w:div w:id="1148399263">
      <w:bodyDiv w:val="1"/>
      <w:marLeft w:val="0"/>
      <w:marRight w:val="0"/>
      <w:marTop w:val="0"/>
      <w:marBottom w:val="0"/>
      <w:divBdr>
        <w:top w:val="none" w:sz="0" w:space="0" w:color="auto"/>
        <w:left w:val="none" w:sz="0" w:space="0" w:color="auto"/>
        <w:bottom w:val="none" w:sz="0" w:space="0" w:color="auto"/>
        <w:right w:val="none" w:sz="0" w:space="0" w:color="auto"/>
      </w:divBdr>
    </w:div>
    <w:div w:id="1173030232">
      <w:bodyDiv w:val="1"/>
      <w:marLeft w:val="0"/>
      <w:marRight w:val="0"/>
      <w:marTop w:val="0"/>
      <w:marBottom w:val="0"/>
      <w:divBdr>
        <w:top w:val="none" w:sz="0" w:space="0" w:color="auto"/>
        <w:left w:val="none" w:sz="0" w:space="0" w:color="auto"/>
        <w:bottom w:val="none" w:sz="0" w:space="0" w:color="auto"/>
        <w:right w:val="none" w:sz="0" w:space="0" w:color="auto"/>
      </w:divBdr>
    </w:div>
    <w:div w:id="1176261471">
      <w:bodyDiv w:val="1"/>
      <w:marLeft w:val="0"/>
      <w:marRight w:val="0"/>
      <w:marTop w:val="0"/>
      <w:marBottom w:val="0"/>
      <w:divBdr>
        <w:top w:val="none" w:sz="0" w:space="0" w:color="auto"/>
        <w:left w:val="none" w:sz="0" w:space="0" w:color="auto"/>
        <w:bottom w:val="none" w:sz="0" w:space="0" w:color="auto"/>
        <w:right w:val="none" w:sz="0" w:space="0" w:color="auto"/>
      </w:divBdr>
    </w:div>
    <w:div w:id="1179852375">
      <w:bodyDiv w:val="1"/>
      <w:marLeft w:val="0"/>
      <w:marRight w:val="0"/>
      <w:marTop w:val="0"/>
      <w:marBottom w:val="0"/>
      <w:divBdr>
        <w:top w:val="none" w:sz="0" w:space="0" w:color="auto"/>
        <w:left w:val="none" w:sz="0" w:space="0" w:color="auto"/>
        <w:bottom w:val="none" w:sz="0" w:space="0" w:color="auto"/>
        <w:right w:val="none" w:sz="0" w:space="0" w:color="auto"/>
      </w:divBdr>
    </w:div>
    <w:div w:id="1184440074">
      <w:bodyDiv w:val="1"/>
      <w:marLeft w:val="0"/>
      <w:marRight w:val="0"/>
      <w:marTop w:val="0"/>
      <w:marBottom w:val="0"/>
      <w:divBdr>
        <w:top w:val="none" w:sz="0" w:space="0" w:color="auto"/>
        <w:left w:val="none" w:sz="0" w:space="0" w:color="auto"/>
        <w:bottom w:val="none" w:sz="0" w:space="0" w:color="auto"/>
        <w:right w:val="none" w:sz="0" w:space="0" w:color="auto"/>
      </w:divBdr>
    </w:div>
    <w:div w:id="1186553512">
      <w:bodyDiv w:val="1"/>
      <w:marLeft w:val="0"/>
      <w:marRight w:val="0"/>
      <w:marTop w:val="0"/>
      <w:marBottom w:val="0"/>
      <w:divBdr>
        <w:top w:val="none" w:sz="0" w:space="0" w:color="auto"/>
        <w:left w:val="none" w:sz="0" w:space="0" w:color="auto"/>
        <w:bottom w:val="none" w:sz="0" w:space="0" w:color="auto"/>
        <w:right w:val="none" w:sz="0" w:space="0" w:color="auto"/>
      </w:divBdr>
    </w:div>
    <w:div w:id="1191647717">
      <w:bodyDiv w:val="1"/>
      <w:marLeft w:val="0"/>
      <w:marRight w:val="0"/>
      <w:marTop w:val="0"/>
      <w:marBottom w:val="0"/>
      <w:divBdr>
        <w:top w:val="none" w:sz="0" w:space="0" w:color="auto"/>
        <w:left w:val="none" w:sz="0" w:space="0" w:color="auto"/>
        <w:bottom w:val="none" w:sz="0" w:space="0" w:color="auto"/>
        <w:right w:val="none" w:sz="0" w:space="0" w:color="auto"/>
      </w:divBdr>
    </w:div>
    <w:div w:id="1193373108">
      <w:bodyDiv w:val="1"/>
      <w:marLeft w:val="0"/>
      <w:marRight w:val="0"/>
      <w:marTop w:val="0"/>
      <w:marBottom w:val="0"/>
      <w:divBdr>
        <w:top w:val="none" w:sz="0" w:space="0" w:color="auto"/>
        <w:left w:val="none" w:sz="0" w:space="0" w:color="auto"/>
        <w:bottom w:val="none" w:sz="0" w:space="0" w:color="auto"/>
        <w:right w:val="none" w:sz="0" w:space="0" w:color="auto"/>
      </w:divBdr>
    </w:div>
    <w:div w:id="1196773032">
      <w:bodyDiv w:val="1"/>
      <w:marLeft w:val="0"/>
      <w:marRight w:val="0"/>
      <w:marTop w:val="0"/>
      <w:marBottom w:val="0"/>
      <w:divBdr>
        <w:top w:val="none" w:sz="0" w:space="0" w:color="auto"/>
        <w:left w:val="none" w:sz="0" w:space="0" w:color="auto"/>
        <w:bottom w:val="none" w:sz="0" w:space="0" w:color="auto"/>
        <w:right w:val="none" w:sz="0" w:space="0" w:color="auto"/>
      </w:divBdr>
    </w:div>
    <w:div w:id="1198734231">
      <w:bodyDiv w:val="1"/>
      <w:marLeft w:val="0"/>
      <w:marRight w:val="0"/>
      <w:marTop w:val="0"/>
      <w:marBottom w:val="0"/>
      <w:divBdr>
        <w:top w:val="none" w:sz="0" w:space="0" w:color="auto"/>
        <w:left w:val="none" w:sz="0" w:space="0" w:color="auto"/>
        <w:bottom w:val="none" w:sz="0" w:space="0" w:color="auto"/>
        <w:right w:val="none" w:sz="0" w:space="0" w:color="auto"/>
      </w:divBdr>
    </w:div>
    <w:div w:id="1199930754">
      <w:bodyDiv w:val="1"/>
      <w:marLeft w:val="0"/>
      <w:marRight w:val="0"/>
      <w:marTop w:val="0"/>
      <w:marBottom w:val="0"/>
      <w:divBdr>
        <w:top w:val="none" w:sz="0" w:space="0" w:color="auto"/>
        <w:left w:val="none" w:sz="0" w:space="0" w:color="auto"/>
        <w:bottom w:val="none" w:sz="0" w:space="0" w:color="auto"/>
        <w:right w:val="none" w:sz="0" w:space="0" w:color="auto"/>
      </w:divBdr>
    </w:div>
    <w:div w:id="1202740171">
      <w:bodyDiv w:val="1"/>
      <w:marLeft w:val="0"/>
      <w:marRight w:val="0"/>
      <w:marTop w:val="0"/>
      <w:marBottom w:val="0"/>
      <w:divBdr>
        <w:top w:val="none" w:sz="0" w:space="0" w:color="auto"/>
        <w:left w:val="none" w:sz="0" w:space="0" w:color="auto"/>
        <w:bottom w:val="none" w:sz="0" w:space="0" w:color="auto"/>
        <w:right w:val="none" w:sz="0" w:space="0" w:color="auto"/>
      </w:divBdr>
    </w:div>
    <w:div w:id="1202741395">
      <w:bodyDiv w:val="1"/>
      <w:marLeft w:val="0"/>
      <w:marRight w:val="0"/>
      <w:marTop w:val="0"/>
      <w:marBottom w:val="0"/>
      <w:divBdr>
        <w:top w:val="none" w:sz="0" w:space="0" w:color="auto"/>
        <w:left w:val="none" w:sz="0" w:space="0" w:color="auto"/>
        <w:bottom w:val="none" w:sz="0" w:space="0" w:color="auto"/>
        <w:right w:val="none" w:sz="0" w:space="0" w:color="auto"/>
      </w:divBdr>
    </w:div>
    <w:div w:id="1205365277">
      <w:bodyDiv w:val="1"/>
      <w:marLeft w:val="0"/>
      <w:marRight w:val="0"/>
      <w:marTop w:val="0"/>
      <w:marBottom w:val="0"/>
      <w:divBdr>
        <w:top w:val="none" w:sz="0" w:space="0" w:color="auto"/>
        <w:left w:val="none" w:sz="0" w:space="0" w:color="auto"/>
        <w:bottom w:val="none" w:sz="0" w:space="0" w:color="auto"/>
        <w:right w:val="none" w:sz="0" w:space="0" w:color="auto"/>
      </w:divBdr>
    </w:div>
    <w:div w:id="1208565048">
      <w:bodyDiv w:val="1"/>
      <w:marLeft w:val="0"/>
      <w:marRight w:val="0"/>
      <w:marTop w:val="0"/>
      <w:marBottom w:val="0"/>
      <w:divBdr>
        <w:top w:val="none" w:sz="0" w:space="0" w:color="auto"/>
        <w:left w:val="none" w:sz="0" w:space="0" w:color="auto"/>
        <w:bottom w:val="none" w:sz="0" w:space="0" w:color="auto"/>
        <w:right w:val="none" w:sz="0" w:space="0" w:color="auto"/>
      </w:divBdr>
    </w:div>
    <w:div w:id="1215577683">
      <w:bodyDiv w:val="1"/>
      <w:marLeft w:val="0"/>
      <w:marRight w:val="0"/>
      <w:marTop w:val="0"/>
      <w:marBottom w:val="0"/>
      <w:divBdr>
        <w:top w:val="none" w:sz="0" w:space="0" w:color="auto"/>
        <w:left w:val="none" w:sz="0" w:space="0" w:color="auto"/>
        <w:bottom w:val="none" w:sz="0" w:space="0" w:color="auto"/>
        <w:right w:val="none" w:sz="0" w:space="0" w:color="auto"/>
      </w:divBdr>
    </w:div>
    <w:div w:id="1223950566">
      <w:bodyDiv w:val="1"/>
      <w:marLeft w:val="0"/>
      <w:marRight w:val="0"/>
      <w:marTop w:val="0"/>
      <w:marBottom w:val="0"/>
      <w:divBdr>
        <w:top w:val="none" w:sz="0" w:space="0" w:color="auto"/>
        <w:left w:val="none" w:sz="0" w:space="0" w:color="auto"/>
        <w:bottom w:val="none" w:sz="0" w:space="0" w:color="auto"/>
        <w:right w:val="none" w:sz="0" w:space="0" w:color="auto"/>
      </w:divBdr>
    </w:div>
    <w:div w:id="1225026723">
      <w:bodyDiv w:val="1"/>
      <w:marLeft w:val="0"/>
      <w:marRight w:val="0"/>
      <w:marTop w:val="0"/>
      <w:marBottom w:val="0"/>
      <w:divBdr>
        <w:top w:val="none" w:sz="0" w:space="0" w:color="auto"/>
        <w:left w:val="none" w:sz="0" w:space="0" w:color="auto"/>
        <w:bottom w:val="none" w:sz="0" w:space="0" w:color="auto"/>
        <w:right w:val="none" w:sz="0" w:space="0" w:color="auto"/>
      </w:divBdr>
    </w:div>
    <w:div w:id="1227834413">
      <w:bodyDiv w:val="1"/>
      <w:marLeft w:val="0"/>
      <w:marRight w:val="0"/>
      <w:marTop w:val="0"/>
      <w:marBottom w:val="0"/>
      <w:divBdr>
        <w:top w:val="none" w:sz="0" w:space="0" w:color="auto"/>
        <w:left w:val="none" w:sz="0" w:space="0" w:color="auto"/>
        <w:bottom w:val="none" w:sz="0" w:space="0" w:color="auto"/>
        <w:right w:val="none" w:sz="0" w:space="0" w:color="auto"/>
      </w:divBdr>
    </w:div>
    <w:div w:id="1230381531">
      <w:bodyDiv w:val="1"/>
      <w:marLeft w:val="0"/>
      <w:marRight w:val="0"/>
      <w:marTop w:val="0"/>
      <w:marBottom w:val="0"/>
      <w:divBdr>
        <w:top w:val="none" w:sz="0" w:space="0" w:color="auto"/>
        <w:left w:val="none" w:sz="0" w:space="0" w:color="auto"/>
        <w:bottom w:val="none" w:sz="0" w:space="0" w:color="auto"/>
        <w:right w:val="none" w:sz="0" w:space="0" w:color="auto"/>
      </w:divBdr>
    </w:div>
    <w:div w:id="1230651257">
      <w:bodyDiv w:val="1"/>
      <w:marLeft w:val="0"/>
      <w:marRight w:val="0"/>
      <w:marTop w:val="0"/>
      <w:marBottom w:val="0"/>
      <w:divBdr>
        <w:top w:val="none" w:sz="0" w:space="0" w:color="auto"/>
        <w:left w:val="none" w:sz="0" w:space="0" w:color="auto"/>
        <w:bottom w:val="none" w:sz="0" w:space="0" w:color="auto"/>
        <w:right w:val="none" w:sz="0" w:space="0" w:color="auto"/>
      </w:divBdr>
    </w:div>
    <w:div w:id="1234655781">
      <w:bodyDiv w:val="1"/>
      <w:marLeft w:val="0"/>
      <w:marRight w:val="0"/>
      <w:marTop w:val="0"/>
      <w:marBottom w:val="0"/>
      <w:divBdr>
        <w:top w:val="none" w:sz="0" w:space="0" w:color="auto"/>
        <w:left w:val="none" w:sz="0" w:space="0" w:color="auto"/>
        <w:bottom w:val="none" w:sz="0" w:space="0" w:color="auto"/>
        <w:right w:val="none" w:sz="0" w:space="0" w:color="auto"/>
      </w:divBdr>
    </w:div>
    <w:div w:id="1239482466">
      <w:bodyDiv w:val="1"/>
      <w:marLeft w:val="0"/>
      <w:marRight w:val="0"/>
      <w:marTop w:val="0"/>
      <w:marBottom w:val="0"/>
      <w:divBdr>
        <w:top w:val="none" w:sz="0" w:space="0" w:color="auto"/>
        <w:left w:val="none" w:sz="0" w:space="0" w:color="auto"/>
        <w:bottom w:val="none" w:sz="0" w:space="0" w:color="auto"/>
        <w:right w:val="none" w:sz="0" w:space="0" w:color="auto"/>
      </w:divBdr>
    </w:div>
    <w:div w:id="1243103706">
      <w:bodyDiv w:val="1"/>
      <w:marLeft w:val="0"/>
      <w:marRight w:val="0"/>
      <w:marTop w:val="0"/>
      <w:marBottom w:val="0"/>
      <w:divBdr>
        <w:top w:val="none" w:sz="0" w:space="0" w:color="auto"/>
        <w:left w:val="none" w:sz="0" w:space="0" w:color="auto"/>
        <w:bottom w:val="none" w:sz="0" w:space="0" w:color="auto"/>
        <w:right w:val="none" w:sz="0" w:space="0" w:color="auto"/>
      </w:divBdr>
    </w:div>
    <w:div w:id="1249000891">
      <w:bodyDiv w:val="1"/>
      <w:marLeft w:val="0"/>
      <w:marRight w:val="0"/>
      <w:marTop w:val="0"/>
      <w:marBottom w:val="0"/>
      <w:divBdr>
        <w:top w:val="none" w:sz="0" w:space="0" w:color="auto"/>
        <w:left w:val="none" w:sz="0" w:space="0" w:color="auto"/>
        <w:bottom w:val="none" w:sz="0" w:space="0" w:color="auto"/>
        <w:right w:val="none" w:sz="0" w:space="0" w:color="auto"/>
      </w:divBdr>
    </w:div>
    <w:div w:id="1252395031">
      <w:bodyDiv w:val="1"/>
      <w:marLeft w:val="0"/>
      <w:marRight w:val="0"/>
      <w:marTop w:val="0"/>
      <w:marBottom w:val="0"/>
      <w:divBdr>
        <w:top w:val="none" w:sz="0" w:space="0" w:color="auto"/>
        <w:left w:val="none" w:sz="0" w:space="0" w:color="auto"/>
        <w:bottom w:val="none" w:sz="0" w:space="0" w:color="auto"/>
        <w:right w:val="none" w:sz="0" w:space="0" w:color="auto"/>
      </w:divBdr>
    </w:div>
    <w:div w:id="1256406394">
      <w:bodyDiv w:val="1"/>
      <w:marLeft w:val="0"/>
      <w:marRight w:val="0"/>
      <w:marTop w:val="0"/>
      <w:marBottom w:val="0"/>
      <w:divBdr>
        <w:top w:val="none" w:sz="0" w:space="0" w:color="auto"/>
        <w:left w:val="none" w:sz="0" w:space="0" w:color="auto"/>
        <w:bottom w:val="none" w:sz="0" w:space="0" w:color="auto"/>
        <w:right w:val="none" w:sz="0" w:space="0" w:color="auto"/>
      </w:divBdr>
    </w:div>
    <w:div w:id="1256548163">
      <w:bodyDiv w:val="1"/>
      <w:marLeft w:val="0"/>
      <w:marRight w:val="0"/>
      <w:marTop w:val="0"/>
      <w:marBottom w:val="0"/>
      <w:divBdr>
        <w:top w:val="none" w:sz="0" w:space="0" w:color="auto"/>
        <w:left w:val="none" w:sz="0" w:space="0" w:color="auto"/>
        <w:bottom w:val="none" w:sz="0" w:space="0" w:color="auto"/>
        <w:right w:val="none" w:sz="0" w:space="0" w:color="auto"/>
      </w:divBdr>
    </w:div>
    <w:div w:id="1273780722">
      <w:bodyDiv w:val="1"/>
      <w:marLeft w:val="0"/>
      <w:marRight w:val="0"/>
      <w:marTop w:val="0"/>
      <w:marBottom w:val="0"/>
      <w:divBdr>
        <w:top w:val="none" w:sz="0" w:space="0" w:color="auto"/>
        <w:left w:val="none" w:sz="0" w:space="0" w:color="auto"/>
        <w:bottom w:val="none" w:sz="0" w:space="0" w:color="auto"/>
        <w:right w:val="none" w:sz="0" w:space="0" w:color="auto"/>
      </w:divBdr>
    </w:div>
    <w:div w:id="1282154428">
      <w:bodyDiv w:val="1"/>
      <w:marLeft w:val="0"/>
      <w:marRight w:val="0"/>
      <w:marTop w:val="0"/>
      <w:marBottom w:val="0"/>
      <w:divBdr>
        <w:top w:val="none" w:sz="0" w:space="0" w:color="auto"/>
        <w:left w:val="none" w:sz="0" w:space="0" w:color="auto"/>
        <w:bottom w:val="none" w:sz="0" w:space="0" w:color="auto"/>
        <w:right w:val="none" w:sz="0" w:space="0" w:color="auto"/>
      </w:divBdr>
    </w:div>
    <w:div w:id="1286497098">
      <w:bodyDiv w:val="1"/>
      <w:marLeft w:val="0"/>
      <w:marRight w:val="0"/>
      <w:marTop w:val="0"/>
      <w:marBottom w:val="0"/>
      <w:divBdr>
        <w:top w:val="none" w:sz="0" w:space="0" w:color="auto"/>
        <w:left w:val="none" w:sz="0" w:space="0" w:color="auto"/>
        <w:bottom w:val="none" w:sz="0" w:space="0" w:color="auto"/>
        <w:right w:val="none" w:sz="0" w:space="0" w:color="auto"/>
      </w:divBdr>
    </w:div>
    <w:div w:id="1288968843">
      <w:bodyDiv w:val="1"/>
      <w:marLeft w:val="0"/>
      <w:marRight w:val="0"/>
      <w:marTop w:val="0"/>
      <w:marBottom w:val="0"/>
      <w:divBdr>
        <w:top w:val="none" w:sz="0" w:space="0" w:color="auto"/>
        <w:left w:val="none" w:sz="0" w:space="0" w:color="auto"/>
        <w:bottom w:val="none" w:sz="0" w:space="0" w:color="auto"/>
        <w:right w:val="none" w:sz="0" w:space="0" w:color="auto"/>
      </w:divBdr>
    </w:div>
    <w:div w:id="1293369498">
      <w:bodyDiv w:val="1"/>
      <w:marLeft w:val="0"/>
      <w:marRight w:val="0"/>
      <w:marTop w:val="0"/>
      <w:marBottom w:val="0"/>
      <w:divBdr>
        <w:top w:val="none" w:sz="0" w:space="0" w:color="auto"/>
        <w:left w:val="none" w:sz="0" w:space="0" w:color="auto"/>
        <w:bottom w:val="none" w:sz="0" w:space="0" w:color="auto"/>
        <w:right w:val="none" w:sz="0" w:space="0" w:color="auto"/>
      </w:divBdr>
    </w:div>
    <w:div w:id="1304310691">
      <w:bodyDiv w:val="1"/>
      <w:marLeft w:val="0"/>
      <w:marRight w:val="0"/>
      <w:marTop w:val="0"/>
      <w:marBottom w:val="0"/>
      <w:divBdr>
        <w:top w:val="none" w:sz="0" w:space="0" w:color="auto"/>
        <w:left w:val="none" w:sz="0" w:space="0" w:color="auto"/>
        <w:bottom w:val="none" w:sz="0" w:space="0" w:color="auto"/>
        <w:right w:val="none" w:sz="0" w:space="0" w:color="auto"/>
      </w:divBdr>
    </w:div>
    <w:div w:id="1308779684">
      <w:bodyDiv w:val="1"/>
      <w:marLeft w:val="0"/>
      <w:marRight w:val="0"/>
      <w:marTop w:val="0"/>
      <w:marBottom w:val="0"/>
      <w:divBdr>
        <w:top w:val="none" w:sz="0" w:space="0" w:color="auto"/>
        <w:left w:val="none" w:sz="0" w:space="0" w:color="auto"/>
        <w:bottom w:val="none" w:sz="0" w:space="0" w:color="auto"/>
        <w:right w:val="none" w:sz="0" w:space="0" w:color="auto"/>
      </w:divBdr>
    </w:div>
    <w:div w:id="1311667143">
      <w:bodyDiv w:val="1"/>
      <w:marLeft w:val="0"/>
      <w:marRight w:val="0"/>
      <w:marTop w:val="0"/>
      <w:marBottom w:val="0"/>
      <w:divBdr>
        <w:top w:val="none" w:sz="0" w:space="0" w:color="auto"/>
        <w:left w:val="none" w:sz="0" w:space="0" w:color="auto"/>
        <w:bottom w:val="none" w:sz="0" w:space="0" w:color="auto"/>
        <w:right w:val="none" w:sz="0" w:space="0" w:color="auto"/>
      </w:divBdr>
    </w:div>
    <w:div w:id="1315405650">
      <w:bodyDiv w:val="1"/>
      <w:marLeft w:val="0"/>
      <w:marRight w:val="0"/>
      <w:marTop w:val="0"/>
      <w:marBottom w:val="0"/>
      <w:divBdr>
        <w:top w:val="none" w:sz="0" w:space="0" w:color="auto"/>
        <w:left w:val="none" w:sz="0" w:space="0" w:color="auto"/>
        <w:bottom w:val="none" w:sz="0" w:space="0" w:color="auto"/>
        <w:right w:val="none" w:sz="0" w:space="0" w:color="auto"/>
      </w:divBdr>
      <w:divsChild>
        <w:div w:id="504394835">
          <w:marLeft w:val="0"/>
          <w:marRight w:val="0"/>
          <w:marTop w:val="0"/>
          <w:marBottom w:val="0"/>
          <w:divBdr>
            <w:top w:val="none" w:sz="0" w:space="0" w:color="auto"/>
            <w:left w:val="none" w:sz="0" w:space="0" w:color="auto"/>
            <w:bottom w:val="none" w:sz="0" w:space="0" w:color="auto"/>
            <w:right w:val="none" w:sz="0" w:space="0" w:color="auto"/>
          </w:divBdr>
          <w:divsChild>
            <w:div w:id="239757052">
              <w:marLeft w:val="0"/>
              <w:marRight w:val="0"/>
              <w:marTop w:val="0"/>
              <w:marBottom w:val="0"/>
              <w:divBdr>
                <w:top w:val="none" w:sz="0" w:space="0" w:color="auto"/>
                <w:left w:val="none" w:sz="0" w:space="0" w:color="auto"/>
                <w:bottom w:val="none" w:sz="0" w:space="0" w:color="auto"/>
                <w:right w:val="none" w:sz="0" w:space="0" w:color="auto"/>
              </w:divBdr>
            </w:div>
            <w:div w:id="2135058553">
              <w:marLeft w:val="0"/>
              <w:marRight w:val="0"/>
              <w:marTop w:val="0"/>
              <w:marBottom w:val="0"/>
              <w:divBdr>
                <w:top w:val="none" w:sz="0" w:space="0" w:color="auto"/>
                <w:left w:val="none" w:sz="0" w:space="0" w:color="auto"/>
                <w:bottom w:val="none" w:sz="0" w:space="0" w:color="auto"/>
                <w:right w:val="none" w:sz="0" w:space="0" w:color="auto"/>
              </w:divBdr>
            </w:div>
            <w:div w:id="76831449">
              <w:marLeft w:val="0"/>
              <w:marRight w:val="0"/>
              <w:marTop w:val="0"/>
              <w:marBottom w:val="0"/>
              <w:divBdr>
                <w:top w:val="none" w:sz="0" w:space="0" w:color="auto"/>
                <w:left w:val="none" w:sz="0" w:space="0" w:color="auto"/>
                <w:bottom w:val="none" w:sz="0" w:space="0" w:color="auto"/>
                <w:right w:val="none" w:sz="0" w:space="0" w:color="auto"/>
              </w:divBdr>
            </w:div>
            <w:div w:id="1612590970">
              <w:marLeft w:val="0"/>
              <w:marRight w:val="0"/>
              <w:marTop w:val="0"/>
              <w:marBottom w:val="0"/>
              <w:divBdr>
                <w:top w:val="none" w:sz="0" w:space="0" w:color="auto"/>
                <w:left w:val="none" w:sz="0" w:space="0" w:color="auto"/>
                <w:bottom w:val="none" w:sz="0" w:space="0" w:color="auto"/>
                <w:right w:val="none" w:sz="0" w:space="0" w:color="auto"/>
              </w:divBdr>
            </w:div>
            <w:div w:id="1778482227">
              <w:marLeft w:val="0"/>
              <w:marRight w:val="0"/>
              <w:marTop w:val="0"/>
              <w:marBottom w:val="0"/>
              <w:divBdr>
                <w:top w:val="none" w:sz="0" w:space="0" w:color="auto"/>
                <w:left w:val="none" w:sz="0" w:space="0" w:color="auto"/>
                <w:bottom w:val="none" w:sz="0" w:space="0" w:color="auto"/>
                <w:right w:val="none" w:sz="0" w:space="0" w:color="auto"/>
              </w:divBdr>
            </w:div>
            <w:div w:id="1466898450">
              <w:marLeft w:val="0"/>
              <w:marRight w:val="0"/>
              <w:marTop w:val="0"/>
              <w:marBottom w:val="0"/>
              <w:divBdr>
                <w:top w:val="none" w:sz="0" w:space="0" w:color="auto"/>
                <w:left w:val="none" w:sz="0" w:space="0" w:color="auto"/>
                <w:bottom w:val="none" w:sz="0" w:space="0" w:color="auto"/>
                <w:right w:val="none" w:sz="0" w:space="0" w:color="auto"/>
              </w:divBdr>
            </w:div>
            <w:div w:id="2145735649">
              <w:marLeft w:val="0"/>
              <w:marRight w:val="0"/>
              <w:marTop w:val="0"/>
              <w:marBottom w:val="0"/>
              <w:divBdr>
                <w:top w:val="none" w:sz="0" w:space="0" w:color="auto"/>
                <w:left w:val="none" w:sz="0" w:space="0" w:color="auto"/>
                <w:bottom w:val="none" w:sz="0" w:space="0" w:color="auto"/>
                <w:right w:val="none" w:sz="0" w:space="0" w:color="auto"/>
              </w:divBdr>
            </w:div>
            <w:div w:id="314725708">
              <w:marLeft w:val="0"/>
              <w:marRight w:val="0"/>
              <w:marTop w:val="0"/>
              <w:marBottom w:val="0"/>
              <w:divBdr>
                <w:top w:val="none" w:sz="0" w:space="0" w:color="auto"/>
                <w:left w:val="none" w:sz="0" w:space="0" w:color="auto"/>
                <w:bottom w:val="none" w:sz="0" w:space="0" w:color="auto"/>
                <w:right w:val="none" w:sz="0" w:space="0" w:color="auto"/>
              </w:divBdr>
            </w:div>
            <w:div w:id="1580089934">
              <w:marLeft w:val="0"/>
              <w:marRight w:val="0"/>
              <w:marTop w:val="0"/>
              <w:marBottom w:val="0"/>
              <w:divBdr>
                <w:top w:val="none" w:sz="0" w:space="0" w:color="auto"/>
                <w:left w:val="none" w:sz="0" w:space="0" w:color="auto"/>
                <w:bottom w:val="none" w:sz="0" w:space="0" w:color="auto"/>
                <w:right w:val="none" w:sz="0" w:space="0" w:color="auto"/>
              </w:divBdr>
            </w:div>
            <w:div w:id="1473525483">
              <w:marLeft w:val="0"/>
              <w:marRight w:val="0"/>
              <w:marTop w:val="0"/>
              <w:marBottom w:val="0"/>
              <w:divBdr>
                <w:top w:val="none" w:sz="0" w:space="0" w:color="auto"/>
                <w:left w:val="none" w:sz="0" w:space="0" w:color="auto"/>
                <w:bottom w:val="none" w:sz="0" w:space="0" w:color="auto"/>
                <w:right w:val="none" w:sz="0" w:space="0" w:color="auto"/>
              </w:divBdr>
            </w:div>
            <w:div w:id="2044481391">
              <w:marLeft w:val="0"/>
              <w:marRight w:val="0"/>
              <w:marTop w:val="0"/>
              <w:marBottom w:val="0"/>
              <w:divBdr>
                <w:top w:val="none" w:sz="0" w:space="0" w:color="auto"/>
                <w:left w:val="none" w:sz="0" w:space="0" w:color="auto"/>
                <w:bottom w:val="none" w:sz="0" w:space="0" w:color="auto"/>
                <w:right w:val="none" w:sz="0" w:space="0" w:color="auto"/>
              </w:divBdr>
            </w:div>
            <w:div w:id="1816488484">
              <w:marLeft w:val="0"/>
              <w:marRight w:val="0"/>
              <w:marTop w:val="0"/>
              <w:marBottom w:val="0"/>
              <w:divBdr>
                <w:top w:val="none" w:sz="0" w:space="0" w:color="auto"/>
                <w:left w:val="none" w:sz="0" w:space="0" w:color="auto"/>
                <w:bottom w:val="none" w:sz="0" w:space="0" w:color="auto"/>
                <w:right w:val="none" w:sz="0" w:space="0" w:color="auto"/>
              </w:divBdr>
            </w:div>
            <w:div w:id="2140299433">
              <w:marLeft w:val="0"/>
              <w:marRight w:val="0"/>
              <w:marTop w:val="0"/>
              <w:marBottom w:val="0"/>
              <w:divBdr>
                <w:top w:val="none" w:sz="0" w:space="0" w:color="auto"/>
                <w:left w:val="none" w:sz="0" w:space="0" w:color="auto"/>
                <w:bottom w:val="none" w:sz="0" w:space="0" w:color="auto"/>
                <w:right w:val="none" w:sz="0" w:space="0" w:color="auto"/>
              </w:divBdr>
            </w:div>
            <w:div w:id="1759903902">
              <w:marLeft w:val="0"/>
              <w:marRight w:val="0"/>
              <w:marTop w:val="0"/>
              <w:marBottom w:val="0"/>
              <w:divBdr>
                <w:top w:val="none" w:sz="0" w:space="0" w:color="auto"/>
                <w:left w:val="none" w:sz="0" w:space="0" w:color="auto"/>
                <w:bottom w:val="none" w:sz="0" w:space="0" w:color="auto"/>
                <w:right w:val="none" w:sz="0" w:space="0" w:color="auto"/>
              </w:divBdr>
            </w:div>
            <w:div w:id="869562994">
              <w:marLeft w:val="0"/>
              <w:marRight w:val="0"/>
              <w:marTop w:val="0"/>
              <w:marBottom w:val="0"/>
              <w:divBdr>
                <w:top w:val="none" w:sz="0" w:space="0" w:color="auto"/>
                <w:left w:val="none" w:sz="0" w:space="0" w:color="auto"/>
                <w:bottom w:val="none" w:sz="0" w:space="0" w:color="auto"/>
                <w:right w:val="none" w:sz="0" w:space="0" w:color="auto"/>
              </w:divBdr>
            </w:div>
            <w:div w:id="54397294">
              <w:marLeft w:val="0"/>
              <w:marRight w:val="0"/>
              <w:marTop w:val="0"/>
              <w:marBottom w:val="0"/>
              <w:divBdr>
                <w:top w:val="none" w:sz="0" w:space="0" w:color="auto"/>
                <w:left w:val="none" w:sz="0" w:space="0" w:color="auto"/>
                <w:bottom w:val="none" w:sz="0" w:space="0" w:color="auto"/>
                <w:right w:val="none" w:sz="0" w:space="0" w:color="auto"/>
              </w:divBdr>
            </w:div>
            <w:div w:id="1141073478">
              <w:marLeft w:val="0"/>
              <w:marRight w:val="0"/>
              <w:marTop w:val="0"/>
              <w:marBottom w:val="0"/>
              <w:divBdr>
                <w:top w:val="none" w:sz="0" w:space="0" w:color="auto"/>
                <w:left w:val="none" w:sz="0" w:space="0" w:color="auto"/>
                <w:bottom w:val="none" w:sz="0" w:space="0" w:color="auto"/>
                <w:right w:val="none" w:sz="0" w:space="0" w:color="auto"/>
              </w:divBdr>
            </w:div>
            <w:div w:id="1107122424">
              <w:marLeft w:val="0"/>
              <w:marRight w:val="0"/>
              <w:marTop w:val="0"/>
              <w:marBottom w:val="0"/>
              <w:divBdr>
                <w:top w:val="none" w:sz="0" w:space="0" w:color="auto"/>
                <w:left w:val="none" w:sz="0" w:space="0" w:color="auto"/>
                <w:bottom w:val="none" w:sz="0" w:space="0" w:color="auto"/>
                <w:right w:val="none" w:sz="0" w:space="0" w:color="auto"/>
              </w:divBdr>
            </w:div>
            <w:div w:id="1140998328">
              <w:marLeft w:val="0"/>
              <w:marRight w:val="0"/>
              <w:marTop w:val="0"/>
              <w:marBottom w:val="0"/>
              <w:divBdr>
                <w:top w:val="none" w:sz="0" w:space="0" w:color="auto"/>
                <w:left w:val="none" w:sz="0" w:space="0" w:color="auto"/>
                <w:bottom w:val="none" w:sz="0" w:space="0" w:color="auto"/>
                <w:right w:val="none" w:sz="0" w:space="0" w:color="auto"/>
              </w:divBdr>
            </w:div>
            <w:div w:id="1603685890">
              <w:marLeft w:val="0"/>
              <w:marRight w:val="0"/>
              <w:marTop w:val="0"/>
              <w:marBottom w:val="0"/>
              <w:divBdr>
                <w:top w:val="none" w:sz="0" w:space="0" w:color="auto"/>
                <w:left w:val="none" w:sz="0" w:space="0" w:color="auto"/>
                <w:bottom w:val="none" w:sz="0" w:space="0" w:color="auto"/>
                <w:right w:val="none" w:sz="0" w:space="0" w:color="auto"/>
              </w:divBdr>
            </w:div>
            <w:div w:id="1376353481">
              <w:marLeft w:val="0"/>
              <w:marRight w:val="0"/>
              <w:marTop w:val="0"/>
              <w:marBottom w:val="0"/>
              <w:divBdr>
                <w:top w:val="none" w:sz="0" w:space="0" w:color="auto"/>
                <w:left w:val="none" w:sz="0" w:space="0" w:color="auto"/>
                <w:bottom w:val="none" w:sz="0" w:space="0" w:color="auto"/>
                <w:right w:val="none" w:sz="0" w:space="0" w:color="auto"/>
              </w:divBdr>
            </w:div>
            <w:div w:id="1523520017">
              <w:marLeft w:val="0"/>
              <w:marRight w:val="0"/>
              <w:marTop w:val="0"/>
              <w:marBottom w:val="0"/>
              <w:divBdr>
                <w:top w:val="none" w:sz="0" w:space="0" w:color="auto"/>
                <w:left w:val="none" w:sz="0" w:space="0" w:color="auto"/>
                <w:bottom w:val="none" w:sz="0" w:space="0" w:color="auto"/>
                <w:right w:val="none" w:sz="0" w:space="0" w:color="auto"/>
              </w:divBdr>
            </w:div>
            <w:div w:id="782654774">
              <w:marLeft w:val="0"/>
              <w:marRight w:val="0"/>
              <w:marTop w:val="0"/>
              <w:marBottom w:val="0"/>
              <w:divBdr>
                <w:top w:val="none" w:sz="0" w:space="0" w:color="auto"/>
                <w:left w:val="none" w:sz="0" w:space="0" w:color="auto"/>
                <w:bottom w:val="none" w:sz="0" w:space="0" w:color="auto"/>
                <w:right w:val="none" w:sz="0" w:space="0" w:color="auto"/>
              </w:divBdr>
            </w:div>
            <w:div w:id="198669346">
              <w:marLeft w:val="0"/>
              <w:marRight w:val="0"/>
              <w:marTop w:val="0"/>
              <w:marBottom w:val="0"/>
              <w:divBdr>
                <w:top w:val="none" w:sz="0" w:space="0" w:color="auto"/>
                <w:left w:val="none" w:sz="0" w:space="0" w:color="auto"/>
                <w:bottom w:val="none" w:sz="0" w:space="0" w:color="auto"/>
                <w:right w:val="none" w:sz="0" w:space="0" w:color="auto"/>
              </w:divBdr>
            </w:div>
            <w:div w:id="2006005118">
              <w:marLeft w:val="0"/>
              <w:marRight w:val="0"/>
              <w:marTop w:val="0"/>
              <w:marBottom w:val="0"/>
              <w:divBdr>
                <w:top w:val="none" w:sz="0" w:space="0" w:color="auto"/>
                <w:left w:val="none" w:sz="0" w:space="0" w:color="auto"/>
                <w:bottom w:val="none" w:sz="0" w:space="0" w:color="auto"/>
                <w:right w:val="none" w:sz="0" w:space="0" w:color="auto"/>
              </w:divBdr>
            </w:div>
            <w:div w:id="1190950927">
              <w:marLeft w:val="0"/>
              <w:marRight w:val="0"/>
              <w:marTop w:val="0"/>
              <w:marBottom w:val="0"/>
              <w:divBdr>
                <w:top w:val="none" w:sz="0" w:space="0" w:color="auto"/>
                <w:left w:val="none" w:sz="0" w:space="0" w:color="auto"/>
                <w:bottom w:val="none" w:sz="0" w:space="0" w:color="auto"/>
                <w:right w:val="none" w:sz="0" w:space="0" w:color="auto"/>
              </w:divBdr>
            </w:div>
            <w:div w:id="223024502">
              <w:marLeft w:val="0"/>
              <w:marRight w:val="0"/>
              <w:marTop w:val="0"/>
              <w:marBottom w:val="0"/>
              <w:divBdr>
                <w:top w:val="none" w:sz="0" w:space="0" w:color="auto"/>
                <w:left w:val="none" w:sz="0" w:space="0" w:color="auto"/>
                <w:bottom w:val="none" w:sz="0" w:space="0" w:color="auto"/>
                <w:right w:val="none" w:sz="0" w:space="0" w:color="auto"/>
              </w:divBdr>
            </w:div>
            <w:div w:id="1841310875">
              <w:marLeft w:val="0"/>
              <w:marRight w:val="0"/>
              <w:marTop w:val="0"/>
              <w:marBottom w:val="0"/>
              <w:divBdr>
                <w:top w:val="none" w:sz="0" w:space="0" w:color="auto"/>
                <w:left w:val="none" w:sz="0" w:space="0" w:color="auto"/>
                <w:bottom w:val="none" w:sz="0" w:space="0" w:color="auto"/>
                <w:right w:val="none" w:sz="0" w:space="0" w:color="auto"/>
              </w:divBdr>
            </w:div>
            <w:div w:id="950207476">
              <w:marLeft w:val="0"/>
              <w:marRight w:val="0"/>
              <w:marTop w:val="0"/>
              <w:marBottom w:val="0"/>
              <w:divBdr>
                <w:top w:val="none" w:sz="0" w:space="0" w:color="auto"/>
                <w:left w:val="none" w:sz="0" w:space="0" w:color="auto"/>
                <w:bottom w:val="none" w:sz="0" w:space="0" w:color="auto"/>
                <w:right w:val="none" w:sz="0" w:space="0" w:color="auto"/>
              </w:divBdr>
            </w:div>
            <w:div w:id="1010523782">
              <w:marLeft w:val="0"/>
              <w:marRight w:val="0"/>
              <w:marTop w:val="0"/>
              <w:marBottom w:val="0"/>
              <w:divBdr>
                <w:top w:val="none" w:sz="0" w:space="0" w:color="auto"/>
                <w:left w:val="none" w:sz="0" w:space="0" w:color="auto"/>
                <w:bottom w:val="none" w:sz="0" w:space="0" w:color="auto"/>
                <w:right w:val="none" w:sz="0" w:space="0" w:color="auto"/>
              </w:divBdr>
            </w:div>
            <w:div w:id="1900089661">
              <w:marLeft w:val="0"/>
              <w:marRight w:val="0"/>
              <w:marTop w:val="0"/>
              <w:marBottom w:val="0"/>
              <w:divBdr>
                <w:top w:val="none" w:sz="0" w:space="0" w:color="auto"/>
                <w:left w:val="none" w:sz="0" w:space="0" w:color="auto"/>
                <w:bottom w:val="none" w:sz="0" w:space="0" w:color="auto"/>
                <w:right w:val="none" w:sz="0" w:space="0" w:color="auto"/>
              </w:divBdr>
            </w:div>
            <w:div w:id="1679892312">
              <w:marLeft w:val="0"/>
              <w:marRight w:val="0"/>
              <w:marTop w:val="0"/>
              <w:marBottom w:val="0"/>
              <w:divBdr>
                <w:top w:val="none" w:sz="0" w:space="0" w:color="auto"/>
                <w:left w:val="none" w:sz="0" w:space="0" w:color="auto"/>
                <w:bottom w:val="none" w:sz="0" w:space="0" w:color="auto"/>
                <w:right w:val="none" w:sz="0" w:space="0" w:color="auto"/>
              </w:divBdr>
            </w:div>
            <w:div w:id="166989621">
              <w:marLeft w:val="0"/>
              <w:marRight w:val="0"/>
              <w:marTop w:val="0"/>
              <w:marBottom w:val="0"/>
              <w:divBdr>
                <w:top w:val="none" w:sz="0" w:space="0" w:color="auto"/>
                <w:left w:val="none" w:sz="0" w:space="0" w:color="auto"/>
                <w:bottom w:val="none" w:sz="0" w:space="0" w:color="auto"/>
                <w:right w:val="none" w:sz="0" w:space="0" w:color="auto"/>
              </w:divBdr>
            </w:div>
            <w:div w:id="1975594062">
              <w:marLeft w:val="0"/>
              <w:marRight w:val="0"/>
              <w:marTop w:val="0"/>
              <w:marBottom w:val="0"/>
              <w:divBdr>
                <w:top w:val="none" w:sz="0" w:space="0" w:color="auto"/>
                <w:left w:val="none" w:sz="0" w:space="0" w:color="auto"/>
                <w:bottom w:val="none" w:sz="0" w:space="0" w:color="auto"/>
                <w:right w:val="none" w:sz="0" w:space="0" w:color="auto"/>
              </w:divBdr>
            </w:div>
            <w:div w:id="9051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1285">
      <w:bodyDiv w:val="1"/>
      <w:marLeft w:val="0"/>
      <w:marRight w:val="0"/>
      <w:marTop w:val="0"/>
      <w:marBottom w:val="0"/>
      <w:divBdr>
        <w:top w:val="none" w:sz="0" w:space="0" w:color="auto"/>
        <w:left w:val="none" w:sz="0" w:space="0" w:color="auto"/>
        <w:bottom w:val="none" w:sz="0" w:space="0" w:color="auto"/>
        <w:right w:val="none" w:sz="0" w:space="0" w:color="auto"/>
      </w:divBdr>
    </w:div>
    <w:div w:id="1318656194">
      <w:bodyDiv w:val="1"/>
      <w:marLeft w:val="0"/>
      <w:marRight w:val="0"/>
      <w:marTop w:val="0"/>
      <w:marBottom w:val="0"/>
      <w:divBdr>
        <w:top w:val="none" w:sz="0" w:space="0" w:color="auto"/>
        <w:left w:val="none" w:sz="0" w:space="0" w:color="auto"/>
        <w:bottom w:val="none" w:sz="0" w:space="0" w:color="auto"/>
        <w:right w:val="none" w:sz="0" w:space="0" w:color="auto"/>
      </w:divBdr>
    </w:div>
    <w:div w:id="1322467089">
      <w:bodyDiv w:val="1"/>
      <w:marLeft w:val="0"/>
      <w:marRight w:val="0"/>
      <w:marTop w:val="0"/>
      <w:marBottom w:val="0"/>
      <w:divBdr>
        <w:top w:val="none" w:sz="0" w:space="0" w:color="auto"/>
        <w:left w:val="none" w:sz="0" w:space="0" w:color="auto"/>
        <w:bottom w:val="none" w:sz="0" w:space="0" w:color="auto"/>
        <w:right w:val="none" w:sz="0" w:space="0" w:color="auto"/>
      </w:divBdr>
    </w:div>
    <w:div w:id="1322613880">
      <w:bodyDiv w:val="1"/>
      <w:marLeft w:val="0"/>
      <w:marRight w:val="0"/>
      <w:marTop w:val="0"/>
      <w:marBottom w:val="0"/>
      <w:divBdr>
        <w:top w:val="none" w:sz="0" w:space="0" w:color="auto"/>
        <w:left w:val="none" w:sz="0" w:space="0" w:color="auto"/>
        <w:bottom w:val="none" w:sz="0" w:space="0" w:color="auto"/>
        <w:right w:val="none" w:sz="0" w:space="0" w:color="auto"/>
      </w:divBdr>
    </w:div>
    <w:div w:id="1329095181">
      <w:bodyDiv w:val="1"/>
      <w:marLeft w:val="0"/>
      <w:marRight w:val="0"/>
      <w:marTop w:val="0"/>
      <w:marBottom w:val="0"/>
      <w:divBdr>
        <w:top w:val="none" w:sz="0" w:space="0" w:color="auto"/>
        <w:left w:val="none" w:sz="0" w:space="0" w:color="auto"/>
        <w:bottom w:val="none" w:sz="0" w:space="0" w:color="auto"/>
        <w:right w:val="none" w:sz="0" w:space="0" w:color="auto"/>
      </w:divBdr>
    </w:div>
    <w:div w:id="1333947256">
      <w:bodyDiv w:val="1"/>
      <w:marLeft w:val="0"/>
      <w:marRight w:val="0"/>
      <w:marTop w:val="0"/>
      <w:marBottom w:val="0"/>
      <w:divBdr>
        <w:top w:val="none" w:sz="0" w:space="0" w:color="auto"/>
        <w:left w:val="none" w:sz="0" w:space="0" w:color="auto"/>
        <w:bottom w:val="none" w:sz="0" w:space="0" w:color="auto"/>
        <w:right w:val="none" w:sz="0" w:space="0" w:color="auto"/>
      </w:divBdr>
    </w:div>
    <w:div w:id="1341002177">
      <w:bodyDiv w:val="1"/>
      <w:marLeft w:val="0"/>
      <w:marRight w:val="0"/>
      <w:marTop w:val="0"/>
      <w:marBottom w:val="0"/>
      <w:divBdr>
        <w:top w:val="none" w:sz="0" w:space="0" w:color="auto"/>
        <w:left w:val="none" w:sz="0" w:space="0" w:color="auto"/>
        <w:bottom w:val="none" w:sz="0" w:space="0" w:color="auto"/>
        <w:right w:val="none" w:sz="0" w:space="0" w:color="auto"/>
      </w:divBdr>
    </w:div>
    <w:div w:id="1357196868">
      <w:bodyDiv w:val="1"/>
      <w:marLeft w:val="0"/>
      <w:marRight w:val="0"/>
      <w:marTop w:val="0"/>
      <w:marBottom w:val="0"/>
      <w:divBdr>
        <w:top w:val="none" w:sz="0" w:space="0" w:color="auto"/>
        <w:left w:val="none" w:sz="0" w:space="0" w:color="auto"/>
        <w:bottom w:val="none" w:sz="0" w:space="0" w:color="auto"/>
        <w:right w:val="none" w:sz="0" w:space="0" w:color="auto"/>
      </w:divBdr>
    </w:div>
    <w:div w:id="1365137671">
      <w:bodyDiv w:val="1"/>
      <w:marLeft w:val="0"/>
      <w:marRight w:val="0"/>
      <w:marTop w:val="0"/>
      <w:marBottom w:val="0"/>
      <w:divBdr>
        <w:top w:val="none" w:sz="0" w:space="0" w:color="auto"/>
        <w:left w:val="none" w:sz="0" w:space="0" w:color="auto"/>
        <w:bottom w:val="none" w:sz="0" w:space="0" w:color="auto"/>
        <w:right w:val="none" w:sz="0" w:space="0" w:color="auto"/>
      </w:divBdr>
      <w:divsChild>
        <w:div w:id="2122601203">
          <w:marLeft w:val="0"/>
          <w:marRight w:val="0"/>
          <w:marTop w:val="0"/>
          <w:marBottom w:val="0"/>
          <w:divBdr>
            <w:top w:val="none" w:sz="0" w:space="0" w:color="auto"/>
            <w:left w:val="none" w:sz="0" w:space="0" w:color="auto"/>
            <w:bottom w:val="none" w:sz="0" w:space="0" w:color="auto"/>
            <w:right w:val="none" w:sz="0" w:space="0" w:color="auto"/>
          </w:divBdr>
        </w:div>
      </w:divsChild>
    </w:div>
    <w:div w:id="1383216417">
      <w:bodyDiv w:val="1"/>
      <w:marLeft w:val="0"/>
      <w:marRight w:val="0"/>
      <w:marTop w:val="0"/>
      <w:marBottom w:val="0"/>
      <w:divBdr>
        <w:top w:val="none" w:sz="0" w:space="0" w:color="auto"/>
        <w:left w:val="none" w:sz="0" w:space="0" w:color="auto"/>
        <w:bottom w:val="none" w:sz="0" w:space="0" w:color="auto"/>
        <w:right w:val="none" w:sz="0" w:space="0" w:color="auto"/>
      </w:divBdr>
      <w:divsChild>
        <w:div w:id="335380381">
          <w:marLeft w:val="0"/>
          <w:marRight w:val="0"/>
          <w:marTop w:val="0"/>
          <w:marBottom w:val="0"/>
          <w:divBdr>
            <w:top w:val="none" w:sz="0" w:space="0" w:color="auto"/>
            <w:left w:val="none" w:sz="0" w:space="0" w:color="auto"/>
            <w:bottom w:val="none" w:sz="0" w:space="0" w:color="auto"/>
            <w:right w:val="none" w:sz="0" w:space="0" w:color="auto"/>
          </w:divBdr>
          <w:divsChild>
            <w:div w:id="829516794">
              <w:marLeft w:val="0"/>
              <w:marRight w:val="0"/>
              <w:marTop w:val="0"/>
              <w:marBottom w:val="0"/>
              <w:divBdr>
                <w:top w:val="none" w:sz="0" w:space="0" w:color="auto"/>
                <w:left w:val="none" w:sz="0" w:space="0" w:color="auto"/>
                <w:bottom w:val="none" w:sz="0" w:space="0" w:color="auto"/>
                <w:right w:val="none" w:sz="0" w:space="0" w:color="auto"/>
              </w:divBdr>
            </w:div>
            <w:div w:id="1964530012">
              <w:marLeft w:val="0"/>
              <w:marRight w:val="0"/>
              <w:marTop w:val="0"/>
              <w:marBottom w:val="0"/>
              <w:divBdr>
                <w:top w:val="none" w:sz="0" w:space="0" w:color="auto"/>
                <w:left w:val="none" w:sz="0" w:space="0" w:color="auto"/>
                <w:bottom w:val="none" w:sz="0" w:space="0" w:color="auto"/>
                <w:right w:val="none" w:sz="0" w:space="0" w:color="auto"/>
              </w:divBdr>
            </w:div>
            <w:div w:id="990406879">
              <w:marLeft w:val="0"/>
              <w:marRight w:val="0"/>
              <w:marTop w:val="0"/>
              <w:marBottom w:val="0"/>
              <w:divBdr>
                <w:top w:val="none" w:sz="0" w:space="0" w:color="auto"/>
                <w:left w:val="none" w:sz="0" w:space="0" w:color="auto"/>
                <w:bottom w:val="none" w:sz="0" w:space="0" w:color="auto"/>
                <w:right w:val="none" w:sz="0" w:space="0" w:color="auto"/>
              </w:divBdr>
            </w:div>
            <w:div w:id="1608851703">
              <w:marLeft w:val="0"/>
              <w:marRight w:val="0"/>
              <w:marTop w:val="0"/>
              <w:marBottom w:val="0"/>
              <w:divBdr>
                <w:top w:val="none" w:sz="0" w:space="0" w:color="auto"/>
                <w:left w:val="none" w:sz="0" w:space="0" w:color="auto"/>
                <w:bottom w:val="none" w:sz="0" w:space="0" w:color="auto"/>
                <w:right w:val="none" w:sz="0" w:space="0" w:color="auto"/>
              </w:divBdr>
            </w:div>
            <w:div w:id="703948351">
              <w:marLeft w:val="0"/>
              <w:marRight w:val="0"/>
              <w:marTop w:val="0"/>
              <w:marBottom w:val="0"/>
              <w:divBdr>
                <w:top w:val="none" w:sz="0" w:space="0" w:color="auto"/>
                <w:left w:val="none" w:sz="0" w:space="0" w:color="auto"/>
                <w:bottom w:val="none" w:sz="0" w:space="0" w:color="auto"/>
                <w:right w:val="none" w:sz="0" w:space="0" w:color="auto"/>
              </w:divBdr>
            </w:div>
            <w:div w:id="931089057">
              <w:marLeft w:val="0"/>
              <w:marRight w:val="0"/>
              <w:marTop w:val="0"/>
              <w:marBottom w:val="0"/>
              <w:divBdr>
                <w:top w:val="none" w:sz="0" w:space="0" w:color="auto"/>
                <w:left w:val="none" w:sz="0" w:space="0" w:color="auto"/>
                <w:bottom w:val="none" w:sz="0" w:space="0" w:color="auto"/>
                <w:right w:val="none" w:sz="0" w:space="0" w:color="auto"/>
              </w:divBdr>
            </w:div>
            <w:div w:id="339088327">
              <w:marLeft w:val="0"/>
              <w:marRight w:val="0"/>
              <w:marTop w:val="0"/>
              <w:marBottom w:val="0"/>
              <w:divBdr>
                <w:top w:val="none" w:sz="0" w:space="0" w:color="auto"/>
                <w:left w:val="none" w:sz="0" w:space="0" w:color="auto"/>
                <w:bottom w:val="none" w:sz="0" w:space="0" w:color="auto"/>
                <w:right w:val="none" w:sz="0" w:space="0" w:color="auto"/>
              </w:divBdr>
            </w:div>
            <w:div w:id="1080440827">
              <w:marLeft w:val="0"/>
              <w:marRight w:val="0"/>
              <w:marTop w:val="0"/>
              <w:marBottom w:val="0"/>
              <w:divBdr>
                <w:top w:val="none" w:sz="0" w:space="0" w:color="auto"/>
                <w:left w:val="none" w:sz="0" w:space="0" w:color="auto"/>
                <w:bottom w:val="none" w:sz="0" w:space="0" w:color="auto"/>
                <w:right w:val="none" w:sz="0" w:space="0" w:color="auto"/>
              </w:divBdr>
            </w:div>
            <w:div w:id="795681317">
              <w:marLeft w:val="0"/>
              <w:marRight w:val="0"/>
              <w:marTop w:val="0"/>
              <w:marBottom w:val="0"/>
              <w:divBdr>
                <w:top w:val="none" w:sz="0" w:space="0" w:color="auto"/>
                <w:left w:val="none" w:sz="0" w:space="0" w:color="auto"/>
                <w:bottom w:val="none" w:sz="0" w:space="0" w:color="auto"/>
                <w:right w:val="none" w:sz="0" w:space="0" w:color="auto"/>
              </w:divBdr>
            </w:div>
            <w:div w:id="63796190">
              <w:marLeft w:val="0"/>
              <w:marRight w:val="0"/>
              <w:marTop w:val="0"/>
              <w:marBottom w:val="0"/>
              <w:divBdr>
                <w:top w:val="none" w:sz="0" w:space="0" w:color="auto"/>
                <w:left w:val="none" w:sz="0" w:space="0" w:color="auto"/>
                <w:bottom w:val="none" w:sz="0" w:space="0" w:color="auto"/>
                <w:right w:val="none" w:sz="0" w:space="0" w:color="auto"/>
              </w:divBdr>
            </w:div>
            <w:div w:id="665010499">
              <w:marLeft w:val="0"/>
              <w:marRight w:val="0"/>
              <w:marTop w:val="0"/>
              <w:marBottom w:val="0"/>
              <w:divBdr>
                <w:top w:val="none" w:sz="0" w:space="0" w:color="auto"/>
                <w:left w:val="none" w:sz="0" w:space="0" w:color="auto"/>
                <w:bottom w:val="none" w:sz="0" w:space="0" w:color="auto"/>
                <w:right w:val="none" w:sz="0" w:space="0" w:color="auto"/>
              </w:divBdr>
            </w:div>
            <w:div w:id="1271202828">
              <w:marLeft w:val="0"/>
              <w:marRight w:val="0"/>
              <w:marTop w:val="0"/>
              <w:marBottom w:val="0"/>
              <w:divBdr>
                <w:top w:val="none" w:sz="0" w:space="0" w:color="auto"/>
                <w:left w:val="none" w:sz="0" w:space="0" w:color="auto"/>
                <w:bottom w:val="none" w:sz="0" w:space="0" w:color="auto"/>
                <w:right w:val="none" w:sz="0" w:space="0" w:color="auto"/>
              </w:divBdr>
            </w:div>
            <w:div w:id="1201623457">
              <w:marLeft w:val="0"/>
              <w:marRight w:val="0"/>
              <w:marTop w:val="0"/>
              <w:marBottom w:val="0"/>
              <w:divBdr>
                <w:top w:val="none" w:sz="0" w:space="0" w:color="auto"/>
                <w:left w:val="none" w:sz="0" w:space="0" w:color="auto"/>
                <w:bottom w:val="none" w:sz="0" w:space="0" w:color="auto"/>
                <w:right w:val="none" w:sz="0" w:space="0" w:color="auto"/>
              </w:divBdr>
            </w:div>
            <w:div w:id="556940924">
              <w:marLeft w:val="0"/>
              <w:marRight w:val="0"/>
              <w:marTop w:val="0"/>
              <w:marBottom w:val="0"/>
              <w:divBdr>
                <w:top w:val="none" w:sz="0" w:space="0" w:color="auto"/>
                <w:left w:val="none" w:sz="0" w:space="0" w:color="auto"/>
                <w:bottom w:val="none" w:sz="0" w:space="0" w:color="auto"/>
                <w:right w:val="none" w:sz="0" w:space="0" w:color="auto"/>
              </w:divBdr>
            </w:div>
            <w:div w:id="777141862">
              <w:marLeft w:val="0"/>
              <w:marRight w:val="0"/>
              <w:marTop w:val="0"/>
              <w:marBottom w:val="0"/>
              <w:divBdr>
                <w:top w:val="none" w:sz="0" w:space="0" w:color="auto"/>
                <w:left w:val="none" w:sz="0" w:space="0" w:color="auto"/>
                <w:bottom w:val="none" w:sz="0" w:space="0" w:color="auto"/>
                <w:right w:val="none" w:sz="0" w:space="0" w:color="auto"/>
              </w:divBdr>
            </w:div>
            <w:div w:id="2001958760">
              <w:marLeft w:val="0"/>
              <w:marRight w:val="0"/>
              <w:marTop w:val="0"/>
              <w:marBottom w:val="0"/>
              <w:divBdr>
                <w:top w:val="none" w:sz="0" w:space="0" w:color="auto"/>
                <w:left w:val="none" w:sz="0" w:space="0" w:color="auto"/>
                <w:bottom w:val="none" w:sz="0" w:space="0" w:color="auto"/>
                <w:right w:val="none" w:sz="0" w:space="0" w:color="auto"/>
              </w:divBdr>
            </w:div>
            <w:div w:id="1973824928">
              <w:marLeft w:val="0"/>
              <w:marRight w:val="0"/>
              <w:marTop w:val="0"/>
              <w:marBottom w:val="0"/>
              <w:divBdr>
                <w:top w:val="none" w:sz="0" w:space="0" w:color="auto"/>
                <w:left w:val="none" w:sz="0" w:space="0" w:color="auto"/>
                <w:bottom w:val="none" w:sz="0" w:space="0" w:color="auto"/>
                <w:right w:val="none" w:sz="0" w:space="0" w:color="auto"/>
              </w:divBdr>
            </w:div>
            <w:div w:id="1990161237">
              <w:marLeft w:val="0"/>
              <w:marRight w:val="0"/>
              <w:marTop w:val="0"/>
              <w:marBottom w:val="0"/>
              <w:divBdr>
                <w:top w:val="none" w:sz="0" w:space="0" w:color="auto"/>
                <w:left w:val="none" w:sz="0" w:space="0" w:color="auto"/>
                <w:bottom w:val="none" w:sz="0" w:space="0" w:color="auto"/>
                <w:right w:val="none" w:sz="0" w:space="0" w:color="auto"/>
              </w:divBdr>
            </w:div>
            <w:div w:id="858659676">
              <w:marLeft w:val="0"/>
              <w:marRight w:val="0"/>
              <w:marTop w:val="0"/>
              <w:marBottom w:val="0"/>
              <w:divBdr>
                <w:top w:val="none" w:sz="0" w:space="0" w:color="auto"/>
                <w:left w:val="none" w:sz="0" w:space="0" w:color="auto"/>
                <w:bottom w:val="none" w:sz="0" w:space="0" w:color="auto"/>
                <w:right w:val="none" w:sz="0" w:space="0" w:color="auto"/>
              </w:divBdr>
            </w:div>
            <w:div w:id="945114005">
              <w:marLeft w:val="0"/>
              <w:marRight w:val="0"/>
              <w:marTop w:val="0"/>
              <w:marBottom w:val="0"/>
              <w:divBdr>
                <w:top w:val="none" w:sz="0" w:space="0" w:color="auto"/>
                <w:left w:val="none" w:sz="0" w:space="0" w:color="auto"/>
                <w:bottom w:val="none" w:sz="0" w:space="0" w:color="auto"/>
                <w:right w:val="none" w:sz="0" w:space="0" w:color="auto"/>
              </w:divBdr>
            </w:div>
            <w:div w:id="1003585431">
              <w:marLeft w:val="0"/>
              <w:marRight w:val="0"/>
              <w:marTop w:val="0"/>
              <w:marBottom w:val="0"/>
              <w:divBdr>
                <w:top w:val="none" w:sz="0" w:space="0" w:color="auto"/>
                <w:left w:val="none" w:sz="0" w:space="0" w:color="auto"/>
                <w:bottom w:val="none" w:sz="0" w:space="0" w:color="auto"/>
                <w:right w:val="none" w:sz="0" w:space="0" w:color="auto"/>
              </w:divBdr>
            </w:div>
            <w:div w:id="1872760078">
              <w:marLeft w:val="0"/>
              <w:marRight w:val="0"/>
              <w:marTop w:val="0"/>
              <w:marBottom w:val="0"/>
              <w:divBdr>
                <w:top w:val="none" w:sz="0" w:space="0" w:color="auto"/>
                <w:left w:val="none" w:sz="0" w:space="0" w:color="auto"/>
                <w:bottom w:val="none" w:sz="0" w:space="0" w:color="auto"/>
                <w:right w:val="none" w:sz="0" w:space="0" w:color="auto"/>
              </w:divBdr>
            </w:div>
            <w:div w:id="1392923895">
              <w:marLeft w:val="0"/>
              <w:marRight w:val="0"/>
              <w:marTop w:val="0"/>
              <w:marBottom w:val="0"/>
              <w:divBdr>
                <w:top w:val="none" w:sz="0" w:space="0" w:color="auto"/>
                <w:left w:val="none" w:sz="0" w:space="0" w:color="auto"/>
                <w:bottom w:val="none" w:sz="0" w:space="0" w:color="auto"/>
                <w:right w:val="none" w:sz="0" w:space="0" w:color="auto"/>
              </w:divBdr>
            </w:div>
            <w:div w:id="505629986">
              <w:marLeft w:val="0"/>
              <w:marRight w:val="0"/>
              <w:marTop w:val="0"/>
              <w:marBottom w:val="0"/>
              <w:divBdr>
                <w:top w:val="none" w:sz="0" w:space="0" w:color="auto"/>
                <w:left w:val="none" w:sz="0" w:space="0" w:color="auto"/>
                <w:bottom w:val="none" w:sz="0" w:space="0" w:color="auto"/>
                <w:right w:val="none" w:sz="0" w:space="0" w:color="auto"/>
              </w:divBdr>
            </w:div>
            <w:div w:id="725566764">
              <w:marLeft w:val="0"/>
              <w:marRight w:val="0"/>
              <w:marTop w:val="0"/>
              <w:marBottom w:val="0"/>
              <w:divBdr>
                <w:top w:val="none" w:sz="0" w:space="0" w:color="auto"/>
                <w:left w:val="none" w:sz="0" w:space="0" w:color="auto"/>
                <w:bottom w:val="none" w:sz="0" w:space="0" w:color="auto"/>
                <w:right w:val="none" w:sz="0" w:space="0" w:color="auto"/>
              </w:divBdr>
            </w:div>
            <w:div w:id="1030185851">
              <w:marLeft w:val="0"/>
              <w:marRight w:val="0"/>
              <w:marTop w:val="0"/>
              <w:marBottom w:val="0"/>
              <w:divBdr>
                <w:top w:val="none" w:sz="0" w:space="0" w:color="auto"/>
                <w:left w:val="none" w:sz="0" w:space="0" w:color="auto"/>
                <w:bottom w:val="none" w:sz="0" w:space="0" w:color="auto"/>
                <w:right w:val="none" w:sz="0" w:space="0" w:color="auto"/>
              </w:divBdr>
            </w:div>
            <w:div w:id="297299625">
              <w:marLeft w:val="0"/>
              <w:marRight w:val="0"/>
              <w:marTop w:val="0"/>
              <w:marBottom w:val="0"/>
              <w:divBdr>
                <w:top w:val="none" w:sz="0" w:space="0" w:color="auto"/>
                <w:left w:val="none" w:sz="0" w:space="0" w:color="auto"/>
                <w:bottom w:val="none" w:sz="0" w:space="0" w:color="auto"/>
                <w:right w:val="none" w:sz="0" w:space="0" w:color="auto"/>
              </w:divBdr>
            </w:div>
            <w:div w:id="1746879293">
              <w:marLeft w:val="0"/>
              <w:marRight w:val="0"/>
              <w:marTop w:val="0"/>
              <w:marBottom w:val="0"/>
              <w:divBdr>
                <w:top w:val="none" w:sz="0" w:space="0" w:color="auto"/>
                <w:left w:val="none" w:sz="0" w:space="0" w:color="auto"/>
                <w:bottom w:val="none" w:sz="0" w:space="0" w:color="auto"/>
                <w:right w:val="none" w:sz="0" w:space="0" w:color="auto"/>
              </w:divBdr>
            </w:div>
            <w:div w:id="83310878">
              <w:marLeft w:val="0"/>
              <w:marRight w:val="0"/>
              <w:marTop w:val="0"/>
              <w:marBottom w:val="0"/>
              <w:divBdr>
                <w:top w:val="none" w:sz="0" w:space="0" w:color="auto"/>
                <w:left w:val="none" w:sz="0" w:space="0" w:color="auto"/>
                <w:bottom w:val="none" w:sz="0" w:space="0" w:color="auto"/>
                <w:right w:val="none" w:sz="0" w:space="0" w:color="auto"/>
              </w:divBdr>
            </w:div>
            <w:div w:id="1345395549">
              <w:marLeft w:val="0"/>
              <w:marRight w:val="0"/>
              <w:marTop w:val="0"/>
              <w:marBottom w:val="0"/>
              <w:divBdr>
                <w:top w:val="none" w:sz="0" w:space="0" w:color="auto"/>
                <w:left w:val="none" w:sz="0" w:space="0" w:color="auto"/>
                <w:bottom w:val="none" w:sz="0" w:space="0" w:color="auto"/>
                <w:right w:val="none" w:sz="0" w:space="0" w:color="auto"/>
              </w:divBdr>
            </w:div>
            <w:div w:id="1036467425">
              <w:marLeft w:val="0"/>
              <w:marRight w:val="0"/>
              <w:marTop w:val="0"/>
              <w:marBottom w:val="0"/>
              <w:divBdr>
                <w:top w:val="none" w:sz="0" w:space="0" w:color="auto"/>
                <w:left w:val="none" w:sz="0" w:space="0" w:color="auto"/>
                <w:bottom w:val="none" w:sz="0" w:space="0" w:color="auto"/>
                <w:right w:val="none" w:sz="0" w:space="0" w:color="auto"/>
              </w:divBdr>
            </w:div>
            <w:div w:id="567038416">
              <w:marLeft w:val="0"/>
              <w:marRight w:val="0"/>
              <w:marTop w:val="0"/>
              <w:marBottom w:val="0"/>
              <w:divBdr>
                <w:top w:val="none" w:sz="0" w:space="0" w:color="auto"/>
                <w:left w:val="none" w:sz="0" w:space="0" w:color="auto"/>
                <w:bottom w:val="none" w:sz="0" w:space="0" w:color="auto"/>
                <w:right w:val="none" w:sz="0" w:space="0" w:color="auto"/>
              </w:divBdr>
            </w:div>
            <w:div w:id="825701653">
              <w:marLeft w:val="0"/>
              <w:marRight w:val="0"/>
              <w:marTop w:val="0"/>
              <w:marBottom w:val="0"/>
              <w:divBdr>
                <w:top w:val="none" w:sz="0" w:space="0" w:color="auto"/>
                <w:left w:val="none" w:sz="0" w:space="0" w:color="auto"/>
                <w:bottom w:val="none" w:sz="0" w:space="0" w:color="auto"/>
                <w:right w:val="none" w:sz="0" w:space="0" w:color="auto"/>
              </w:divBdr>
            </w:div>
            <w:div w:id="1900089229">
              <w:marLeft w:val="0"/>
              <w:marRight w:val="0"/>
              <w:marTop w:val="0"/>
              <w:marBottom w:val="0"/>
              <w:divBdr>
                <w:top w:val="none" w:sz="0" w:space="0" w:color="auto"/>
                <w:left w:val="none" w:sz="0" w:space="0" w:color="auto"/>
                <w:bottom w:val="none" w:sz="0" w:space="0" w:color="auto"/>
                <w:right w:val="none" w:sz="0" w:space="0" w:color="auto"/>
              </w:divBdr>
            </w:div>
            <w:div w:id="254872225">
              <w:marLeft w:val="0"/>
              <w:marRight w:val="0"/>
              <w:marTop w:val="0"/>
              <w:marBottom w:val="0"/>
              <w:divBdr>
                <w:top w:val="none" w:sz="0" w:space="0" w:color="auto"/>
                <w:left w:val="none" w:sz="0" w:space="0" w:color="auto"/>
                <w:bottom w:val="none" w:sz="0" w:space="0" w:color="auto"/>
                <w:right w:val="none" w:sz="0" w:space="0" w:color="auto"/>
              </w:divBdr>
            </w:div>
            <w:div w:id="1445542481">
              <w:marLeft w:val="0"/>
              <w:marRight w:val="0"/>
              <w:marTop w:val="0"/>
              <w:marBottom w:val="0"/>
              <w:divBdr>
                <w:top w:val="none" w:sz="0" w:space="0" w:color="auto"/>
                <w:left w:val="none" w:sz="0" w:space="0" w:color="auto"/>
                <w:bottom w:val="none" w:sz="0" w:space="0" w:color="auto"/>
                <w:right w:val="none" w:sz="0" w:space="0" w:color="auto"/>
              </w:divBdr>
            </w:div>
            <w:div w:id="1544368578">
              <w:marLeft w:val="0"/>
              <w:marRight w:val="0"/>
              <w:marTop w:val="0"/>
              <w:marBottom w:val="0"/>
              <w:divBdr>
                <w:top w:val="none" w:sz="0" w:space="0" w:color="auto"/>
                <w:left w:val="none" w:sz="0" w:space="0" w:color="auto"/>
                <w:bottom w:val="none" w:sz="0" w:space="0" w:color="auto"/>
                <w:right w:val="none" w:sz="0" w:space="0" w:color="auto"/>
              </w:divBdr>
            </w:div>
            <w:div w:id="1875386494">
              <w:marLeft w:val="0"/>
              <w:marRight w:val="0"/>
              <w:marTop w:val="0"/>
              <w:marBottom w:val="0"/>
              <w:divBdr>
                <w:top w:val="none" w:sz="0" w:space="0" w:color="auto"/>
                <w:left w:val="none" w:sz="0" w:space="0" w:color="auto"/>
                <w:bottom w:val="none" w:sz="0" w:space="0" w:color="auto"/>
                <w:right w:val="none" w:sz="0" w:space="0" w:color="auto"/>
              </w:divBdr>
            </w:div>
            <w:div w:id="307364969">
              <w:marLeft w:val="0"/>
              <w:marRight w:val="0"/>
              <w:marTop w:val="0"/>
              <w:marBottom w:val="0"/>
              <w:divBdr>
                <w:top w:val="none" w:sz="0" w:space="0" w:color="auto"/>
                <w:left w:val="none" w:sz="0" w:space="0" w:color="auto"/>
                <w:bottom w:val="none" w:sz="0" w:space="0" w:color="auto"/>
                <w:right w:val="none" w:sz="0" w:space="0" w:color="auto"/>
              </w:divBdr>
            </w:div>
            <w:div w:id="1161038969">
              <w:marLeft w:val="0"/>
              <w:marRight w:val="0"/>
              <w:marTop w:val="0"/>
              <w:marBottom w:val="0"/>
              <w:divBdr>
                <w:top w:val="none" w:sz="0" w:space="0" w:color="auto"/>
                <w:left w:val="none" w:sz="0" w:space="0" w:color="auto"/>
                <w:bottom w:val="none" w:sz="0" w:space="0" w:color="auto"/>
                <w:right w:val="none" w:sz="0" w:space="0" w:color="auto"/>
              </w:divBdr>
            </w:div>
            <w:div w:id="465204955">
              <w:marLeft w:val="0"/>
              <w:marRight w:val="0"/>
              <w:marTop w:val="0"/>
              <w:marBottom w:val="0"/>
              <w:divBdr>
                <w:top w:val="none" w:sz="0" w:space="0" w:color="auto"/>
                <w:left w:val="none" w:sz="0" w:space="0" w:color="auto"/>
                <w:bottom w:val="none" w:sz="0" w:space="0" w:color="auto"/>
                <w:right w:val="none" w:sz="0" w:space="0" w:color="auto"/>
              </w:divBdr>
            </w:div>
            <w:div w:id="1756824476">
              <w:marLeft w:val="0"/>
              <w:marRight w:val="0"/>
              <w:marTop w:val="0"/>
              <w:marBottom w:val="0"/>
              <w:divBdr>
                <w:top w:val="none" w:sz="0" w:space="0" w:color="auto"/>
                <w:left w:val="none" w:sz="0" w:space="0" w:color="auto"/>
                <w:bottom w:val="none" w:sz="0" w:space="0" w:color="auto"/>
                <w:right w:val="none" w:sz="0" w:space="0" w:color="auto"/>
              </w:divBdr>
            </w:div>
            <w:div w:id="1994485741">
              <w:marLeft w:val="0"/>
              <w:marRight w:val="0"/>
              <w:marTop w:val="0"/>
              <w:marBottom w:val="0"/>
              <w:divBdr>
                <w:top w:val="none" w:sz="0" w:space="0" w:color="auto"/>
                <w:left w:val="none" w:sz="0" w:space="0" w:color="auto"/>
                <w:bottom w:val="none" w:sz="0" w:space="0" w:color="auto"/>
                <w:right w:val="none" w:sz="0" w:space="0" w:color="auto"/>
              </w:divBdr>
            </w:div>
            <w:div w:id="1941990408">
              <w:marLeft w:val="0"/>
              <w:marRight w:val="0"/>
              <w:marTop w:val="0"/>
              <w:marBottom w:val="0"/>
              <w:divBdr>
                <w:top w:val="none" w:sz="0" w:space="0" w:color="auto"/>
                <w:left w:val="none" w:sz="0" w:space="0" w:color="auto"/>
                <w:bottom w:val="none" w:sz="0" w:space="0" w:color="auto"/>
                <w:right w:val="none" w:sz="0" w:space="0" w:color="auto"/>
              </w:divBdr>
            </w:div>
            <w:div w:id="93284213">
              <w:marLeft w:val="0"/>
              <w:marRight w:val="0"/>
              <w:marTop w:val="0"/>
              <w:marBottom w:val="0"/>
              <w:divBdr>
                <w:top w:val="none" w:sz="0" w:space="0" w:color="auto"/>
                <w:left w:val="none" w:sz="0" w:space="0" w:color="auto"/>
                <w:bottom w:val="none" w:sz="0" w:space="0" w:color="auto"/>
                <w:right w:val="none" w:sz="0" w:space="0" w:color="auto"/>
              </w:divBdr>
            </w:div>
            <w:div w:id="552011849">
              <w:marLeft w:val="0"/>
              <w:marRight w:val="0"/>
              <w:marTop w:val="0"/>
              <w:marBottom w:val="0"/>
              <w:divBdr>
                <w:top w:val="none" w:sz="0" w:space="0" w:color="auto"/>
                <w:left w:val="none" w:sz="0" w:space="0" w:color="auto"/>
                <w:bottom w:val="none" w:sz="0" w:space="0" w:color="auto"/>
                <w:right w:val="none" w:sz="0" w:space="0" w:color="auto"/>
              </w:divBdr>
            </w:div>
            <w:div w:id="1687292875">
              <w:marLeft w:val="0"/>
              <w:marRight w:val="0"/>
              <w:marTop w:val="0"/>
              <w:marBottom w:val="0"/>
              <w:divBdr>
                <w:top w:val="none" w:sz="0" w:space="0" w:color="auto"/>
                <w:left w:val="none" w:sz="0" w:space="0" w:color="auto"/>
                <w:bottom w:val="none" w:sz="0" w:space="0" w:color="auto"/>
                <w:right w:val="none" w:sz="0" w:space="0" w:color="auto"/>
              </w:divBdr>
            </w:div>
            <w:div w:id="2002612720">
              <w:marLeft w:val="0"/>
              <w:marRight w:val="0"/>
              <w:marTop w:val="0"/>
              <w:marBottom w:val="0"/>
              <w:divBdr>
                <w:top w:val="none" w:sz="0" w:space="0" w:color="auto"/>
                <w:left w:val="none" w:sz="0" w:space="0" w:color="auto"/>
                <w:bottom w:val="none" w:sz="0" w:space="0" w:color="auto"/>
                <w:right w:val="none" w:sz="0" w:space="0" w:color="auto"/>
              </w:divBdr>
            </w:div>
            <w:div w:id="1042949442">
              <w:marLeft w:val="0"/>
              <w:marRight w:val="0"/>
              <w:marTop w:val="0"/>
              <w:marBottom w:val="0"/>
              <w:divBdr>
                <w:top w:val="none" w:sz="0" w:space="0" w:color="auto"/>
                <w:left w:val="none" w:sz="0" w:space="0" w:color="auto"/>
                <w:bottom w:val="none" w:sz="0" w:space="0" w:color="auto"/>
                <w:right w:val="none" w:sz="0" w:space="0" w:color="auto"/>
              </w:divBdr>
            </w:div>
            <w:div w:id="1619556904">
              <w:marLeft w:val="0"/>
              <w:marRight w:val="0"/>
              <w:marTop w:val="0"/>
              <w:marBottom w:val="0"/>
              <w:divBdr>
                <w:top w:val="none" w:sz="0" w:space="0" w:color="auto"/>
                <w:left w:val="none" w:sz="0" w:space="0" w:color="auto"/>
                <w:bottom w:val="none" w:sz="0" w:space="0" w:color="auto"/>
                <w:right w:val="none" w:sz="0" w:space="0" w:color="auto"/>
              </w:divBdr>
            </w:div>
            <w:div w:id="91896897">
              <w:marLeft w:val="0"/>
              <w:marRight w:val="0"/>
              <w:marTop w:val="0"/>
              <w:marBottom w:val="0"/>
              <w:divBdr>
                <w:top w:val="none" w:sz="0" w:space="0" w:color="auto"/>
                <w:left w:val="none" w:sz="0" w:space="0" w:color="auto"/>
                <w:bottom w:val="none" w:sz="0" w:space="0" w:color="auto"/>
                <w:right w:val="none" w:sz="0" w:space="0" w:color="auto"/>
              </w:divBdr>
            </w:div>
            <w:div w:id="461195919">
              <w:marLeft w:val="0"/>
              <w:marRight w:val="0"/>
              <w:marTop w:val="0"/>
              <w:marBottom w:val="0"/>
              <w:divBdr>
                <w:top w:val="none" w:sz="0" w:space="0" w:color="auto"/>
                <w:left w:val="none" w:sz="0" w:space="0" w:color="auto"/>
                <w:bottom w:val="none" w:sz="0" w:space="0" w:color="auto"/>
                <w:right w:val="none" w:sz="0" w:space="0" w:color="auto"/>
              </w:divBdr>
            </w:div>
            <w:div w:id="1751199135">
              <w:marLeft w:val="0"/>
              <w:marRight w:val="0"/>
              <w:marTop w:val="0"/>
              <w:marBottom w:val="0"/>
              <w:divBdr>
                <w:top w:val="none" w:sz="0" w:space="0" w:color="auto"/>
                <w:left w:val="none" w:sz="0" w:space="0" w:color="auto"/>
                <w:bottom w:val="none" w:sz="0" w:space="0" w:color="auto"/>
                <w:right w:val="none" w:sz="0" w:space="0" w:color="auto"/>
              </w:divBdr>
            </w:div>
            <w:div w:id="1327905234">
              <w:marLeft w:val="0"/>
              <w:marRight w:val="0"/>
              <w:marTop w:val="0"/>
              <w:marBottom w:val="0"/>
              <w:divBdr>
                <w:top w:val="none" w:sz="0" w:space="0" w:color="auto"/>
                <w:left w:val="none" w:sz="0" w:space="0" w:color="auto"/>
                <w:bottom w:val="none" w:sz="0" w:space="0" w:color="auto"/>
                <w:right w:val="none" w:sz="0" w:space="0" w:color="auto"/>
              </w:divBdr>
            </w:div>
            <w:div w:id="1027490078">
              <w:marLeft w:val="0"/>
              <w:marRight w:val="0"/>
              <w:marTop w:val="0"/>
              <w:marBottom w:val="0"/>
              <w:divBdr>
                <w:top w:val="none" w:sz="0" w:space="0" w:color="auto"/>
                <w:left w:val="none" w:sz="0" w:space="0" w:color="auto"/>
                <w:bottom w:val="none" w:sz="0" w:space="0" w:color="auto"/>
                <w:right w:val="none" w:sz="0" w:space="0" w:color="auto"/>
              </w:divBdr>
            </w:div>
            <w:div w:id="771700886">
              <w:marLeft w:val="0"/>
              <w:marRight w:val="0"/>
              <w:marTop w:val="0"/>
              <w:marBottom w:val="0"/>
              <w:divBdr>
                <w:top w:val="none" w:sz="0" w:space="0" w:color="auto"/>
                <w:left w:val="none" w:sz="0" w:space="0" w:color="auto"/>
                <w:bottom w:val="none" w:sz="0" w:space="0" w:color="auto"/>
                <w:right w:val="none" w:sz="0" w:space="0" w:color="auto"/>
              </w:divBdr>
            </w:div>
            <w:div w:id="1576429241">
              <w:marLeft w:val="0"/>
              <w:marRight w:val="0"/>
              <w:marTop w:val="0"/>
              <w:marBottom w:val="0"/>
              <w:divBdr>
                <w:top w:val="none" w:sz="0" w:space="0" w:color="auto"/>
                <w:left w:val="none" w:sz="0" w:space="0" w:color="auto"/>
                <w:bottom w:val="none" w:sz="0" w:space="0" w:color="auto"/>
                <w:right w:val="none" w:sz="0" w:space="0" w:color="auto"/>
              </w:divBdr>
            </w:div>
            <w:div w:id="1844587276">
              <w:marLeft w:val="0"/>
              <w:marRight w:val="0"/>
              <w:marTop w:val="0"/>
              <w:marBottom w:val="0"/>
              <w:divBdr>
                <w:top w:val="none" w:sz="0" w:space="0" w:color="auto"/>
                <w:left w:val="none" w:sz="0" w:space="0" w:color="auto"/>
                <w:bottom w:val="none" w:sz="0" w:space="0" w:color="auto"/>
                <w:right w:val="none" w:sz="0" w:space="0" w:color="auto"/>
              </w:divBdr>
            </w:div>
            <w:div w:id="275912286">
              <w:marLeft w:val="0"/>
              <w:marRight w:val="0"/>
              <w:marTop w:val="0"/>
              <w:marBottom w:val="0"/>
              <w:divBdr>
                <w:top w:val="none" w:sz="0" w:space="0" w:color="auto"/>
                <w:left w:val="none" w:sz="0" w:space="0" w:color="auto"/>
                <w:bottom w:val="none" w:sz="0" w:space="0" w:color="auto"/>
                <w:right w:val="none" w:sz="0" w:space="0" w:color="auto"/>
              </w:divBdr>
            </w:div>
            <w:div w:id="338506347">
              <w:marLeft w:val="0"/>
              <w:marRight w:val="0"/>
              <w:marTop w:val="0"/>
              <w:marBottom w:val="0"/>
              <w:divBdr>
                <w:top w:val="none" w:sz="0" w:space="0" w:color="auto"/>
                <w:left w:val="none" w:sz="0" w:space="0" w:color="auto"/>
                <w:bottom w:val="none" w:sz="0" w:space="0" w:color="auto"/>
                <w:right w:val="none" w:sz="0" w:space="0" w:color="auto"/>
              </w:divBdr>
            </w:div>
            <w:div w:id="1051687666">
              <w:marLeft w:val="0"/>
              <w:marRight w:val="0"/>
              <w:marTop w:val="0"/>
              <w:marBottom w:val="0"/>
              <w:divBdr>
                <w:top w:val="none" w:sz="0" w:space="0" w:color="auto"/>
                <w:left w:val="none" w:sz="0" w:space="0" w:color="auto"/>
                <w:bottom w:val="none" w:sz="0" w:space="0" w:color="auto"/>
                <w:right w:val="none" w:sz="0" w:space="0" w:color="auto"/>
              </w:divBdr>
            </w:div>
            <w:div w:id="1153832517">
              <w:marLeft w:val="0"/>
              <w:marRight w:val="0"/>
              <w:marTop w:val="0"/>
              <w:marBottom w:val="0"/>
              <w:divBdr>
                <w:top w:val="none" w:sz="0" w:space="0" w:color="auto"/>
                <w:left w:val="none" w:sz="0" w:space="0" w:color="auto"/>
                <w:bottom w:val="none" w:sz="0" w:space="0" w:color="auto"/>
                <w:right w:val="none" w:sz="0" w:space="0" w:color="auto"/>
              </w:divBdr>
            </w:div>
            <w:div w:id="1792898722">
              <w:marLeft w:val="0"/>
              <w:marRight w:val="0"/>
              <w:marTop w:val="0"/>
              <w:marBottom w:val="0"/>
              <w:divBdr>
                <w:top w:val="none" w:sz="0" w:space="0" w:color="auto"/>
                <w:left w:val="none" w:sz="0" w:space="0" w:color="auto"/>
                <w:bottom w:val="none" w:sz="0" w:space="0" w:color="auto"/>
                <w:right w:val="none" w:sz="0" w:space="0" w:color="auto"/>
              </w:divBdr>
            </w:div>
            <w:div w:id="1415515829">
              <w:marLeft w:val="0"/>
              <w:marRight w:val="0"/>
              <w:marTop w:val="0"/>
              <w:marBottom w:val="0"/>
              <w:divBdr>
                <w:top w:val="none" w:sz="0" w:space="0" w:color="auto"/>
                <w:left w:val="none" w:sz="0" w:space="0" w:color="auto"/>
                <w:bottom w:val="none" w:sz="0" w:space="0" w:color="auto"/>
                <w:right w:val="none" w:sz="0" w:space="0" w:color="auto"/>
              </w:divBdr>
            </w:div>
            <w:div w:id="1257010308">
              <w:marLeft w:val="0"/>
              <w:marRight w:val="0"/>
              <w:marTop w:val="0"/>
              <w:marBottom w:val="0"/>
              <w:divBdr>
                <w:top w:val="none" w:sz="0" w:space="0" w:color="auto"/>
                <w:left w:val="none" w:sz="0" w:space="0" w:color="auto"/>
                <w:bottom w:val="none" w:sz="0" w:space="0" w:color="auto"/>
                <w:right w:val="none" w:sz="0" w:space="0" w:color="auto"/>
              </w:divBdr>
            </w:div>
            <w:div w:id="554581252">
              <w:marLeft w:val="0"/>
              <w:marRight w:val="0"/>
              <w:marTop w:val="0"/>
              <w:marBottom w:val="0"/>
              <w:divBdr>
                <w:top w:val="none" w:sz="0" w:space="0" w:color="auto"/>
                <w:left w:val="none" w:sz="0" w:space="0" w:color="auto"/>
                <w:bottom w:val="none" w:sz="0" w:space="0" w:color="auto"/>
                <w:right w:val="none" w:sz="0" w:space="0" w:color="auto"/>
              </w:divBdr>
            </w:div>
            <w:div w:id="1595241770">
              <w:marLeft w:val="0"/>
              <w:marRight w:val="0"/>
              <w:marTop w:val="0"/>
              <w:marBottom w:val="0"/>
              <w:divBdr>
                <w:top w:val="none" w:sz="0" w:space="0" w:color="auto"/>
                <w:left w:val="none" w:sz="0" w:space="0" w:color="auto"/>
                <w:bottom w:val="none" w:sz="0" w:space="0" w:color="auto"/>
                <w:right w:val="none" w:sz="0" w:space="0" w:color="auto"/>
              </w:divBdr>
            </w:div>
            <w:div w:id="1867910758">
              <w:marLeft w:val="0"/>
              <w:marRight w:val="0"/>
              <w:marTop w:val="0"/>
              <w:marBottom w:val="0"/>
              <w:divBdr>
                <w:top w:val="none" w:sz="0" w:space="0" w:color="auto"/>
                <w:left w:val="none" w:sz="0" w:space="0" w:color="auto"/>
                <w:bottom w:val="none" w:sz="0" w:space="0" w:color="auto"/>
                <w:right w:val="none" w:sz="0" w:space="0" w:color="auto"/>
              </w:divBdr>
            </w:div>
            <w:div w:id="1931618239">
              <w:marLeft w:val="0"/>
              <w:marRight w:val="0"/>
              <w:marTop w:val="0"/>
              <w:marBottom w:val="0"/>
              <w:divBdr>
                <w:top w:val="none" w:sz="0" w:space="0" w:color="auto"/>
                <w:left w:val="none" w:sz="0" w:space="0" w:color="auto"/>
                <w:bottom w:val="none" w:sz="0" w:space="0" w:color="auto"/>
                <w:right w:val="none" w:sz="0" w:space="0" w:color="auto"/>
              </w:divBdr>
            </w:div>
            <w:div w:id="1685325827">
              <w:marLeft w:val="0"/>
              <w:marRight w:val="0"/>
              <w:marTop w:val="0"/>
              <w:marBottom w:val="0"/>
              <w:divBdr>
                <w:top w:val="none" w:sz="0" w:space="0" w:color="auto"/>
                <w:left w:val="none" w:sz="0" w:space="0" w:color="auto"/>
                <w:bottom w:val="none" w:sz="0" w:space="0" w:color="auto"/>
                <w:right w:val="none" w:sz="0" w:space="0" w:color="auto"/>
              </w:divBdr>
            </w:div>
            <w:div w:id="1401098448">
              <w:marLeft w:val="0"/>
              <w:marRight w:val="0"/>
              <w:marTop w:val="0"/>
              <w:marBottom w:val="0"/>
              <w:divBdr>
                <w:top w:val="none" w:sz="0" w:space="0" w:color="auto"/>
                <w:left w:val="none" w:sz="0" w:space="0" w:color="auto"/>
                <w:bottom w:val="none" w:sz="0" w:space="0" w:color="auto"/>
                <w:right w:val="none" w:sz="0" w:space="0" w:color="auto"/>
              </w:divBdr>
            </w:div>
            <w:div w:id="2062828441">
              <w:marLeft w:val="0"/>
              <w:marRight w:val="0"/>
              <w:marTop w:val="0"/>
              <w:marBottom w:val="0"/>
              <w:divBdr>
                <w:top w:val="none" w:sz="0" w:space="0" w:color="auto"/>
                <w:left w:val="none" w:sz="0" w:space="0" w:color="auto"/>
                <w:bottom w:val="none" w:sz="0" w:space="0" w:color="auto"/>
                <w:right w:val="none" w:sz="0" w:space="0" w:color="auto"/>
              </w:divBdr>
            </w:div>
            <w:div w:id="1437478132">
              <w:marLeft w:val="0"/>
              <w:marRight w:val="0"/>
              <w:marTop w:val="0"/>
              <w:marBottom w:val="0"/>
              <w:divBdr>
                <w:top w:val="none" w:sz="0" w:space="0" w:color="auto"/>
                <w:left w:val="none" w:sz="0" w:space="0" w:color="auto"/>
                <w:bottom w:val="none" w:sz="0" w:space="0" w:color="auto"/>
                <w:right w:val="none" w:sz="0" w:space="0" w:color="auto"/>
              </w:divBdr>
            </w:div>
            <w:div w:id="738672756">
              <w:marLeft w:val="0"/>
              <w:marRight w:val="0"/>
              <w:marTop w:val="0"/>
              <w:marBottom w:val="0"/>
              <w:divBdr>
                <w:top w:val="none" w:sz="0" w:space="0" w:color="auto"/>
                <w:left w:val="none" w:sz="0" w:space="0" w:color="auto"/>
                <w:bottom w:val="none" w:sz="0" w:space="0" w:color="auto"/>
                <w:right w:val="none" w:sz="0" w:space="0" w:color="auto"/>
              </w:divBdr>
            </w:div>
            <w:div w:id="1161504973">
              <w:marLeft w:val="0"/>
              <w:marRight w:val="0"/>
              <w:marTop w:val="0"/>
              <w:marBottom w:val="0"/>
              <w:divBdr>
                <w:top w:val="none" w:sz="0" w:space="0" w:color="auto"/>
                <w:left w:val="none" w:sz="0" w:space="0" w:color="auto"/>
                <w:bottom w:val="none" w:sz="0" w:space="0" w:color="auto"/>
                <w:right w:val="none" w:sz="0" w:space="0" w:color="auto"/>
              </w:divBdr>
            </w:div>
            <w:div w:id="1107895806">
              <w:marLeft w:val="0"/>
              <w:marRight w:val="0"/>
              <w:marTop w:val="0"/>
              <w:marBottom w:val="0"/>
              <w:divBdr>
                <w:top w:val="none" w:sz="0" w:space="0" w:color="auto"/>
                <w:left w:val="none" w:sz="0" w:space="0" w:color="auto"/>
                <w:bottom w:val="none" w:sz="0" w:space="0" w:color="auto"/>
                <w:right w:val="none" w:sz="0" w:space="0" w:color="auto"/>
              </w:divBdr>
            </w:div>
            <w:div w:id="139003626">
              <w:marLeft w:val="0"/>
              <w:marRight w:val="0"/>
              <w:marTop w:val="0"/>
              <w:marBottom w:val="0"/>
              <w:divBdr>
                <w:top w:val="none" w:sz="0" w:space="0" w:color="auto"/>
                <w:left w:val="none" w:sz="0" w:space="0" w:color="auto"/>
                <w:bottom w:val="none" w:sz="0" w:space="0" w:color="auto"/>
                <w:right w:val="none" w:sz="0" w:space="0" w:color="auto"/>
              </w:divBdr>
            </w:div>
            <w:div w:id="930815548">
              <w:marLeft w:val="0"/>
              <w:marRight w:val="0"/>
              <w:marTop w:val="0"/>
              <w:marBottom w:val="0"/>
              <w:divBdr>
                <w:top w:val="none" w:sz="0" w:space="0" w:color="auto"/>
                <w:left w:val="none" w:sz="0" w:space="0" w:color="auto"/>
                <w:bottom w:val="none" w:sz="0" w:space="0" w:color="auto"/>
                <w:right w:val="none" w:sz="0" w:space="0" w:color="auto"/>
              </w:divBdr>
            </w:div>
            <w:div w:id="1951888710">
              <w:marLeft w:val="0"/>
              <w:marRight w:val="0"/>
              <w:marTop w:val="0"/>
              <w:marBottom w:val="0"/>
              <w:divBdr>
                <w:top w:val="none" w:sz="0" w:space="0" w:color="auto"/>
                <w:left w:val="none" w:sz="0" w:space="0" w:color="auto"/>
                <w:bottom w:val="none" w:sz="0" w:space="0" w:color="auto"/>
                <w:right w:val="none" w:sz="0" w:space="0" w:color="auto"/>
              </w:divBdr>
            </w:div>
            <w:div w:id="448664578">
              <w:marLeft w:val="0"/>
              <w:marRight w:val="0"/>
              <w:marTop w:val="0"/>
              <w:marBottom w:val="0"/>
              <w:divBdr>
                <w:top w:val="none" w:sz="0" w:space="0" w:color="auto"/>
                <w:left w:val="none" w:sz="0" w:space="0" w:color="auto"/>
                <w:bottom w:val="none" w:sz="0" w:space="0" w:color="auto"/>
                <w:right w:val="none" w:sz="0" w:space="0" w:color="auto"/>
              </w:divBdr>
            </w:div>
            <w:div w:id="406147692">
              <w:marLeft w:val="0"/>
              <w:marRight w:val="0"/>
              <w:marTop w:val="0"/>
              <w:marBottom w:val="0"/>
              <w:divBdr>
                <w:top w:val="none" w:sz="0" w:space="0" w:color="auto"/>
                <w:left w:val="none" w:sz="0" w:space="0" w:color="auto"/>
                <w:bottom w:val="none" w:sz="0" w:space="0" w:color="auto"/>
                <w:right w:val="none" w:sz="0" w:space="0" w:color="auto"/>
              </w:divBdr>
            </w:div>
            <w:div w:id="558632962">
              <w:marLeft w:val="0"/>
              <w:marRight w:val="0"/>
              <w:marTop w:val="0"/>
              <w:marBottom w:val="0"/>
              <w:divBdr>
                <w:top w:val="none" w:sz="0" w:space="0" w:color="auto"/>
                <w:left w:val="none" w:sz="0" w:space="0" w:color="auto"/>
                <w:bottom w:val="none" w:sz="0" w:space="0" w:color="auto"/>
                <w:right w:val="none" w:sz="0" w:space="0" w:color="auto"/>
              </w:divBdr>
            </w:div>
            <w:div w:id="473723051">
              <w:marLeft w:val="0"/>
              <w:marRight w:val="0"/>
              <w:marTop w:val="0"/>
              <w:marBottom w:val="0"/>
              <w:divBdr>
                <w:top w:val="none" w:sz="0" w:space="0" w:color="auto"/>
                <w:left w:val="none" w:sz="0" w:space="0" w:color="auto"/>
                <w:bottom w:val="none" w:sz="0" w:space="0" w:color="auto"/>
                <w:right w:val="none" w:sz="0" w:space="0" w:color="auto"/>
              </w:divBdr>
            </w:div>
            <w:div w:id="1964848588">
              <w:marLeft w:val="0"/>
              <w:marRight w:val="0"/>
              <w:marTop w:val="0"/>
              <w:marBottom w:val="0"/>
              <w:divBdr>
                <w:top w:val="none" w:sz="0" w:space="0" w:color="auto"/>
                <w:left w:val="none" w:sz="0" w:space="0" w:color="auto"/>
                <w:bottom w:val="none" w:sz="0" w:space="0" w:color="auto"/>
                <w:right w:val="none" w:sz="0" w:space="0" w:color="auto"/>
              </w:divBdr>
            </w:div>
            <w:div w:id="2102873471">
              <w:marLeft w:val="0"/>
              <w:marRight w:val="0"/>
              <w:marTop w:val="0"/>
              <w:marBottom w:val="0"/>
              <w:divBdr>
                <w:top w:val="none" w:sz="0" w:space="0" w:color="auto"/>
                <w:left w:val="none" w:sz="0" w:space="0" w:color="auto"/>
                <w:bottom w:val="none" w:sz="0" w:space="0" w:color="auto"/>
                <w:right w:val="none" w:sz="0" w:space="0" w:color="auto"/>
              </w:divBdr>
            </w:div>
            <w:div w:id="809395383">
              <w:marLeft w:val="0"/>
              <w:marRight w:val="0"/>
              <w:marTop w:val="0"/>
              <w:marBottom w:val="0"/>
              <w:divBdr>
                <w:top w:val="none" w:sz="0" w:space="0" w:color="auto"/>
                <w:left w:val="none" w:sz="0" w:space="0" w:color="auto"/>
                <w:bottom w:val="none" w:sz="0" w:space="0" w:color="auto"/>
                <w:right w:val="none" w:sz="0" w:space="0" w:color="auto"/>
              </w:divBdr>
            </w:div>
            <w:div w:id="1646085761">
              <w:marLeft w:val="0"/>
              <w:marRight w:val="0"/>
              <w:marTop w:val="0"/>
              <w:marBottom w:val="0"/>
              <w:divBdr>
                <w:top w:val="none" w:sz="0" w:space="0" w:color="auto"/>
                <w:left w:val="none" w:sz="0" w:space="0" w:color="auto"/>
                <w:bottom w:val="none" w:sz="0" w:space="0" w:color="auto"/>
                <w:right w:val="none" w:sz="0" w:space="0" w:color="auto"/>
              </w:divBdr>
            </w:div>
            <w:div w:id="1575581042">
              <w:marLeft w:val="0"/>
              <w:marRight w:val="0"/>
              <w:marTop w:val="0"/>
              <w:marBottom w:val="0"/>
              <w:divBdr>
                <w:top w:val="none" w:sz="0" w:space="0" w:color="auto"/>
                <w:left w:val="none" w:sz="0" w:space="0" w:color="auto"/>
                <w:bottom w:val="none" w:sz="0" w:space="0" w:color="auto"/>
                <w:right w:val="none" w:sz="0" w:space="0" w:color="auto"/>
              </w:divBdr>
            </w:div>
            <w:div w:id="1213005902">
              <w:marLeft w:val="0"/>
              <w:marRight w:val="0"/>
              <w:marTop w:val="0"/>
              <w:marBottom w:val="0"/>
              <w:divBdr>
                <w:top w:val="none" w:sz="0" w:space="0" w:color="auto"/>
                <w:left w:val="none" w:sz="0" w:space="0" w:color="auto"/>
                <w:bottom w:val="none" w:sz="0" w:space="0" w:color="auto"/>
                <w:right w:val="none" w:sz="0" w:space="0" w:color="auto"/>
              </w:divBdr>
            </w:div>
            <w:div w:id="1192262027">
              <w:marLeft w:val="0"/>
              <w:marRight w:val="0"/>
              <w:marTop w:val="0"/>
              <w:marBottom w:val="0"/>
              <w:divBdr>
                <w:top w:val="none" w:sz="0" w:space="0" w:color="auto"/>
                <w:left w:val="none" w:sz="0" w:space="0" w:color="auto"/>
                <w:bottom w:val="none" w:sz="0" w:space="0" w:color="auto"/>
                <w:right w:val="none" w:sz="0" w:space="0" w:color="auto"/>
              </w:divBdr>
            </w:div>
            <w:div w:id="1757289713">
              <w:marLeft w:val="0"/>
              <w:marRight w:val="0"/>
              <w:marTop w:val="0"/>
              <w:marBottom w:val="0"/>
              <w:divBdr>
                <w:top w:val="none" w:sz="0" w:space="0" w:color="auto"/>
                <w:left w:val="none" w:sz="0" w:space="0" w:color="auto"/>
                <w:bottom w:val="none" w:sz="0" w:space="0" w:color="auto"/>
                <w:right w:val="none" w:sz="0" w:space="0" w:color="auto"/>
              </w:divBdr>
            </w:div>
            <w:div w:id="1431044883">
              <w:marLeft w:val="0"/>
              <w:marRight w:val="0"/>
              <w:marTop w:val="0"/>
              <w:marBottom w:val="0"/>
              <w:divBdr>
                <w:top w:val="none" w:sz="0" w:space="0" w:color="auto"/>
                <w:left w:val="none" w:sz="0" w:space="0" w:color="auto"/>
                <w:bottom w:val="none" w:sz="0" w:space="0" w:color="auto"/>
                <w:right w:val="none" w:sz="0" w:space="0" w:color="auto"/>
              </w:divBdr>
            </w:div>
            <w:div w:id="2070035064">
              <w:marLeft w:val="0"/>
              <w:marRight w:val="0"/>
              <w:marTop w:val="0"/>
              <w:marBottom w:val="0"/>
              <w:divBdr>
                <w:top w:val="none" w:sz="0" w:space="0" w:color="auto"/>
                <w:left w:val="none" w:sz="0" w:space="0" w:color="auto"/>
                <w:bottom w:val="none" w:sz="0" w:space="0" w:color="auto"/>
                <w:right w:val="none" w:sz="0" w:space="0" w:color="auto"/>
              </w:divBdr>
            </w:div>
            <w:div w:id="932276070">
              <w:marLeft w:val="0"/>
              <w:marRight w:val="0"/>
              <w:marTop w:val="0"/>
              <w:marBottom w:val="0"/>
              <w:divBdr>
                <w:top w:val="none" w:sz="0" w:space="0" w:color="auto"/>
                <w:left w:val="none" w:sz="0" w:space="0" w:color="auto"/>
                <w:bottom w:val="none" w:sz="0" w:space="0" w:color="auto"/>
                <w:right w:val="none" w:sz="0" w:space="0" w:color="auto"/>
              </w:divBdr>
            </w:div>
            <w:div w:id="1675104819">
              <w:marLeft w:val="0"/>
              <w:marRight w:val="0"/>
              <w:marTop w:val="0"/>
              <w:marBottom w:val="0"/>
              <w:divBdr>
                <w:top w:val="none" w:sz="0" w:space="0" w:color="auto"/>
                <w:left w:val="none" w:sz="0" w:space="0" w:color="auto"/>
                <w:bottom w:val="none" w:sz="0" w:space="0" w:color="auto"/>
                <w:right w:val="none" w:sz="0" w:space="0" w:color="auto"/>
              </w:divBdr>
            </w:div>
            <w:div w:id="1098256389">
              <w:marLeft w:val="0"/>
              <w:marRight w:val="0"/>
              <w:marTop w:val="0"/>
              <w:marBottom w:val="0"/>
              <w:divBdr>
                <w:top w:val="none" w:sz="0" w:space="0" w:color="auto"/>
                <w:left w:val="none" w:sz="0" w:space="0" w:color="auto"/>
                <w:bottom w:val="none" w:sz="0" w:space="0" w:color="auto"/>
                <w:right w:val="none" w:sz="0" w:space="0" w:color="auto"/>
              </w:divBdr>
            </w:div>
            <w:div w:id="160585393">
              <w:marLeft w:val="0"/>
              <w:marRight w:val="0"/>
              <w:marTop w:val="0"/>
              <w:marBottom w:val="0"/>
              <w:divBdr>
                <w:top w:val="none" w:sz="0" w:space="0" w:color="auto"/>
                <w:left w:val="none" w:sz="0" w:space="0" w:color="auto"/>
                <w:bottom w:val="none" w:sz="0" w:space="0" w:color="auto"/>
                <w:right w:val="none" w:sz="0" w:space="0" w:color="auto"/>
              </w:divBdr>
            </w:div>
            <w:div w:id="1937589965">
              <w:marLeft w:val="0"/>
              <w:marRight w:val="0"/>
              <w:marTop w:val="0"/>
              <w:marBottom w:val="0"/>
              <w:divBdr>
                <w:top w:val="none" w:sz="0" w:space="0" w:color="auto"/>
                <w:left w:val="none" w:sz="0" w:space="0" w:color="auto"/>
                <w:bottom w:val="none" w:sz="0" w:space="0" w:color="auto"/>
                <w:right w:val="none" w:sz="0" w:space="0" w:color="auto"/>
              </w:divBdr>
            </w:div>
            <w:div w:id="1419137044">
              <w:marLeft w:val="0"/>
              <w:marRight w:val="0"/>
              <w:marTop w:val="0"/>
              <w:marBottom w:val="0"/>
              <w:divBdr>
                <w:top w:val="none" w:sz="0" w:space="0" w:color="auto"/>
                <w:left w:val="none" w:sz="0" w:space="0" w:color="auto"/>
                <w:bottom w:val="none" w:sz="0" w:space="0" w:color="auto"/>
                <w:right w:val="none" w:sz="0" w:space="0" w:color="auto"/>
              </w:divBdr>
            </w:div>
            <w:div w:id="904340482">
              <w:marLeft w:val="0"/>
              <w:marRight w:val="0"/>
              <w:marTop w:val="0"/>
              <w:marBottom w:val="0"/>
              <w:divBdr>
                <w:top w:val="none" w:sz="0" w:space="0" w:color="auto"/>
                <w:left w:val="none" w:sz="0" w:space="0" w:color="auto"/>
                <w:bottom w:val="none" w:sz="0" w:space="0" w:color="auto"/>
                <w:right w:val="none" w:sz="0" w:space="0" w:color="auto"/>
              </w:divBdr>
            </w:div>
            <w:div w:id="38168311">
              <w:marLeft w:val="0"/>
              <w:marRight w:val="0"/>
              <w:marTop w:val="0"/>
              <w:marBottom w:val="0"/>
              <w:divBdr>
                <w:top w:val="none" w:sz="0" w:space="0" w:color="auto"/>
                <w:left w:val="none" w:sz="0" w:space="0" w:color="auto"/>
                <w:bottom w:val="none" w:sz="0" w:space="0" w:color="auto"/>
                <w:right w:val="none" w:sz="0" w:space="0" w:color="auto"/>
              </w:divBdr>
            </w:div>
            <w:div w:id="661856961">
              <w:marLeft w:val="0"/>
              <w:marRight w:val="0"/>
              <w:marTop w:val="0"/>
              <w:marBottom w:val="0"/>
              <w:divBdr>
                <w:top w:val="none" w:sz="0" w:space="0" w:color="auto"/>
                <w:left w:val="none" w:sz="0" w:space="0" w:color="auto"/>
                <w:bottom w:val="none" w:sz="0" w:space="0" w:color="auto"/>
                <w:right w:val="none" w:sz="0" w:space="0" w:color="auto"/>
              </w:divBdr>
            </w:div>
            <w:div w:id="1279406985">
              <w:marLeft w:val="0"/>
              <w:marRight w:val="0"/>
              <w:marTop w:val="0"/>
              <w:marBottom w:val="0"/>
              <w:divBdr>
                <w:top w:val="none" w:sz="0" w:space="0" w:color="auto"/>
                <w:left w:val="none" w:sz="0" w:space="0" w:color="auto"/>
                <w:bottom w:val="none" w:sz="0" w:space="0" w:color="auto"/>
                <w:right w:val="none" w:sz="0" w:space="0" w:color="auto"/>
              </w:divBdr>
            </w:div>
            <w:div w:id="805971224">
              <w:marLeft w:val="0"/>
              <w:marRight w:val="0"/>
              <w:marTop w:val="0"/>
              <w:marBottom w:val="0"/>
              <w:divBdr>
                <w:top w:val="none" w:sz="0" w:space="0" w:color="auto"/>
                <w:left w:val="none" w:sz="0" w:space="0" w:color="auto"/>
                <w:bottom w:val="none" w:sz="0" w:space="0" w:color="auto"/>
                <w:right w:val="none" w:sz="0" w:space="0" w:color="auto"/>
              </w:divBdr>
            </w:div>
            <w:div w:id="304823515">
              <w:marLeft w:val="0"/>
              <w:marRight w:val="0"/>
              <w:marTop w:val="0"/>
              <w:marBottom w:val="0"/>
              <w:divBdr>
                <w:top w:val="none" w:sz="0" w:space="0" w:color="auto"/>
                <w:left w:val="none" w:sz="0" w:space="0" w:color="auto"/>
                <w:bottom w:val="none" w:sz="0" w:space="0" w:color="auto"/>
                <w:right w:val="none" w:sz="0" w:space="0" w:color="auto"/>
              </w:divBdr>
            </w:div>
            <w:div w:id="762847225">
              <w:marLeft w:val="0"/>
              <w:marRight w:val="0"/>
              <w:marTop w:val="0"/>
              <w:marBottom w:val="0"/>
              <w:divBdr>
                <w:top w:val="none" w:sz="0" w:space="0" w:color="auto"/>
                <w:left w:val="none" w:sz="0" w:space="0" w:color="auto"/>
                <w:bottom w:val="none" w:sz="0" w:space="0" w:color="auto"/>
                <w:right w:val="none" w:sz="0" w:space="0" w:color="auto"/>
              </w:divBdr>
            </w:div>
            <w:div w:id="363403203">
              <w:marLeft w:val="0"/>
              <w:marRight w:val="0"/>
              <w:marTop w:val="0"/>
              <w:marBottom w:val="0"/>
              <w:divBdr>
                <w:top w:val="none" w:sz="0" w:space="0" w:color="auto"/>
                <w:left w:val="none" w:sz="0" w:space="0" w:color="auto"/>
                <w:bottom w:val="none" w:sz="0" w:space="0" w:color="auto"/>
                <w:right w:val="none" w:sz="0" w:space="0" w:color="auto"/>
              </w:divBdr>
            </w:div>
            <w:div w:id="413429520">
              <w:marLeft w:val="0"/>
              <w:marRight w:val="0"/>
              <w:marTop w:val="0"/>
              <w:marBottom w:val="0"/>
              <w:divBdr>
                <w:top w:val="none" w:sz="0" w:space="0" w:color="auto"/>
                <w:left w:val="none" w:sz="0" w:space="0" w:color="auto"/>
                <w:bottom w:val="none" w:sz="0" w:space="0" w:color="auto"/>
                <w:right w:val="none" w:sz="0" w:space="0" w:color="auto"/>
              </w:divBdr>
            </w:div>
            <w:div w:id="1650017882">
              <w:marLeft w:val="0"/>
              <w:marRight w:val="0"/>
              <w:marTop w:val="0"/>
              <w:marBottom w:val="0"/>
              <w:divBdr>
                <w:top w:val="none" w:sz="0" w:space="0" w:color="auto"/>
                <w:left w:val="none" w:sz="0" w:space="0" w:color="auto"/>
                <w:bottom w:val="none" w:sz="0" w:space="0" w:color="auto"/>
                <w:right w:val="none" w:sz="0" w:space="0" w:color="auto"/>
              </w:divBdr>
            </w:div>
            <w:div w:id="1983073052">
              <w:marLeft w:val="0"/>
              <w:marRight w:val="0"/>
              <w:marTop w:val="0"/>
              <w:marBottom w:val="0"/>
              <w:divBdr>
                <w:top w:val="none" w:sz="0" w:space="0" w:color="auto"/>
                <w:left w:val="none" w:sz="0" w:space="0" w:color="auto"/>
                <w:bottom w:val="none" w:sz="0" w:space="0" w:color="auto"/>
                <w:right w:val="none" w:sz="0" w:space="0" w:color="auto"/>
              </w:divBdr>
            </w:div>
            <w:div w:id="302078674">
              <w:marLeft w:val="0"/>
              <w:marRight w:val="0"/>
              <w:marTop w:val="0"/>
              <w:marBottom w:val="0"/>
              <w:divBdr>
                <w:top w:val="none" w:sz="0" w:space="0" w:color="auto"/>
                <w:left w:val="none" w:sz="0" w:space="0" w:color="auto"/>
                <w:bottom w:val="none" w:sz="0" w:space="0" w:color="auto"/>
                <w:right w:val="none" w:sz="0" w:space="0" w:color="auto"/>
              </w:divBdr>
            </w:div>
            <w:div w:id="1289822603">
              <w:marLeft w:val="0"/>
              <w:marRight w:val="0"/>
              <w:marTop w:val="0"/>
              <w:marBottom w:val="0"/>
              <w:divBdr>
                <w:top w:val="none" w:sz="0" w:space="0" w:color="auto"/>
                <w:left w:val="none" w:sz="0" w:space="0" w:color="auto"/>
                <w:bottom w:val="none" w:sz="0" w:space="0" w:color="auto"/>
                <w:right w:val="none" w:sz="0" w:space="0" w:color="auto"/>
              </w:divBdr>
            </w:div>
            <w:div w:id="1601258880">
              <w:marLeft w:val="0"/>
              <w:marRight w:val="0"/>
              <w:marTop w:val="0"/>
              <w:marBottom w:val="0"/>
              <w:divBdr>
                <w:top w:val="none" w:sz="0" w:space="0" w:color="auto"/>
                <w:left w:val="none" w:sz="0" w:space="0" w:color="auto"/>
                <w:bottom w:val="none" w:sz="0" w:space="0" w:color="auto"/>
                <w:right w:val="none" w:sz="0" w:space="0" w:color="auto"/>
              </w:divBdr>
            </w:div>
            <w:div w:id="1544712983">
              <w:marLeft w:val="0"/>
              <w:marRight w:val="0"/>
              <w:marTop w:val="0"/>
              <w:marBottom w:val="0"/>
              <w:divBdr>
                <w:top w:val="none" w:sz="0" w:space="0" w:color="auto"/>
                <w:left w:val="none" w:sz="0" w:space="0" w:color="auto"/>
                <w:bottom w:val="none" w:sz="0" w:space="0" w:color="auto"/>
                <w:right w:val="none" w:sz="0" w:space="0" w:color="auto"/>
              </w:divBdr>
            </w:div>
            <w:div w:id="1810977333">
              <w:marLeft w:val="0"/>
              <w:marRight w:val="0"/>
              <w:marTop w:val="0"/>
              <w:marBottom w:val="0"/>
              <w:divBdr>
                <w:top w:val="none" w:sz="0" w:space="0" w:color="auto"/>
                <w:left w:val="none" w:sz="0" w:space="0" w:color="auto"/>
                <w:bottom w:val="none" w:sz="0" w:space="0" w:color="auto"/>
                <w:right w:val="none" w:sz="0" w:space="0" w:color="auto"/>
              </w:divBdr>
            </w:div>
            <w:div w:id="1836996480">
              <w:marLeft w:val="0"/>
              <w:marRight w:val="0"/>
              <w:marTop w:val="0"/>
              <w:marBottom w:val="0"/>
              <w:divBdr>
                <w:top w:val="none" w:sz="0" w:space="0" w:color="auto"/>
                <w:left w:val="none" w:sz="0" w:space="0" w:color="auto"/>
                <w:bottom w:val="none" w:sz="0" w:space="0" w:color="auto"/>
                <w:right w:val="none" w:sz="0" w:space="0" w:color="auto"/>
              </w:divBdr>
            </w:div>
            <w:div w:id="1622491449">
              <w:marLeft w:val="0"/>
              <w:marRight w:val="0"/>
              <w:marTop w:val="0"/>
              <w:marBottom w:val="0"/>
              <w:divBdr>
                <w:top w:val="none" w:sz="0" w:space="0" w:color="auto"/>
                <w:left w:val="none" w:sz="0" w:space="0" w:color="auto"/>
                <w:bottom w:val="none" w:sz="0" w:space="0" w:color="auto"/>
                <w:right w:val="none" w:sz="0" w:space="0" w:color="auto"/>
              </w:divBdr>
            </w:div>
            <w:div w:id="967975519">
              <w:marLeft w:val="0"/>
              <w:marRight w:val="0"/>
              <w:marTop w:val="0"/>
              <w:marBottom w:val="0"/>
              <w:divBdr>
                <w:top w:val="none" w:sz="0" w:space="0" w:color="auto"/>
                <w:left w:val="none" w:sz="0" w:space="0" w:color="auto"/>
                <w:bottom w:val="none" w:sz="0" w:space="0" w:color="auto"/>
                <w:right w:val="none" w:sz="0" w:space="0" w:color="auto"/>
              </w:divBdr>
            </w:div>
            <w:div w:id="495461356">
              <w:marLeft w:val="0"/>
              <w:marRight w:val="0"/>
              <w:marTop w:val="0"/>
              <w:marBottom w:val="0"/>
              <w:divBdr>
                <w:top w:val="none" w:sz="0" w:space="0" w:color="auto"/>
                <w:left w:val="none" w:sz="0" w:space="0" w:color="auto"/>
                <w:bottom w:val="none" w:sz="0" w:space="0" w:color="auto"/>
                <w:right w:val="none" w:sz="0" w:space="0" w:color="auto"/>
              </w:divBdr>
            </w:div>
            <w:div w:id="895777983">
              <w:marLeft w:val="0"/>
              <w:marRight w:val="0"/>
              <w:marTop w:val="0"/>
              <w:marBottom w:val="0"/>
              <w:divBdr>
                <w:top w:val="none" w:sz="0" w:space="0" w:color="auto"/>
                <w:left w:val="none" w:sz="0" w:space="0" w:color="auto"/>
                <w:bottom w:val="none" w:sz="0" w:space="0" w:color="auto"/>
                <w:right w:val="none" w:sz="0" w:space="0" w:color="auto"/>
              </w:divBdr>
            </w:div>
            <w:div w:id="1775902748">
              <w:marLeft w:val="0"/>
              <w:marRight w:val="0"/>
              <w:marTop w:val="0"/>
              <w:marBottom w:val="0"/>
              <w:divBdr>
                <w:top w:val="none" w:sz="0" w:space="0" w:color="auto"/>
                <w:left w:val="none" w:sz="0" w:space="0" w:color="auto"/>
                <w:bottom w:val="none" w:sz="0" w:space="0" w:color="auto"/>
                <w:right w:val="none" w:sz="0" w:space="0" w:color="auto"/>
              </w:divBdr>
            </w:div>
            <w:div w:id="1743135320">
              <w:marLeft w:val="0"/>
              <w:marRight w:val="0"/>
              <w:marTop w:val="0"/>
              <w:marBottom w:val="0"/>
              <w:divBdr>
                <w:top w:val="none" w:sz="0" w:space="0" w:color="auto"/>
                <w:left w:val="none" w:sz="0" w:space="0" w:color="auto"/>
                <w:bottom w:val="none" w:sz="0" w:space="0" w:color="auto"/>
                <w:right w:val="none" w:sz="0" w:space="0" w:color="auto"/>
              </w:divBdr>
            </w:div>
            <w:div w:id="696084624">
              <w:marLeft w:val="0"/>
              <w:marRight w:val="0"/>
              <w:marTop w:val="0"/>
              <w:marBottom w:val="0"/>
              <w:divBdr>
                <w:top w:val="none" w:sz="0" w:space="0" w:color="auto"/>
                <w:left w:val="none" w:sz="0" w:space="0" w:color="auto"/>
                <w:bottom w:val="none" w:sz="0" w:space="0" w:color="auto"/>
                <w:right w:val="none" w:sz="0" w:space="0" w:color="auto"/>
              </w:divBdr>
            </w:div>
            <w:div w:id="125399075">
              <w:marLeft w:val="0"/>
              <w:marRight w:val="0"/>
              <w:marTop w:val="0"/>
              <w:marBottom w:val="0"/>
              <w:divBdr>
                <w:top w:val="none" w:sz="0" w:space="0" w:color="auto"/>
                <w:left w:val="none" w:sz="0" w:space="0" w:color="auto"/>
                <w:bottom w:val="none" w:sz="0" w:space="0" w:color="auto"/>
                <w:right w:val="none" w:sz="0" w:space="0" w:color="auto"/>
              </w:divBdr>
            </w:div>
            <w:div w:id="117340533">
              <w:marLeft w:val="0"/>
              <w:marRight w:val="0"/>
              <w:marTop w:val="0"/>
              <w:marBottom w:val="0"/>
              <w:divBdr>
                <w:top w:val="none" w:sz="0" w:space="0" w:color="auto"/>
                <w:left w:val="none" w:sz="0" w:space="0" w:color="auto"/>
                <w:bottom w:val="none" w:sz="0" w:space="0" w:color="auto"/>
                <w:right w:val="none" w:sz="0" w:space="0" w:color="auto"/>
              </w:divBdr>
            </w:div>
            <w:div w:id="732968294">
              <w:marLeft w:val="0"/>
              <w:marRight w:val="0"/>
              <w:marTop w:val="0"/>
              <w:marBottom w:val="0"/>
              <w:divBdr>
                <w:top w:val="none" w:sz="0" w:space="0" w:color="auto"/>
                <w:left w:val="none" w:sz="0" w:space="0" w:color="auto"/>
                <w:bottom w:val="none" w:sz="0" w:space="0" w:color="auto"/>
                <w:right w:val="none" w:sz="0" w:space="0" w:color="auto"/>
              </w:divBdr>
            </w:div>
            <w:div w:id="674111817">
              <w:marLeft w:val="0"/>
              <w:marRight w:val="0"/>
              <w:marTop w:val="0"/>
              <w:marBottom w:val="0"/>
              <w:divBdr>
                <w:top w:val="none" w:sz="0" w:space="0" w:color="auto"/>
                <w:left w:val="none" w:sz="0" w:space="0" w:color="auto"/>
                <w:bottom w:val="none" w:sz="0" w:space="0" w:color="auto"/>
                <w:right w:val="none" w:sz="0" w:space="0" w:color="auto"/>
              </w:divBdr>
            </w:div>
            <w:div w:id="292564948">
              <w:marLeft w:val="0"/>
              <w:marRight w:val="0"/>
              <w:marTop w:val="0"/>
              <w:marBottom w:val="0"/>
              <w:divBdr>
                <w:top w:val="none" w:sz="0" w:space="0" w:color="auto"/>
                <w:left w:val="none" w:sz="0" w:space="0" w:color="auto"/>
                <w:bottom w:val="none" w:sz="0" w:space="0" w:color="auto"/>
                <w:right w:val="none" w:sz="0" w:space="0" w:color="auto"/>
              </w:divBdr>
            </w:div>
            <w:div w:id="1981763420">
              <w:marLeft w:val="0"/>
              <w:marRight w:val="0"/>
              <w:marTop w:val="0"/>
              <w:marBottom w:val="0"/>
              <w:divBdr>
                <w:top w:val="none" w:sz="0" w:space="0" w:color="auto"/>
                <w:left w:val="none" w:sz="0" w:space="0" w:color="auto"/>
                <w:bottom w:val="none" w:sz="0" w:space="0" w:color="auto"/>
                <w:right w:val="none" w:sz="0" w:space="0" w:color="auto"/>
              </w:divBdr>
            </w:div>
            <w:div w:id="588664253">
              <w:marLeft w:val="0"/>
              <w:marRight w:val="0"/>
              <w:marTop w:val="0"/>
              <w:marBottom w:val="0"/>
              <w:divBdr>
                <w:top w:val="none" w:sz="0" w:space="0" w:color="auto"/>
                <w:left w:val="none" w:sz="0" w:space="0" w:color="auto"/>
                <w:bottom w:val="none" w:sz="0" w:space="0" w:color="auto"/>
                <w:right w:val="none" w:sz="0" w:space="0" w:color="auto"/>
              </w:divBdr>
            </w:div>
            <w:div w:id="1937400913">
              <w:marLeft w:val="0"/>
              <w:marRight w:val="0"/>
              <w:marTop w:val="0"/>
              <w:marBottom w:val="0"/>
              <w:divBdr>
                <w:top w:val="none" w:sz="0" w:space="0" w:color="auto"/>
                <w:left w:val="none" w:sz="0" w:space="0" w:color="auto"/>
                <w:bottom w:val="none" w:sz="0" w:space="0" w:color="auto"/>
                <w:right w:val="none" w:sz="0" w:space="0" w:color="auto"/>
              </w:divBdr>
            </w:div>
            <w:div w:id="601574292">
              <w:marLeft w:val="0"/>
              <w:marRight w:val="0"/>
              <w:marTop w:val="0"/>
              <w:marBottom w:val="0"/>
              <w:divBdr>
                <w:top w:val="none" w:sz="0" w:space="0" w:color="auto"/>
                <w:left w:val="none" w:sz="0" w:space="0" w:color="auto"/>
                <w:bottom w:val="none" w:sz="0" w:space="0" w:color="auto"/>
                <w:right w:val="none" w:sz="0" w:space="0" w:color="auto"/>
              </w:divBdr>
            </w:div>
            <w:div w:id="363752260">
              <w:marLeft w:val="0"/>
              <w:marRight w:val="0"/>
              <w:marTop w:val="0"/>
              <w:marBottom w:val="0"/>
              <w:divBdr>
                <w:top w:val="none" w:sz="0" w:space="0" w:color="auto"/>
                <w:left w:val="none" w:sz="0" w:space="0" w:color="auto"/>
                <w:bottom w:val="none" w:sz="0" w:space="0" w:color="auto"/>
                <w:right w:val="none" w:sz="0" w:space="0" w:color="auto"/>
              </w:divBdr>
            </w:div>
            <w:div w:id="746611271">
              <w:marLeft w:val="0"/>
              <w:marRight w:val="0"/>
              <w:marTop w:val="0"/>
              <w:marBottom w:val="0"/>
              <w:divBdr>
                <w:top w:val="none" w:sz="0" w:space="0" w:color="auto"/>
                <w:left w:val="none" w:sz="0" w:space="0" w:color="auto"/>
                <w:bottom w:val="none" w:sz="0" w:space="0" w:color="auto"/>
                <w:right w:val="none" w:sz="0" w:space="0" w:color="auto"/>
              </w:divBdr>
            </w:div>
            <w:div w:id="1362322848">
              <w:marLeft w:val="0"/>
              <w:marRight w:val="0"/>
              <w:marTop w:val="0"/>
              <w:marBottom w:val="0"/>
              <w:divBdr>
                <w:top w:val="none" w:sz="0" w:space="0" w:color="auto"/>
                <w:left w:val="none" w:sz="0" w:space="0" w:color="auto"/>
                <w:bottom w:val="none" w:sz="0" w:space="0" w:color="auto"/>
                <w:right w:val="none" w:sz="0" w:space="0" w:color="auto"/>
              </w:divBdr>
            </w:div>
            <w:div w:id="1141315084">
              <w:marLeft w:val="0"/>
              <w:marRight w:val="0"/>
              <w:marTop w:val="0"/>
              <w:marBottom w:val="0"/>
              <w:divBdr>
                <w:top w:val="none" w:sz="0" w:space="0" w:color="auto"/>
                <w:left w:val="none" w:sz="0" w:space="0" w:color="auto"/>
                <w:bottom w:val="none" w:sz="0" w:space="0" w:color="auto"/>
                <w:right w:val="none" w:sz="0" w:space="0" w:color="auto"/>
              </w:divBdr>
            </w:div>
            <w:div w:id="1801341872">
              <w:marLeft w:val="0"/>
              <w:marRight w:val="0"/>
              <w:marTop w:val="0"/>
              <w:marBottom w:val="0"/>
              <w:divBdr>
                <w:top w:val="none" w:sz="0" w:space="0" w:color="auto"/>
                <w:left w:val="none" w:sz="0" w:space="0" w:color="auto"/>
                <w:bottom w:val="none" w:sz="0" w:space="0" w:color="auto"/>
                <w:right w:val="none" w:sz="0" w:space="0" w:color="auto"/>
              </w:divBdr>
            </w:div>
            <w:div w:id="1242182815">
              <w:marLeft w:val="0"/>
              <w:marRight w:val="0"/>
              <w:marTop w:val="0"/>
              <w:marBottom w:val="0"/>
              <w:divBdr>
                <w:top w:val="none" w:sz="0" w:space="0" w:color="auto"/>
                <w:left w:val="none" w:sz="0" w:space="0" w:color="auto"/>
                <w:bottom w:val="none" w:sz="0" w:space="0" w:color="auto"/>
                <w:right w:val="none" w:sz="0" w:space="0" w:color="auto"/>
              </w:divBdr>
            </w:div>
            <w:div w:id="1538271755">
              <w:marLeft w:val="0"/>
              <w:marRight w:val="0"/>
              <w:marTop w:val="0"/>
              <w:marBottom w:val="0"/>
              <w:divBdr>
                <w:top w:val="none" w:sz="0" w:space="0" w:color="auto"/>
                <w:left w:val="none" w:sz="0" w:space="0" w:color="auto"/>
                <w:bottom w:val="none" w:sz="0" w:space="0" w:color="auto"/>
                <w:right w:val="none" w:sz="0" w:space="0" w:color="auto"/>
              </w:divBdr>
            </w:div>
            <w:div w:id="2011518494">
              <w:marLeft w:val="0"/>
              <w:marRight w:val="0"/>
              <w:marTop w:val="0"/>
              <w:marBottom w:val="0"/>
              <w:divBdr>
                <w:top w:val="none" w:sz="0" w:space="0" w:color="auto"/>
                <w:left w:val="none" w:sz="0" w:space="0" w:color="auto"/>
                <w:bottom w:val="none" w:sz="0" w:space="0" w:color="auto"/>
                <w:right w:val="none" w:sz="0" w:space="0" w:color="auto"/>
              </w:divBdr>
            </w:div>
            <w:div w:id="1456559355">
              <w:marLeft w:val="0"/>
              <w:marRight w:val="0"/>
              <w:marTop w:val="0"/>
              <w:marBottom w:val="0"/>
              <w:divBdr>
                <w:top w:val="none" w:sz="0" w:space="0" w:color="auto"/>
                <w:left w:val="none" w:sz="0" w:space="0" w:color="auto"/>
                <w:bottom w:val="none" w:sz="0" w:space="0" w:color="auto"/>
                <w:right w:val="none" w:sz="0" w:space="0" w:color="auto"/>
              </w:divBdr>
            </w:div>
            <w:div w:id="857231046">
              <w:marLeft w:val="0"/>
              <w:marRight w:val="0"/>
              <w:marTop w:val="0"/>
              <w:marBottom w:val="0"/>
              <w:divBdr>
                <w:top w:val="none" w:sz="0" w:space="0" w:color="auto"/>
                <w:left w:val="none" w:sz="0" w:space="0" w:color="auto"/>
                <w:bottom w:val="none" w:sz="0" w:space="0" w:color="auto"/>
                <w:right w:val="none" w:sz="0" w:space="0" w:color="auto"/>
              </w:divBdr>
            </w:div>
            <w:div w:id="352271618">
              <w:marLeft w:val="0"/>
              <w:marRight w:val="0"/>
              <w:marTop w:val="0"/>
              <w:marBottom w:val="0"/>
              <w:divBdr>
                <w:top w:val="none" w:sz="0" w:space="0" w:color="auto"/>
                <w:left w:val="none" w:sz="0" w:space="0" w:color="auto"/>
                <w:bottom w:val="none" w:sz="0" w:space="0" w:color="auto"/>
                <w:right w:val="none" w:sz="0" w:space="0" w:color="auto"/>
              </w:divBdr>
            </w:div>
            <w:div w:id="138770164">
              <w:marLeft w:val="0"/>
              <w:marRight w:val="0"/>
              <w:marTop w:val="0"/>
              <w:marBottom w:val="0"/>
              <w:divBdr>
                <w:top w:val="none" w:sz="0" w:space="0" w:color="auto"/>
                <w:left w:val="none" w:sz="0" w:space="0" w:color="auto"/>
                <w:bottom w:val="none" w:sz="0" w:space="0" w:color="auto"/>
                <w:right w:val="none" w:sz="0" w:space="0" w:color="auto"/>
              </w:divBdr>
            </w:div>
            <w:div w:id="344937659">
              <w:marLeft w:val="0"/>
              <w:marRight w:val="0"/>
              <w:marTop w:val="0"/>
              <w:marBottom w:val="0"/>
              <w:divBdr>
                <w:top w:val="none" w:sz="0" w:space="0" w:color="auto"/>
                <w:left w:val="none" w:sz="0" w:space="0" w:color="auto"/>
                <w:bottom w:val="none" w:sz="0" w:space="0" w:color="auto"/>
                <w:right w:val="none" w:sz="0" w:space="0" w:color="auto"/>
              </w:divBdr>
            </w:div>
            <w:div w:id="650330144">
              <w:marLeft w:val="0"/>
              <w:marRight w:val="0"/>
              <w:marTop w:val="0"/>
              <w:marBottom w:val="0"/>
              <w:divBdr>
                <w:top w:val="none" w:sz="0" w:space="0" w:color="auto"/>
                <w:left w:val="none" w:sz="0" w:space="0" w:color="auto"/>
                <w:bottom w:val="none" w:sz="0" w:space="0" w:color="auto"/>
                <w:right w:val="none" w:sz="0" w:space="0" w:color="auto"/>
              </w:divBdr>
            </w:div>
            <w:div w:id="359092066">
              <w:marLeft w:val="0"/>
              <w:marRight w:val="0"/>
              <w:marTop w:val="0"/>
              <w:marBottom w:val="0"/>
              <w:divBdr>
                <w:top w:val="none" w:sz="0" w:space="0" w:color="auto"/>
                <w:left w:val="none" w:sz="0" w:space="0" w:color="auto"/>
                <w:bottom w:val="none" w:sz="0" w:space="0" w:color="auto"/>
                <w:right w:val="none" w:sz="0" w:space="0" w:color="auto"/>
              </w:divBdr>
            </w:div>
            <w:div w:id="1930002422">
              <w:marLeft w:val="0"/>
              <w:marRight w:val="0"/>
              <w:marTop w:val="0"/>
              <w:marBottom w:val="0"/>
              <w:divBdr>
                <w:top w:val="none" w:sz="0" w:space="0" w:color="auto"/>
                <w:left w:val="none" w:sz="0" w:space="0" w:color="auto"/>
                <w:bottom w:val="none" w:sz="0" w:space="0" w:color="auto"/>
                <w:right w:val="none" w:sz="0" w:space="0" w:color="auto"/>
              </w:divBdr>
            </w:div>
            <w:div w:id="1042290516">
              <w:marLeft w:val="0"/>
              <w:marRight w:val="0"/>
              <w:marTop w:val="0"/>
              <w:marBottom w:val="0"/>
              <w:divBdr>
                <w:top w:val="none" w:sz="0" w:space="0" w:color="auto"/>
                <w:left w:val="none" w:sz="0" w:space="0" w:color="auto"/>
                <w:bottom w:val="none" w:sz="0" w:space="0" w:color="auto"/>
                <w:right w:val="none" w:sz="0" w:space="0" w:color="auto"/>
              </w:divBdr>
            </w:div>
            <w:div w:id="195241085">
              <w:marLeft w:val="0"/>
              <w:marRight w:val="0"/>
              <w:marTop w:val="0"/>
              <w:marBottom w:val="0"/>
              <w:divBdr>
                <w:top w:val="none" w:sz="0" w:space="0" w:color="auto"/>
                <w:left w:val="none" w:sz="0" w:space="0" w:color="auto"/>
                <w:bottom w:val="none" w:sz="0" w:space="0" w:color="auto"/>
                <w:right w:val="none" w:sz="0" w:space="0" w:color="auto"/>
              </w:divBdr>
            </w:div>
            <w:div w:id="1760328383">
              <w:marLeft w:val="0"/>
              <w:marRight w:val="0"/>
              <w:marTop w:val="0"/>
              <w:marBottom w:val="0"/>
              <w:divBdr>
                <w:top w:val="none" w:sz="0" w:space="0" w:color="auto"/>
                <w:left w:val="none" w:sz="0" w:space="0" w:color="auto"/>
                <w:bottom w:val="none" w:sz="0" w:space="0" w:color="auto"/>
                <w:right w:val="none" w:sz="0" w:space="0" w:color="auto"/>
              </w:divBdr>
            </w:div>
            <w:div w:id="641275309">
              <w:marLeft w:val="0"/>
              <w:marRight w:val="0"/>
              <w:marTop w:val="0"/>
              <w:marBottom w:val="0"/>
              <w:divBdr>
                <w:top w:val="none" w:sz="0" w:space="0" w:color="auto"/>
                <w:left w:val="none" w:sz="0" w:space="0" w:color="auto"/>
                <w:bottom w:val="none" w:sz="0" w:space="0" w:color="auto"/>
                <w:right w:val="none" w:sz="0" w:space="0" w:color="auto"/>
              </w:divBdr>
            </w:div>
            <w:div w:id="793448949">
              <w:marLeft w:val="0"/>
              <w:marRight w:val="0"/>
              <w:marTop w:val="0"/>
              <w:marBottom w:val="0"/>
              <w:divBdr>
                <w:top w:val="none" w:sz="0" w:space="0" w:color="auto"/>
                <w:left w:val="none" w:sz="0" w:space="0" w:color="auto"/>
                <w:bottom w:val="none" w:sz="0" w:space="0" w:color="auto"/>
                <w:right w:val="none" w:sz="0" w:space="0" w:color="auto"/>
              </w:divBdr>
            </w:div>
            <w:div w:id="1838229316">
              <w:marLeft w:val="0"/>
              <w:marRight w:val="0"/>
              <w:marTop w:val="0"/>
              <w:marBottom w:val="0"/>
              <w:divBdr>
                <w:top w:val="none" w:sz="0" w:space="0" w:color="auto"/>
                <w:left w:val="none" w:sz="0" w:space="0" w:color="auto"/>
                <w:bottom w:val="none" w:sz="0" w:space="0" w:color="auto"/>
                <w:right w:val="none" w:sz="0" w:space="0" w:color="auto"/>
              </w:divBdr>
            </w:div>
            <w:div w:id="2137211095">
              <w:marLeft w:val="0"/>
              <w:marRight w:val="0"/>
              <w:marTop w:val="0"/>
              <w:marBottom w:val="0"/>
              <w:divBdr>
                <w:top w:val="none" w:sz="0" w:space="0" w:color="auto"/>
                <w:left w:val="none" w:sz="0" w:space="0" w:color="auto"/>
                <w:bottom w:val="none" w:sz="0" w:space="0" w:color="auto"/>
                <w:right w:val="none" w:sz="0" w:space="0" w:color="auto"/>
              </w:divBdr>
            </w:div>
            <w:div w:id="93941456">
              <w:marLeft w:val="0"/>
              <w:marRight w:val="0"/>
              <w:marTop w:val="0"/>
              <w:marBottom w:val="0"/>
              <w:divBdr>
                <w:top w:val="none" w:sz="0" w:space="0" w:color="auto"/>
                <w:left w:val="none" w:sz="0" w:space="0" w:color="auto"/>
                <w:bottom w:val="none" w:sz="0" w:space="0" w:color="auto"/>
                <w:right w:val="none" w:sz="0" w:space="0" w:color="auto"/>
              </w:divBdr>
            </w:div>
            <w:div w:id="1396390655">
              <w:marLeft w:val="0"/>
              <w:marRight w:val="0"/>
              <w:marTop w:val="0"/>
              <w:marBottom w:val="0"/>
              <w:divBdr>
                <w:top w:val="none" w:sz="0" w:space="0" w:color="auto"/>
                <w:left w:val="none" w:sz="0" w:space="0" w:color="auto"/>
                <w:bottom w:val="none" w:sz="0" w:space="0" w:color="auto"/>
                <w:right w:val="none" w:sz="0" w:space="0" w:color="auto"/>
              </w:divBdr>
            </w:div>
            <w:div w:id="1892879988">
              <w:marLeft w:val="0"/>
              <w:marRight w:val="0"/>
              <w:marTop w:val="0"/>
              <w:marBottom w:val="0"/>
              <w:divBdr>
                <w:top w:val="none" w:sz="0" w:space="0" w:color="auto"/>
                <w:left w:val="none" w:sz="0" w:space="0" w:color="auto"/>
                <w:bottom w:val="none" w:sz="0" w:space="0" w:color="auto"/>
                <w:right w:val="none" w:sz="0" w:space="0" w:color="auto"/>
              </w:divBdr>
            </w:div>
            <w:div w:id="2026786983">
              <w:marLeft w:val="0"/>
              <w:marRight w:val="0"/>
              <w:marTop w:val="0"/>
              <w:marBottom w:val="0"/>
              <w:divBdr>
                <w:top w:val="none" w:sz="0" w:space="0" w:color="auto"/>
                <w:left w:val="none" w:sz="0" w:space="0" w:color="auto"/>
                <w:bottom w:val="none" w:sz="0" w:space="0" w:color="auto"/>
                <w:right w:val="none" w:sz="0" w:space="0" w:color="auto"/>
              </w:divBdr>
            </w:div>
            <w:div w:id="1083375686">
              <w:marLeft w:val="0"/>
              <w:marRight w:val="0"/>
              <w:marTop w:val="0"/>
              <w:marBottom w:val="0"/>
              <w:divBdr>
                <w:top w:val="none" w:sz="0" w:space="0" w:color="auto"/>
                <w:left w:val="none" w:sz="0" w:space="0" w:color="auto"/>
                <w:bottom w:val="none" w:sz="0" w:space="0" w:color="auto"/>
                <w:right w:val="none" w:sz="0" w:space="0" w:color="auto"/>
              </w:divBdr>
            </w:div>
            <w:div w:id="2114781437">
              <w:marLeft w:val="0"/>
              <w:marRight w:val="0"/>
              <w:marTop w:val="0"/>
              <w:marBottom w:val="0"/>
              <w:divBdr>
                <w:top w:val="none" w:sz="0" w:space="0" w:color="auto"/>
                <w:left w:val="none" w:sz="0" w:space="0" w:color="auto"/>
                <w:bottom w:val="none" w:sz="0" w:space="0" w:color="auto"/>
                <w:right w:val="none" w:sz="0" w:space="0" w:color="auto"/>
              </w:divBdr>
            </w:div>
            <w:div w:id="1852840314">
              <w:marLeft w:val="0"/>
              <w:marRight w:val="0"/>
              <w:marTop w:val="0"/>
              <w:marBottom w:val="0"/>
              <w:divBdr>
                <w:top w:val="none" w:sz="0" w:space="0" w:color="auto"/>
                <w:left w:val="none" w:sz="0" w:space="0" w:color="auto"/>
                <w:bottom w:val="none" w:sz="0" w:space="0" w:color="auto"/>
                <w:right w:val="none" w:sz="0" w:space="0" w:color="auto"/>
              </w:divBdr>
            </w:div>
            <w:div w:id="1591037354">
              <w:marLeft w:val="0"/>
              <w:marRight w:val="0"/>
              <w:marTop w:val="0"/>
              <w:marBottom w:val="0"/>
              <w:divBdr>
                <w:top w:val="none" w:sz="0" w:space="0" w:color="auto"/>
                <w:left w:val="none" w:sz="0" w:space="0" w:color="auto"/>
                <w:bottom w:val="none" w:sz="0" w:space="0" w:color="auto"/>
                <w:right w:val="none" w:sz="0" w:space="0" w:color="auto"/>
              </w:divBdr>
            </w:div>
            <w:div w:id="22554929">
              <w:marLeft w:val="0"/>
              <w:marRight w:val="0"/>
              <w:marTop w:val="0"/>
              <w:marBottom w:val="0"/>
              <w:divBdr>
                <w:top w:val="none" w:sz="0" w:space="0" w:color="auto"/>
                <w:left w:val="none" w:sz="0" w:space="0" w:color="auto"/>
                <w:bottom w:val="none" w:sz="0" w:space="0" w:color="auto"/>
                <w:right w:val="none" w:sz="0" w:space="0" w:color="auto"/>
              </w:divBdr>
            </w:div>
            <w:div w:id="1448891050">
              <w:marLeft w:val="0"/>
              <w:marRight w:val="0"/>
              <w:marTop w:val="0"/>
              <w:marBottom w:val="0"/>
              <w:divBdr>
                <w:top w:val="none" w:sz="0" w:space="0" w:color="auto"/>
                <w:left w:val="none" w:sz="0" w:space="0" w:color="auto"/>
                <w:bottom w:val="none" w:sz="0" w:space="0" w:color="auto"/>
                <w:right w:val="none" w:sz="0" w:space="0" w:color="auto"/>
              </w:divBdr>
            </w:div>
            <w:div w:id="1796437312">
              <w:marLeft w:val="0"/>
              <w:marRight w:val="0"/>
              <w:marTop w:val="0"/>
              <w:marBottom w:val="0"/>
              <w:divBdr>
                <w:top w:val="none" w:sz="0" w:space="0" w:color="auto"/>
                <w:left w:val="none" w:sz="0" w:space="0" w:color="auto"/>
                <w:bottom w:val="none" w:sz="0" w:space="0" w:color="auto"/>
                <w:right w:val="none" w:sz="0" w:space="0" w:color="auto"/>
              </w:divBdr>
            </w:div>
            <w:div w:id="1066296628">
              <w:marLeft w:val="0"/>
              <w:marRight w:val="0"/>
              <w:marTop w:val="0"/>
              <w:marBottom w:val="0"/>
              <w:divBdr>
                <w:top w:val="none" w:sz="0" w:space="0" w:color="auto"/>
                <w:left w:val="none" w:sz="0" w:space="0" w:color="auto"/>
                <w:bottom w:val="none" w:sz="0" w:space="0" w:color="auto"/>
                <w:right w:val="none" w:sz="0" w:space="0" w:color="auto"/>
              </w:divBdr>
            </w:div>
            <w:div w:id="542980858">
              <w:marLeft w:val="0"/>
              <w:marRight w:val="0"/>
              <w:marTop w:val="0"/>
              <w:marBottom w:val="0"/>
              <w:divBdr>
                <w:top w:val="none" w:sz="0" w:space="0" w:color="auto"/>
                <w:left w:val="none" w:sz="0" w:space="0" w:color="auto"/>
                <w:bottom w:val="none" w:sz="0" w:space="0" w:color="auto"/>
                <w:right w:val="none" w:sz="0" w:space="0" w:color="auto"/>
              </w:divBdr>
            </w:div>
            <w:div w:id="866257195">
              <w:marLeft w:val="0"/>
              <w:marRight w:val="0"/>
              <w:marTop w:val="0"/>
              <w:marBottom w:val="0"/>
              <w:divBdr>
                <w:top w:val="none" w:sz="0" w:space="0" w:color="auto"/>
                <w:left w:val="none" w:sz="0" w:space="0" w:color="auto"/>
                <w:bottom w:val="none" w:sz="0" w:space="0" w:color="auto"/>
                <w:right w:val="none" w:sz="0" w:space="0" w:color="auto"/>
              </w:divBdr>
            </w:div>
            <w:div w:id="8200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200">
      <w:bodyDiv w:val="1"/>
      <w:marLeft w:val="0"/>
      <w:marRight w:val="0"/>
      <w:marTop w:val="0"/>
      <w:marBottom w:val="0"/>
      <w:divBdr>
        <w:top w:val="none" w:sz="0" w:space="0" w:color="auto"/>
        <w:left w:val="none" w:sz="0" w:space="0" w:color="auto"/>
        <w:bottom w:val="none" w:sz="0" w:space="0" w:color="auto"/>
        <w:right w:val="none" w:sz="0" w:space="0" w:color="auto"/>
      </w:divBdr>
    </w:div>
    <w:div w:id="1394087902">
      <w:bodyDiv w:val="1"/>
      <w:marLeft w:val="0"/>
      <w:marRight w:val="0"/>
      <w:marTop w:val="0"/>
      <w:marBottom w:val="0"/>
      <w:divBdr>
        <w:top w:val="none" w:sz="0" w:space="0" w:color="auto"/>
        <w:left w:val="none" w:sz="0" w:space="0" w:color="auto"/>
        <w:bottom w:val="none" w:sz="0" w:space="0" w:color="auto"/>
        <w:right w:val="none" w:sz="0" w:space="0" w:color="auto"/>
      </w:divBdr>
    </w:div>
    <w:div w:id="1405177248">
      <w:bodyDiv w:val="1"/>
      <w:marLeft w:val="0"/>
      <w:marRight w:val="0"/>
      <w:marTop w:val="0"/>
      <w:marBottom w:val="0"/>
      <w:divBdr>
        <w:top w:val="none" w:sz="0" w:space="0" w:color="auto"/>
        <w:left w:val="none" w:sz="0" w:space="0" w:color="auto"/>
        <w:bottom w:val="none" w:sz="0" w:space="0" w:color="auto"/>
        <w:right w:val="none" w:sz="0" w:space="0" w:color="auto"/>
      </w:divBdr>
    </w:div>
    <w:div w:id="1416786614">
      <w:bodyDiv w:val="1"/>
      <w:marLeft w:val="0"/>
      <w:marRight w:val="0"/>
      <w:marTop w:val="0"/>
      <w:marBottom w:val="0"/>
      <w:divBdr>
        <w:top w:val="none" w:sz="0" w:space="0" w:color="auto"/>
        <w:left w:val="none" w:sz="0" w:space="0" w:color="auto"/>
        <w:bottom w:val="none" w:sz="0" w:space="0" w:color="auto"/>
        <w:right w:val="none" w:sz="0" w:space="0" w:color="auto"/>
      </w:divBdr>
    </w:div>
    <w:div w:id="1417441109">
      <w:bodyDiv w:val="1"/>
      <w:marLeft w:val="0"/>
      <w:marRight w:val="0"/>
      <w:marTop w:val="0"/>
      <w:marBottom w:val="0"/>
      <w:divBdr>
        <w:top w:val="none" w:sz="0" w:space="0" w:color="auto"/>
        <w:left w:val="none" w:sz="0" w:space="0" w:color="auto"/>
        <w:bottom w:val="none" w:sz="0" w:space="0" w:color="auto"/>
        <w:right w:val="none" w:sz="0" w:space="0" w:color="auto"/>
      </w:divBdr>
    </w:div>
    <w:div w:id="1426340264">
      <w:bodyDiv w:val="1"/>
      <w:marLeft w:val="0"/>
      <w:marRight w:val="0"/>
      <w:marTop w:val="0"/>
      <w:marBottom w:val="0"/>
      <w:divBdr>
        <w:top w:val="none" w:sz="0" w:space="0" w:color="auto"/>
        <w:left w:val="none" w:sz="0" w:space="0" w:color="auto"/>
        <w:bottom w:val="none" w:sz="0" w:space="0" w:color="auto"/>
        <w:right w:val="none" w:sz="0" w:space="0" w:color="auto"/>
      </w:divBdr>
    </w:div>
    <w:div w:id="1431003135">
      <w:bodyDiv w:val="1"/>
      <w:marLeft w:val="0"/>
      <w:marRight w:val="0"/>
      <w:marTop w:val="0"/>
      <w:marBottom w:val="0"/>
      <w:divBdr>
        <w:top w:val="none" w:sz="0" w:space="0" w:color="auto"/>
        <w:left w:val="none" w:sz="0" w:space="0" w:color="auto"/>
        <w:bottom w:val="none" w:sz="0" w:space="0" w:color="auto"/>
        <w:right w:val="none" w:sz="0" w:space="0" w:color="auto"/>
      </w:divBdr>
    </w:div>
    <w:div w:id="1431075565">
      <w:bodyDiv w:val="1"/>
      <w:marLeft w:val="0"/>
      <w:marRight w:val="0"/>
      <w:marTop w:val="0"/>
      <w:marBottom w:val="0"/>
      <w:divBdr>
        <w:top w:val="none" w:sz="0" w:space="0" w:color="auto"/>
        <w:left w:val="none" w:sz="0" w:space="0" w:color="auto"/>
        <w:bottom w:val="none" w:sz="0" w:space="0" w:color="auto"/>
        <w:right w:val="none" w:sz="0" w:space="0" w:color="auto"/>
      </w:divBdr>
    </w:div>
    <w:div w:id="1435399873">
      <w:bodyDiv w:val="1"/>
      <w:marLeft w:val="0"/>
      <w:marRight w:val="0"/>
      <w:marTop w:val="0"/>
      <w:marBottom w:val="0"/>
      <w:divBdr>
        <w:top w:val="none" w:sz="0" w:space="0" w:color="auto"/>
        <w:left w:val="none" w:sz="0" w:space="0" w:color="auto"/>
        <w:bottom w:val="none" w:sz="0" w:space="0" w:color="auto"/>
        <w:right w:val="none" w:sz="0" w:space="0" w:color="auto"/>
      </w:divBdr>
    </w:div>
    <w:div w:id="1436903099">
      <w:bodyDiv w:val="1"/>
      <w:marLeft w:val="0"/>
      <w:marRight w:val="0"/>
      <w:marTop w:val="0"/>
      <w:marBottom w:val="0"/>
      <w:divBdr>
        <w:top w:val="none" w:sz="0" w:space="0" w:color="auto"/>
        <w:left w:val="none" w:sz="0" w:space="0" w:color="auto"/>
        <w:bottom w:val="none" w:sz="0" w:space="0" w:color="auto"/>
        <w:right w:val="none" w:sz="0" w:space="0" w:color="auto"/>
      </w:divBdr>
    </w:div>
    <w:div w:id="1437752246">
      <w:bodyDiv w:val="1"/>
      <w:marLeft w:val="0"/>
      <w:marRight w:val="0"/>
      <w:marTop w:val="0"/>
      <w:marBottom w:val="0"/>
      <w:divBdr>
        <w:top w:val="none" w:sz="0" w:space="0" w:color="auto"/>
        <w:left w:val="none" w:sz="0" w:space="0" w:color="auto"/>
        <w:bottom w:val="none" w:sz="0" w:space="0" w:color="auto"/>
        <w:right w:val="none" w:sz="0" w:space="0" w:color="auto"/>
      </w:divBdr>
    </w:div>
    <w:div w:id="1450664418">
      <w:bodyDiv w:val="1"/>
      <w:marLeft w:val="0"/>
      <w:marRight w:val="0"/>
      <w:marTop w:val="0"/>
      <w:marBottom w:val="0"/>
      <w:divBdr>
        <w:top w:val="none" w:sz="0" w:space="0" w:color="auto"/>
        <w:left w:val="none" w:sz="0" w:space="0" w:color="auto"/>
        <w:bottom w:val="none" w:sz="0" w:space="0" w:color="auto"/>
        <w:right w:val="none" w:sz="0" w:space="0" w:color="auto"/>
      </w:divBdr>
    </w:div>
    <w:div w:id="1451048759">
      <w:bodyDiv w:val="1"/>
      <w:marLeft w:val="0"/>
      <w:marRight w:val="0"/>
      <w:marTop w:val="0"/>
      <w:marBottom w:val="0"/>
      <w:divBdr>
        <w:top w:val="none" w:sz="0" w:space="0" w:color="auto"/>
        <w:left w:val="none" w:sz="0" w:space="0" w:color="auto"/>
        <w:bottom w:val="none" w:sz="0" w:space="0" w:color="auto"/>
        <w:right w:val="none" w:sz="0" w:space="0" w:color="auto"/>
      </w:divBdr>
    </w:div>
    <w:div w:id="1452672388">
      <w:bodyDiv w:val="1"/>
      <w:marLeft w:val="0"/>
      <w:marRight w:val="0"/>
      <w:marTop w:val="0"/>
      <w:marBottom w:val="0"/>
      <w:divBdr>
        <w:top w:val="none" w:sz="0" w:space="0" w:color="auto"/>
        <w:left w:val="none" w:sz="0" w:space="0" w:color="auto"/>
        <w:bottom w:val="none" w:sz="0" w:space="0" w:color="auto"/>
        <w:right w:val="none" w:sz="0" w:space="0" w:color="auto"/>
      </w:divBdr>
    </w:div>
    <w:div w:id="1458334009">
      <w:bodyDiv w:val="1"/>
      <w:marLeft w:val="0"/>
      <w:marRight w:val="0"/>
      <w:marTop w:val="0"/>
      <w:marBottom w:val="0"/>
      <w:divBdr>
        <w:top w:val="none" w:sz="0" w:space="0" w:color="auto"/>
        <w:left w:val="none" w:sz="0" w:space="0" w:color="auto"/>
        <w:bottom w:val="none" w:sz="0" w:space="0" w:color="auto"/>
        <w:right w:val="none" w:sz="0" w:space="0" w:color="auto"/>
      </w:divBdr>
    </w:div>
    <w:div w:id="1460144923">
      <w:bodyDiv w:val="1"/>
      <w:marLeft w:val="0"/>
      <w:marRight w:val="0"/>
      <w:marTop w:val="0"/>
      <w:marBottom w:val="0"/>
      <w:divBdr>
        <w:top w:val="none" w:sz="0" w:space="0" w:color="auto"/>
        <w:left w:val="none" w:sz="0" w:space="0" w:color="auto"/>
        <w:bottom w:val="none" w:sz="0" w:space="0" w:color="auto"/>
        <w:right w:val="none" w:sz="0" w:space="0" w:color="auto"/>
      </w:divBdr>
    </w:div>
    <w:div w:id="1463232224">
      <w:bodyDiv w:val="1"/>
      <w:marLeft w:val="0"/>
      <w:marRight w:val="0"/>
      <w:marTop w:val="0"/>
      <w:marBottom w:val="0"/>
      <w:divBdr>
        <w:top w:val="none" w:sz="0" w:space="0" w:color="auto"/>
        <w:left w:val="none" w:sz="0" w:space="0" w:color="auto"/>
        <w:bottom w:val="none" w:sz="0" w:space="0" w:color="auto"/>
        <w:right w:val="none" w:sz="0" w:space="0" w:color="auto"/>
      </w:divBdr>
    </w:div>
    <w:div w:id="1468014591">
      <w:bodyDiv w:val="1"/>
      <w:marLeft w:val="0"/>
      <w:marRight w:val="0"/>
      <w:marTop w:val="0"/>
      <w:marBottom w:val="0"/>
      <w:divBdr>
        <w:top w:val="none" w:sz="0" w:space="0" w:color="auto"/>
        <w:left w:val="none" w:sz="0" w:space="0" w:color="auto"/>
        <w:bottom w:val="none" w:sz="0" w:space="0" w:color="auto"/>
        <w:right w:val="none" w:sz="0" w:space="0" w:color="auto"/>
      </w:divBdr>
    </w:div>
    <w:div w:id="1468425800">
      <w:bodyDiv w:val="1"/>
      <w:marLeft w:val="0"/>
      <w:marRight w:val="0"/>
      <w:marTop w:val="0"/>
      <w:marBottom w:val="0"/>
      <w:divBdr>
        <w:top w:val="none" w:sz="0" w:space="0" w:color="auto"/>
        <w:left w:val="none" w:sz="0" w:space="0" w:color="auto"/>
        <w:bottom w:val="none" w:sz="0" w:space="0" w:color="auto"/>
        <w:right w:val="none" w:sz="0" w:space="0" w:color="auto"/>
      </w:divBdr>
    </w:div>
    <w:div w:id="1482194631">
      <w:bodyDiv w:val="1"/>
      <w:marLeft w:val="0"/>
      <w:marRight w:val="0"/>
      <w:marTop w:val="0"/>
      <w:marBottom w:val="0"/>
      <w:divBdr>
        <w:top w:val="none" w:sz="0" w:space="0" w:color="auto"/>
        <w:left w:val="none" w:sz="0" w:space="0" w:color="auto"/>
        <w:bottom w:val="none" w:sz="0" w:space="0" w:color="auto"/>
        <w:right w:val="none" w:sz="0" w:space="0" w:color="auto"/>
      </w:divBdr>
    </w:div>
    <w:div w:id="1490364735">
      <w:bodyDiv w:val="1"/>
      <w:marLeft w:val="0"/>
      <w:marRight w:val="0"/>
      <w:marTop w:val="0"/>
      <w:marBottom w:val="0"/>
      <w:divBdr>
        <w:top w:val="none" w:sz="0" w:space="0" w:color="auto"/>
        <w:left w:val="none" w:sz="0" w:space="0" w:color="auto"/>
        <w:bottom w:val="none" w:sz="0" w:space="0" w:color="auto"/>
        <w:right w:val="none" w:sz="0" w:space="0" w:color="auto"/>
      </w:divBdr>
    </w:div>
    <w:div w:id="1494223167">
      <w:bodyDiv w:val="1"/>
      <w:marLeft w:val="0"/>
      <w:marRight w:val="0"/>
      <w:marTop w:val="0"/>
      <w:marBottom w:val="0"/>
      <w:divBdr>
        <w:top w:val="none" w:sz="0" w:space="0" w:color="auto"/>
        <w:left w:val="none" w:sz="0" w:space="0" w:color="auto"/>
        <w:bottom w:val="none" w:sz="0" w:space="0" w:color="auto"/>
        <w:right w:val="none" w:sz="0" w:space="0" w:color="auto"/>
      </w:divBdr>
    </w:div>
    <w:div w:id="1494297262">
      <w:bodyDiv w:val="1"/>
      <w:marLeft w:val="0"/>
      <w:marRight w:val="0"/>
      <w:marTop w:val="0"/>
      <w:marBottom w:val="0"/>
      <w:divBdr>
        <w:top w:val="none" w:sz="0" w:space="0" w:color="auto"/>
        <w:left w:val="none" w:sz="0" w:space="0" w:color="auto"/>
        <w:bottom w:val="none" w:sz="0" w:space="0" w:color="auto"/>
        <w:right w:val="none" w:sz="0" w:space="0" w:color="auto"/>
      </w:divBdr>
    </w:div>
    <w:div w:id="1501113585">
      <w:bodyDiv w:val="1"/>
      <w:marLeft w:val="0"/>
      <w:marRight w:val="0"/>
      <w:marTop w:val="0"/>
      <w:marBottom w:val="0"/>
      <w:divBdr>
        <w:top w:val="none" w:sz="0" w:space="0" w:color="auto"/>
        <w:left w:val="none" w:sz="0" w:space="0" w:color="auto"/>
        <w:bottom w:val="none" w:sz="0" w:space="0" w:color="auto"/>
        <w:right w:val="none" w:sz="0" w:space="0" w:color="auto"/>
      </w:divBdr>
    </w:div>
    <w:div w:id="1504081907">
      <w:bodyDiv w:val="1"/>
      <w:marLeft w:val="0"/>
      <w:marRight w:val="0"/>
      <w:marTop w:val="0"/>
      <w:marBottom w:val="0"/>
      <w:divBdr>
        <w:top w:val="none" w:sz="0" w:space="0" w:color="auto"/>
        <w:left w:val="none" w:sz="0" w:space="0" w:color="auto"/>
        <w:bottom w:val="none" w:sz="0" w:space="0" w:color="auto"/>
        <w:right w:val="none" w:sz="0" w:space="0" w:color="auto"/>
      </w:divBdr>
    </w:div>
    <w:div w:id="1520117288">
      <w:bodyDiv w:val="1"/>
      <w:marLeft w:val="0"/>
      <w:marRight w:val="0"/>
      <w:marTop w:val="0"/>
      <w:marBottom w:val="0"/>
      <w:divBdr>
        <w:top w:val="none" w:sz="0" w:space="0" w:color="auto"/>
        <w:left w:val="none" w:sz="0" w:space="0" w:color="auto"/>
        <w:bottom w:val="none" w:sz="0" w:space="0" w:color="auto"/>
        <w:right w:val="none" w:sz="0" w:space="0" w:color="auto"/>
      </w:divBdr>
    </w:div>
    <w:div w:id="1535069983">
      <w:bodyDiv w:val="1"/>
      <w:marLeft w:val="0"/>
      <w:marRight w:val="0"/>
      <w:marTop w:val="0"/>
      <w:marBottom w:val="0"/>
      <w:divBdr>
        <w:top w:val="none" w:sz="0" w:space="0" w:color="auto"/>
        <w:left w:val="none" w:sz="0" w:space="0" w:color="auto"/>
        <w:bottom w:val="none" w:sz="0" w:space="0" w:color="auto"/>
        <w:right w:val="none" w:sz="0" w:space="0" w:color="auto"/>
      </w:divBdr>
    </w:div>
    <w:div w:id="1536848032">
      <w:bodyDiv w:val="1"/>
      <w:marLeft w:val="0"/>
      <w:marRight w:val="0"/>
      <w:marTop w:val="0"/>
      <w:marBottom w:val="0"/>
      <w:divBdr>
        <w:top w:val="none" w:sz="0" w:space="0" w:color="auto"/>
        <w:left w:val="none" w:sz="0" w:space="0" w:color="auto"/>
        <w:bottom w:val="none" w:sz="0" w:space="0" w:color="auto"/>
        <w:right w:val="none" w:sz="0" w:space="0" w:color="auto"/>
      </w:divBdr>
    </w:div>
    <w:div w:id="1544711629">
      <w:bodyDiv w:val="1"/>
      <w:marLeft w:val="0"/>
      <w:marRight w:val="0"/>
      <w:marTop w:val="0"/>
      <w:marBottom w:val="0"/>
      <w:divBdr>
        <w:top w:val="none" w:sz="0" w:space="0" w:color="auto"/>
        <w:left w:val="none" w:sz="0" w:space="0" w:color="auto"/>
        <w:bottom w:val="none" w:sz="0" w:space="0" w:color="auto"/>
        <w:right w:val="none" w:sz="0" w:space="0" w:color="auto"/>
      </w:divBdr>
    </w:div>
    <w:div w:id="1552812156">
      <w:bodyDiv w:val="1"/>
      <w:marLeft w:val="0"/>
      <w:marRight w:val="0"/>
      <w:marTop w:val="0"/>
      <w:marBottom w:val="0"/>
      <w:divBdr>
        <w:top w:val="none" w:sz="0" w:space="0" w:color="auto"/>
        <w:left w:val="none" w:sz="0" w:space="0" w:color="auto"/>
        <w:bottom w:val="none" w:sz="0" w:space="0" w:color="auto"/>
        <w:right w:val="none" w:sz="0" w:space="0" w:color="auto"/>
      </w:divBdr>
    </w:div>
    <w:div w:id="1553272658">
      <w:bodyDiv w:val="1"/>
      <w:marLeft w:val="0"/>
      <w:marRight w:val="0"/>
      <w:marTop w:val="0"/>
      <w:marBottom w:val="0"/>
      <w:divBdr>
        <w:top w:val="none" w:sz="0" w:space="0" w:color="auto"/>
        <w:left w:val="none" w:sz="0" w:space="0" w:color="auto"/>
        <w:bottom w:val="none" w:sz="0" w:space="0" w:color="auto"/>
        <w:right w:val="none" w:sz="0" w:space="0" w:color="auto"/>
      </w:divBdr>
    </w:div>
    <w:div w:id="1557470846">
      <w:bodyDiv w:val="1"/>
      <w:marLeft w:val="0"/>
      <w:marRight w:val="0"/>
      <w:marTop w:val="0"/>
      <w:marBottom w:val="0"/>
      <w:divBdr>
        <w:top w:val="none" w:sz="0" w:space="0" w:color="auto"/>
        <w:left w:val="none" w:sz="0" w:space="0" w:color="auto"/>
        <w:bottom w:val="none" w:sz="0" w:space="0" w:color="auto"/>
        <w:right w:val="none" w:sz="0" w:space="0" w:color="auto"/>
      </w:divBdr>
    </w:div>
    <w:div w:id="1557626418">
      <w:bodyDiv w:val="1"/>
      <w:marLeft w:val="0"/>
      <w:marRight w:val="0"/>
      <w:marTop w:val="0"/>
      <w:marBottom w:val="0"/>
      <w:divBdr>
        <w:top w:val="none" w:sz="0" w:space="0" w:color="auto"/>
        <w:left w:val="none" w:sz="0" w:space="0" w:color="auto"/>
        <w:bottom w:val="none" w:sz="0" w:space="0" w:color="auto"/>
        <w:right w:val="none" w:sz="0" w:space="0" w:color="auto"/>
      </w:divBdr>
    </w:div>
    <w:div w:id="1559168256">
      <w:bodyDiv w:val="1"/>
      <w:marLeft w:val="0"/>
      <w:marRight w:val="0"/>
      <w:marTop w:val="0"/>
      <w:marBottom w:val="0"/>
      <w:divBdr>
        <w:top w:val="none" w:sz="0" w:space="0" w:color="auto"/>
        <w:left w:val="none" w:sz="0" w:space="0" w:color="auto"/>
        <w:bottom w:val="none" w:sz="0" w:space="0" w:color="auto"/>
        <w:right w:val="none" w:sz="0" w:space="0" w:color="auto"/>
      </w:divBdr>
    </w:div>
    <w:div w:id="1559825021">
      <w:bodyDiv w:val="1"/>
      <w:marLeft w:val="0"/>
      <w:marRight w:val="0"/>
      <w:marTop w:val="0"/>
      <w:marBottom w:val="0"/>
      <w:divBdr>
        <w:top w:val="none" w:sz="0" w:space="0" w:color="auto"/>
        <w:left w:val="none" w:sz="0" w:space="0" w:color="auto"/>
        <w:bottom w:val="none" w:sz="0" w:space="0" w:color="auto"/>
        <w:right w:val="none" w:sz="0" w:space="0" w:color="auto"/>
      </w:divBdr>
    </w:div>
    <w:div w:id="1560438850">
      <w:bodyDiv w:val="1"/>
      <w:marLeft w:val="0"/>
      <w:marRight w:val="0"/>
      <w:marTop w:val="0"/>
      <w:marBottom w:val="0"/>
      <w:divBdr>
        <w:top w:val="none" w:sz="0" w:space="0" w:color="auto"/>
        <w:left w:val="none" w:sz="0" w:space="0" w:color="auto"/>
        <w:bottom w:val="none" w:sz="0" w:space="0" w:color="auto"/>
        <w:right w:val="none" w:sz="0" w:space="0" w:color="auto"/>
      </w:divBdr>
    </w:div>
    <w:div w:id="1572688731">
      <w:bodyDiv w:val="1"/>
      <w:marLeft w:val="0"/>
      <w:marRight w:val="0"/>
      <w:marTop w:val="0"/>
      <w:marBottom w:val="0"/>
      <w:divBdr>
        <w:top w:val="none" w:sz="0" w:space="0" w:color="auto"/>
        <w:left w:val="none" w:sz="0" w:space="0" w:color="auto"/>
        <w:bottom w:val="none" w:sz="0" w:space="0" w:color="auto"/>
        <w:right w:val="none" w:sz="0" w:space="0" w:color="auto"/>
      </w:divBdr>
    </w:div>
    <w:div w:id="1575700720">
      <w:bodyDiv w:val="1"/>
      <w:marLeft w:val="0"/>
      <w:marRight w:val="0"/>
      <w:marTop w:val="0"/>
      <w:marBottom w:val="0"/>
      <w:divBdr>
        <w:top w:val="none" w:sz="0" w:space="0" w:color="auto"/>
        <w:left w:val="none" w:sz="0" w:space="0" w:color="auto"/>
        <w:bottom w:val="none" w:sz="0" w:space="0" w:color="auto"/>
        <w:right w:val="none" w:sz="0" w:space="0" w:color="auto"/>
      </w:divBdr>
    </w:div>
    <w:div w:id="1584561072">
      <w:bodyDiv w:val="1"/>
      <w:marLeft w:val="0"/>
      <w:marRight w:val="0"/>
      <w:marTop w:val="0"/>
      <w:marBottom w:val="0"/>
      <w:divBdr>
        <w:top w:val="none" w:sz="0" w:space="0" w:color="auto"/>
        <w:left w:val="none" w:sz="0" w:space="0" w:color="auto"/>
        <w:bottom w:val="none" w:sz="0" w:space="0" w:color="auto"/>
        <w:right w:val="none" w:sz="0" w:space="0" w:color="auto"/>
      </w:divBdr>
    </w:div>
    <w:div w:id="1585801527">
      <w:bodyDiv w:val="1"/>
      <w:marLeft w:val="0"/>
      <w:marRight w:val="0"/>
      <w:marTop w:val="0"/>
      <w:marBottom w:val="0"/>
      <w:divBdr>
        <w:top w:val="none" w:sz="0" w:space="0" w:color="auto"/>
        <w:left w:val="none" w:sz="0" w:space="0" w:color="auto"/>
        <w:bottom w:val="none" w:sz="0" w:space="0" w:color="auto"/>
        <w:right w:val="none" w:sz="0" w:space="0" w:color="auto"/>
      </w:divBdr>
    </w:div>
    <w:div w:id="1586647540">
      <w:bodyDiv w:val="1"/>
      <w:marLeft w:val="0"/>
      <w:marRight w:val="0"/>
      <w:marTop w:val="0"/>
      <w:marBottom w:val="0"/>
      <w:divBdr>
        <w:top w:val="none" w:sz="0" w:space="0" w:color="auto"/>
        <w:left w:val="none" w:sz="0" w:space="0" w:color="auto"/>
        <w:bottom w:val="none" w:sz="0" w:space="0" w:color="auto"/>
        <w:right w:val="none" w:sz="0" w:space="0" w:color="auto"/>
      </w:divBdr>
    </w:div>
    <w:div w:id="1591543503">
      <w:bodyDiv w:val="1"/>
      <w:marLeft w:val="0"/>
      <w:marRight w:val="0"/>
      <w:marTop w:val="0"/>
      <w:marBottom w:val="0"/>
      <w:divBdr>
        <w:top w:val="none" w:sz="0" w:space="0" w:color="auto"/>
        <w:left w:val="none" w:sz="0" w:space="0" w:color="auto"/>
        <w:bottom w:val="none" w:sz="0" w:space="0" w:color="auto"/>
        <w:right w:val="none" w:sz="0" w:space="0" w:color="auto"/>
      </w:divBdr>
    </w:div>
    <w:div w:id="1592854267">
      <w:bodyDiv w:val="1"/>
      <w:marLeft w:val="0"/>
      <w:marRight w:val="0"/>
      <w:marTop w:val="0"/>
      <w:marBottom w:val="0"/>
      <w:divBdr>
        <w:top w:val="none" w:sz="0" w:space="0" w:color="auto"/>
        <w:left w:val="none" w:sz="0" w:space="0" w:color="auto"/>
        <w:bottom w:val="none" w:sz="0" w:space="0" w:color="auto"/>
        <w:right w:val="none" w:sz="0" w:space="0" w:color="auto"/>
      </w:divBdr>
    </w:div>
    <w:div w:id="1604537608">
      <w:bodyDiv w:val="1"/>
      <w:marLeft w:val="0"/>
      <w:marRight w:val="0"/>
      <w:marTop w:val="0"/>
      <w:marBottom w:val="0"/>
      <w:divBdr>
        <w:top w:val="none" w:sz="0" w:space="0" w:color="auto"/>
        <w:left w:val="none" w:sz="0" w:space="0" w:color="auto"/>
        <w:bottom w:val="none" w:sz="0" w:space="0" w:color="auto"/>
        <w:right w:val="none" w:sz="0" w:space="0" w:color="auto"/>
      </w:divBdr>
    </w:div>
    <w:div w:id="1608612285">
      <w:bodyDiv w:val="1"/>
      <w:marLeft w:val="0"/>
      <w:marRight w:val="0"/>
      <w:marTop w:val="0"/>
      <w:marBottom w:val="0"/>
      <w:divBdr>
        <w:top w:val="none" w:sz="0" w:space="0" w:color="auto"/>
        <w:left w:val="none" w:sz="0" w:space="0" w:color="auto"/>
        <w:bottom w:val="none" w:sz="0" w:space="0" w:color="auto"/>
        <w:right w:val="none" w:sz="0" w:space="0" w:color="auto"/>
      </w:divBdr>
    </w:div>
    <w:div w:id="1613590022">
      <w:bodyDiv w:val="1"/>
      <w:marLeft w:val="0"/>
      <w:marRight w:val="0"/>
      <w:marTop w:val="0"/>
      <w:marBottom w:val="0"/>
      <w:divBdr>
        <w:top w:val="none" w:sz="0" w:space="0" w:color="auto"/>
        <w:left w:val="none" w:sz="0" w:space="0" w:color="auto"/>
        <w:bottom w:val="none" w:sz="0" w:space="0" w:color="auto"/>
        <w:right w:val="none" w:sz="0" w:space="0" w:color="auto"/>
      </w:divBdr>
    </w:div>
    <w:div w:id="1614938215">
      <w:bodyDiv w:val="1"/>
      <w:marLeft w:val="0"/>
      <w:marRight w:val="0"/>
      <w:marTop w:val="0"/>
      <w:marBottom w:val="0"/>
      <w:divBdr>
        <w:top w:val="none" w:sz="0" w:space="0" w:color="auto"/>
        <w:left w:val="none" w:sz="0" w:space="0" w:color="auto"/>
        <w:bottom w:val="none" w:sz="0" w:space="0" w:color="auto"/>
        <w:right w:val="none" w:sz="0" w:space="0" w:color="auto"/>
      </w:divBdr>
    </w:div>
    <w:div w:id="1616864506">
      <w:bodyDiv w:val="1"/>
      <w:marLeft w:val="0"/>
      <w:marRight w:val="0"/>
      <w:marTop w:val="0"/>
      <w:marBottom w:val="0"/>
      <w:divBdr>
        <w:top w:val="none" w:sz="0" w:space="0" w:color="auto"/>
        <w:left w:val="none" w:sz="0" w:space="0" w:color="auto"/>
        <w:bottom w:val="none" w:sz="0" w:space="0" w:color="auto"/>
        <w:right w:val="none" w:sz="0" w:space="0" w:color="auto"/>
      </w:divBdr>
    </w:div>
    <w:div w:id="1624194424">
      <w:bodyDiv w:val="1"/>
      <w:marLeft w:val="0"/>
      <w:marRight w:val="0"/>
      <w:marTop w:val="0"/>
      <w:marBottom w:val="0"/>
      <w:divBdr>
        <w:top w:val="none" w:sz="0" w:space="0" w:color="auto"/>
        <w:left w:val="none" w:sz="0" w:space="0" w:color="auto"/>
        <w:bottom w:val="none" w:sz="0" w:space="0" w:color="auto"/>
        <w:right w:val="none" w:sz="0" w:space="0" w:color="auto"/>
      </w:divBdr>
    </w:div>
    <w:div w:id="1627200640">
      <w:bodyDiv w:val="1"/>
      <w:marLeft w:val="0"/>
      <w:marRight w:val="0"/>
      <w:marTop w:val="0"/>
      <w:marBottom w:val="0"/>
      <w:divBdr>
        <w:top w:val="none" w:sz="0" w:space="0" w:color="auto"/>
        <w:left w:val="none" w:sz="0" w:space="0" w:color="auto"/>
        <w:bottom w:val="none" w:sz="0" w:space="0" w:color="auto"/>
        <w:right w:val="none" w:sz="0" w:space="0" w:color="auto"/>
      </w:divBdr>
    </w:div>
    <w:div w:id="1634019521">
      <w:bodyDiv w:val="1"/>
      <w:marLeft w:val="0"/>
      <w:marRight w:val="0"/>
      <w:marTop w:val="0"/>
      <w:marBottom w:val="0"/>
      <w:divBdr>
        <w:top w:val="none" w:sz="0" w:space="0" w:color="auto"/>
        <w:left w:val="none" w:sz="0" w:space="0" w:color="auto"/>
        <w:bottom w:val="none" w:sz="0" w:space="0" w:color="auto"/>
        <w:right w:val="none" w:sz="0" w:space="0" w:color="auto"/>
      </w:divBdr>
    </w:div>
    <w:div w:id="1634171276">
      <w:bodyDiv w:val="1"/>
      <w:marLeft w:val="0"/>
      <w:marRight w:val="0"/>
      <w:marTop w:val="0"/>
      <w:marBottom w:val="0"/>
      <w:divBdr>
        <w:top w:val="none" w:sz="0" w:space="0" w:color="auto"/>
        <w:left w:val="none" w:sz="0" w:space="0" w:color="auto"/>
        <w:bottom w:val="none" w:sz="0" w:space="0" w:color="auto"/>
        <w:right w:val="none" w:sz="0" w:space="0" w:color="auto"/>
      </w:divBdr>
    </w:div>
    <w:div w:id="1638875063">
      <w:bodyDiv w:val="1"/>
      <w:marLeft w:val="0"/>
      <w:marRight w:val="0"/>
      <w:marTop w:val="0"/>
      <w:marBottom w:val="0"/>
      <w:divBdr>
        <w:top w:val="none" w:sz="0" w:space="0" w:color="auto"/>
        <w:left w:val="none" w:sz="0" w:space="0" w:color="auto"/>
        <w:bottom w:val="none" w:sz="0" w:space="0" w:color="auto"/>
        <w:right w:val="none" w:sz="0" w:space="0" w:color="auto"/>
      </w:divBdr>
    </w:div>
    <w:div w:id="1646087707">
      <w:bodyDiv w:val="1"/>
      <w:marLeft w:val="0"/>
      <w:marRight w:val="0"/>
      <w:marTop w:val="0"/>
      <w:marBottom w:val="0"/>
      <w:divBdr>
        <w:top w:val="none" w:sz="0" w:space="0" w:color="auto"/>
        <w:left w:val="none" w:sz="0" w:space="0" w:color="auto"/>
        <w:bottom w:val="none" w:sz="0" w:space="0" w:color="auto"/>
        <w:right w:val="none" w:sz="0" w:space="0" w:color="auto"/>
      </w:divBdr>
    </w:div>
    <w:div w:id="1646544752">
      <w:bodyDiv w:val="1"/>
      <w:marLeft w:val="0"/>
      <w:marRight w:val="0"/>
      <w:marTop w:val="0"/>
      <w:marBottom w:val="0"/>
      <w:divBdr>
        <w:top w:val="none" w:sz="0" w:space="0" w:color="auto"/>
        <w:left w:val="none" w:sz="0" w:space="0" w:color="auto"/>
        <w:bottom w:val="none" w:sz="0" w:space="0" w:color="auto"/>
        <w:right w:val="none" w:sz="0" w:space="0" w:color="auto"/>
      </w:divBdr>
    </w:div>
    <w:div w:id="1655258125">
      <w:bodyDiv w:val="1"/>
      <w:marLeft w:val="0"/>
      <w:marRight w:val="0"/>
      <w:marTop w:val="0"/>
      <w:marBottom w:val="0"/>
      <w:divBdr>
        <w:top w:val="none" w:sz="0" w:space="0" w:color="auto"/>
        <w:left w:val="none" w:sz="0" w:space="0" w:color="auto"/>
        <w:bottom w:val="none" w:sz="0" w:space="0" w:color="auto"/>
        <w:right w:val="none" w:sz="0" w:space="0" w:color="auto"/>
      </w:divBdr>
    </w:div>
    <w:div w:id="1657371592">
      <w:bodyDiv w:val="1"/>
      <w:marLeft w:val="0"/>
      <w:marRight w:val="0"/>
      <w:marTop w:val="0"/>
      <w:marBottom w:val="0"/>
      <w:divBdr>
        <w:top w:val="none" w:sz="0" w:space="0" w:color="auto"/>
        <w:left w:val="none" w:sz="0" w:space="0" w:color="auto"/>
        <w:bottom w:val="none" w:sz="0" w:space="0" w:color="auto"/>
        <w:right w:val="none" w:sz="0" w:space="0" w:color="auto"/>
      </w:divBdr>
    </w:div>
    <w:div w:id="1660184179">
      <w:bodyDiv w:val="1"/>
      <w:marLeft w:val="0"/>
      <w:marRight w:val="0"/>
      <w:marTop w:val="0"/>
      <w:marBottom w:val="0"/>
      <w:divBdr>
        <w:top w:val="none" w:sz="0" w:space="0" w:color="auto"/>
        <w:left w:val="none" w:sz="0" w:space="0" w:color="auto"/>
        <w:bottom w:val="none" w:sz="0" w:space="0" w:color="auto"/>
        <w:right w:val="none" w:sz="0" w:space="0" w:color="auto"/>
      </w:divBdr>
    </w:div>
    <w:div w:id="1663462570">
      <w:bodyDiv w:val="1"/>
      <w:marLeft w:val="0"/>
      <w:marRight w:val="0"/>
      <w:marTop w:val="0"/>
      <w:marBottom w:val="0"/>
      <w:divBdr>
        <w:top w:val="none" w:sz="0" w:space="0" w:color="auto"/>
        <w:left w:val="none" w:sz="0" w:space="0" w:color="auto"/>
        <w:bottom w:val="none" w:sz="0" w:space="0" w:color="auto"/>
        <w:right w:val="none" w:sz="0" w:space="0" w:color="auto"/>
      </w:divBdr>
    </w:div>
    <w:div w:id="1663848145">
      <w:bodyDiv w:val="1"/>
      <w:marLeft w:val="0"/>
      <w:marRight w:val="0"/>
      <w:marTop w:val="0"/>
      <w:marBottom w:val="0"/>
      <w:divBdr>
        <w:top w:val="none" w:sz="0" w:space="0" w:color="auto"/>
        <w:left w:val="none" w:sz="0" w:space="0" w:color="auto"/>
        <w:bottom w:val="none" w:sz="0" w:space="0" w:color="auto"/>
        <w:right w:val="none" w:sz="0" w:space="0" w:color="auto"/>
      </w:divBdr>
    </w:div>
    <w:div w:id="1671710434">
      <w:bodyDiv w:val="1"/>
      <w:marLeft w:val="0"/>
      <w:marRight w:val="0"/>
      <w:marTop w:val="0"/>
      <w:marBottom w:val="0"/>
      <w:divBdr>
        <w:top w:val="none" w:sz="0" w:space="0" w:color="auto"/>
        <w:left w:val="none" w:sz="0" w:space="0" w:color="auto"/>
        <w:bottom w:val="none" w:sz="0" w:space="0" w:color="auto"/>
        <w:right w:val="none" w:sz="0" w:space="0" w:color="auto"/>
      </w:divBdr>
    </w:div>
    <w:div w:id="1672559055">
      <w:bodyDiv w:val="1"/>
      <w:marLeft w:val="0"/>
      <w:marRight w:val="0"/>
      <w:marTop w:val="0"/>
      <w:marBottom w:val="0"/>
      <w:divBdr>
        <w:top w:val="none" w:sz="0" w:space="0" w:color="auto"/>
        <w:left w:val="none" w:sz="0" w:space="0" w:color="auto"/>
        <w:bottom w:val="none" w:sz="0" w:space="0" w:color="auto"/>
        <w:right w:val="none" w:sz="0" w:space="0" w:color="auto"/>
      </w:divBdr>
    </w:div>
    <w:div w:id="1677734267">
      <w:bodyDiv w:val="1"/>
      <w:marLeft w:val="0"/>
      <w:marRight w:val="0"/>
      <w:marTop w:val="0"/>
      <w:marBottom w:val="0"/>
      <w:divBdr>
        <w:top w:val="none" w:sz="0" w:space="0" w:color="auto"/>
        <w:left w:val="none" w:sz="0" w:space="0" w:color="auto"/>
        <w:bottom w:val="none" w:sz="0" w:space="0" w:color="auto"/>
        <w:right w:val="none" w:sz="0" w:space="0" w:color="auto"/>
      </w:divBdr>
    </w:div>
    <w:div w:id="1683312511">
      <w:bodyDiv w:val="1"/>
      <w:marLeft w:val="0"/>
      <w:marRight w:val="0"/>
      <w:marTop w:val="0"/>
      <w:marBottom w:val="0"/>
      <w:divBdr>
        <w:top w:val="none" w:sz="0" w:space="0" w:color="auto"/>
        <w:left w:val="none" w:sz="0" w:space="0" w:color="auto"/>
        <w:bottom w:val="none" w:sz="0" w:space="0" w:color="auto"/>
        <w:right w:val="none" w:sz="0" w:space="0" w:color="auto"/>
      </w:divBdr>
    </w:div>
    <w:div w:id="1683509068">
      <w:bodyDiv w:val="1"/>
      <w:marLeft w:val="0"/>
      <w:marRight w:val="0"/>
      <w:marTop w:val="0"/>
      <w:marBottom w:val="0"/>
      <w:divBdr>
        <w:top w:val="none" w:sz="0" w:space="0" w:color="auto"/>
        <w:left w:val="none" w:sz="0" w:space="0" w:color="auto"/>
        <w:bottom w:val="none" w:sz="0" w:space="0" w:color="auto"/>
        <w:right w:val="none" w:sz="0" w:space="0" w:color="auto"/>
      </w:divBdr>
    </w:div>
    <w:div w:id="1683586282">
      <w:bodyDiv w:val="1"/>
      <w:marLeft w:val="0"/>
      <w:marRight w:val="0"/>
      <w:marTop w:val="0"/>
      <w:marBottom w:val="0"/>
      <w:divBdr>
        <w:top w:val="none" w:sz="0" w:space="0" w:color="auto"/>
        <w:left w:val="none" w:sz="0" w:space="0" w:color="auto"/>
        <w:bottom w:val="none" w:sz="0" w:space="0" w:color="auto"/>
        <w:right w:val="none" w:sz="0" w:space="0" w:color="auto"/>
      </w:divBdr>
    </w:div>
    <w:div w:id="1688865665">
      <w:bodyDiv w:val="1"/>
      <w:marLeft w:val="0"/>
      <w:marRight w:val="0"/>
      <w:marTop w:val="0"/>
      <w:marBottom w:val="0"/>
      <w:divBdr>
        <w:top w:val="none" w:sz="0" w:space="0" w:color="auto"/>
        <w:left w:val="none" w:sz="0" w:space="0" w:color="auto"/>
        <w:bottom w:val="none" w:sz="0" w:space="0" w:color="auto"/>
        <w:right w:val="none" w:sz="0" w:space="0" w:color="auto"/>
      </w:divBdr>
    </w:div>
    <w:div w:id="1689746840">
      <w:bodyDiv w:val="1"/>
      <w:marLeft w:val="0"/>
      <w:marRight w:val="0"/>
      <w:marTop w:val="0"/>
      <w:marBottom w:val="0"/>
      <w:divBdr>
        <w:top w:val="none" w:sz="0" w:space="0" w:color="auto"/>
        <w:left w:val="none" w:sz="0" w:space="0" w:color="auto"/>
        <w:bottom w:val="none" w:sz="0" w:space="0" w:color="auto"/>
        <w:right w:val="none" w:sz="0" w:space="0" w:color="auto"/>
      </w:divBdr>
    </w:div>
    <w:div w:id="1690064050">
      <w:bodyDiv w:val="1"/>
      <w:marLeft w:val="0"/>
      <w:marRight w:val="0"/>
      <w:marTop w:val="0"/>
      <w:marBottom w:val="0"/>
      <w:divBdr>
        <w:top w:val="none" w:sz="0" w:space="0" w:color="auto"/>
        <w:left w:val="none" w:sz="0" w:space="0" w:color="auto"/>
        <w:bottom w:val="none" w:sz="0" w:space="0" w:color="auto"/>
        <w:right w:val="none" w:sz="0" w:space="0" w:color="auto"/>
      </w:divBdr>
    </w:div>
    <w:div w:id="1694259147">
      <w:bodyDiv w:val="1"/>
      <w:marLeft w:val="0"/>
      <w:marRight w:val="0"/>
      <w:marTop w:val="0"/>
      <w:marBottom w:val="0"/>
      <w:divBdr>
        <w:top w:val="none" w:sz="0" w:space="0" w:color="auto"/>
        <w:left w:val="none" w:sz="0" w:space="0" w:color="auto"/>
        <w:bottom w:val="none" w:sz="0" w:space="0" w:color="auto"/>
        <w:right w:val="none" w:sz="0" w:space="0" w:color="auto"/>
      </w:divBdr>
    </w:div>
    <w:div w:id="1694526785">
      <w:bodyDiv w:val="1"/>
      <w:marLeft w:val="0"/>
      <w:marRight w:val="0"/>
      <w:marTop w:val="0"/>
      <w:marBottom w:val="0"/>
      <w:divBdr>
        <w:top w:val="none" w:sz="0" w:space="0" w:color="auto"/>
        <w:left w:val="none" w:sz="0" w:space="0" w:color="auto"/>
        <w:bottom w:val="none" w:sz="0" w:space="0" w:color="auto"/>
        <w:right w:val="none" w:sz="0" w:space="0" w:color="auto"/>
      </w:divBdr>
    </w:div>
    <w:div w:id="1697268876">
      <w:bodyDiv w:val="1"/>
      <w:marLeft w:val="0"/>
      <w:marRight w:val="0"/>
      <w:marTop w:val="0"/>
      <w:marBottom w:val="0"/>
      <w:divBdr>
        <w:top w:val="none" w:sz="0" w:space="0" w:color="auto"/>
        <w:left w:val="none" w:sz="0" w:space="0" w:color="auto"/>
        <w:bottom w:val="none" w:sz="0" w:space="0" w:color="auto"/>
        <w:right w:val="none" w:sz="0" w:space="0" w:color="auto"/>
      </w:divBdr>
    </w:div>
    <w:div w:id="1715427034">
      <w:bodyDiv w:val="1"/>
      <w:marLeft w:val="0"/>
      <w:marRight w:val="0"/>
      <w:marTop w:val="0"/>
      <w:marBottom w:val="0"/>
      <w:divBdr>
        <w:top w:val="none" w:sz="0" w:space="0" w:color="auto"/>
        <w:left w:val="none" w:sz="0" w:space="0" w:color="auto"/>
        <w:bottom w:val="none" w:sz="0" w:space="0" w:color="auto"/>
        <w:right w:val="none" w:sz="0" w:space="0" w:color="auto"/>
      </w:divBdr>
    </w:div>
    <w:div w:id="1715691865">
      <w:bodyDiv w:val="1"/>
      <w:marLeft w:val="0"/>
      <w:marRight w:val="0"/>
      <w:marTop w:val="0"/>
      <w:marBottom w:val="0"/>
      <w:divBdr>
        <w:top w:val="none" w:sz="0" w:space="0" w:color="auto"/>
        <w:left w:val="none" w:sz="0" w:space="0" w:color="auto"/>
        <w:bottom w:val="none" w:sz="0" w:space="0" w:color="auto"/>
        <w:right w:val="none" w:sz="0" w:space="0" w:color="auto"/>
      </w:divBdr>
    </w:div>
    <w:div w:id="1716194029">
      <w:bodyDiv w:val="1"/>
      <w:marLeft w:val="0"/>
      <w:marRight w:val="0"/>
      <w:marTop w:val="0"/>
      <w:marBottom w:val="0"/>
      <w:divBdr>
        <w:top w:val="none" w:sz="0" w:space="0" w:color="auto"/>
        <w:left w:val="none" w:sz="0" w:space="0" w:color="auto"/>
        <w:bottom w:val="none" w:sz="0" w:space="0" w:color="auto"/>
        <w:right w:val="none" w:sz="0" w:space="0" w:color="auto"/>
      </w:divBdr>
    </w:div>
    <w:div w:id="1717781289">
      <w:bodyDiv w:val="1"/>
      <w:marLeft w:val="0"/>
      <w:marRight w:val="0"/>
      <w:marTop w:val="0"/>
      <w:marBottom w:val="0"/>
      <w:divBdr>
        <w:top w:val="none" w:sz="0" w:space="0" w:color="auto"/>
        <w:left w:val="none" w:sz="0" w:space="0" w:color="auto"/>
        <w:bottom w:val="none" w:sz="0" w:space="0" w:color="auto"/>
        <w:right w:val="none" w:sz="0" w:space="0" w:color="auto"/>
      </w:divBdr>
    </w:div>
    <w:div w:id="1718427726">
      <w:bodyDiv w:val="1"/>
      <w:marLeft w:val="0"/>
      <w:marRight w:val="0"/>
      <w:marTop w:val="0"/>
      <w:marBottom w:val="0"/>
      <w:divBdr>
        <w:top w:val="none" w:sz="0" w:space="0" w:color="auto"/>
        <w:left w:val="none" w:sz="0" w:space="0" w:color="auto"/>
        <w:bottom w:val="none" w:sz="0" w:space="0" w:color="auto"/>
        <w:right w:val="none" w:sz="0" w:space="0" w:color="auto"/>
      </w:divBdr>
    </w:div>
    <w:div w:id="1720475633">
      <w:bodyDiv w:val="1"/>
      <w:marLeft w:val="0"/>
      <w:marRight w:val="0"/>
      <w:marTop w:val="0"/>
      <w:marBottom w:val="0"/>
      <w:divBdr>
        <w:top w:val="none" w:sz="0" w:space="0" w:color="auto"/>
        <w:left w:val="none" w:sz="0" w:space="0" w:color="auto"/>
        <w:bottom w:val="none" w:sz="0" w:space="0" w:color="auto"/>
        <w:right w:val="none" w:sz="0" w:space="0" w:color="auto"/>
      </w:divBdr>
    </w:div>
    <w:div w:id="1729256310">
      <w:bodyDiv w:val="1"/>
      <w:marLeft w:val="0"/>
      <w:marRight w:val="0"/>
      <w:marTop w:val="0"/>
      <w:marBottom w:val="0"/>
      <w:divBdr>
        <w:top w:val="none" w:sz="0" w:space="0" w:color="auto"/>
        <w:left w:val="none" w:sz="0" w:space="0" w:color="auto"/>
        <w:bottom w:val="none" w:sz="0" w:space="0" w:color="auto"/>
        <w:right w:val="none" w:sz="0" w:space="0" w:color="auto"/>
      </w:divBdr>
    </w:div>
    <w:div w:id="1734355908">
      <w:bodyDiv w:val="1"/>
      <w:marLeft w:val="0"/>
      <w:marRight w:val="0"/>
      <w:marTop w:val="0"/>
      <w:marBottom w:val="0"/>
      <w:divBdr>
        <w:top w:val="none" w:sz="0" w:space="0" w:color="auto"/>
        <w:left w:val="none" w:sz="0" w:space="0" w:color="auto"/>
        <w:bottom w:val="none" w:sz="0" w:space="0" w:color="auto"/>
        <w:right w:val="none" w:sz="0" w:space="0" w:color="auto"/>
      </w:divBdr>
    </w:div>
    <w:div w:id="1735663365">
      <w:bodyDiv w:val="1"/>
      <w:marLeft w:val="0"/>
      <w:marRight w:val="0"/>
      <w:marTop w:val="0"/>
      <w:marBottom w:val="0"/>
      <w:divBdr>
        <w:top w:val="none" w:sz="0" w:space="0" w:color="auto"/>
        <w:left w:val="none" w:sz="0" w:space="0" w:color="auto"/>
        <w:bottom w:val="none" w:sz="0" w:space="0" w:color="auto"/>
        <w:right w:val="none" w:sz="0" w:space="0" w:color="auto"/>
      </w:divBdr>
    </w:div>
    <w:div w:id="1742361914">
      <w:bodyDiv w:val="1"/>
      <w:marLeft w:val="0"/>
      <w:marRight w:val="0"/>
      <w:marTop w:val="0"/>
      <w:marBottom w:val="0"/>
      <w:divBdr>
        <w:top w:val="none" w:sz="0" w:space="0" w:color="auto"/>
        <w:left w:val="none" w:sz="0" w:space="0" w:color="auto"/>
        <w:bottom w:val="none" w:sz="0" w:space="0" w:color="auto"/>
        <w:right w:val="none" w:sz="0" w:space="0" w:color="auto"/>
      </w:divBdr>
    </w:div>
    <w:div w:id="1746225192">
      <w:bodyDiv w:val="1"/>
      <w:marLeft w:val="0"/>
      <w:marRight w:val="0"/>
      <w:marTop w:val="0"/>
      <w:marBottom w:val="0"/>
      <w:divBdr>
        <w:top w:val="none" w:sz="0" w:space="0" w:color="auto"/>
        <w:left w:val="none" w:sz="0" w:space="0" w:color="auto"/>
        <w:bottom w:val="none" w:sz="0" w:space="0" w:color="auto"/>
        <w:right w:val="none" w:sz="0" w:space="0" w:color="auto"/>
      </w:divBdr>
    </w:div>
    <w:div w:id="1753702447">
      <w:bodyDiv w:val="1"/>
      <w:marLeft w:val="0"/>
      <w:marRight w:val="0"/>
      <w:marTop w:val="0"/>
      <w:marBottom w:val="0"/>
      <w:divBdr>
        <w:top w:val="none" w:sz="0" w:space="0" w:color="auto"/>
        <w:left w:val="none" w:sz="0" w:space="0" w:color="auto"/>
        <w:bottom w:val="none" w:sz="0" w:space="0" w:color="auto"/>
        <w:right w:val="none" w:sz="0" w:space="0" w:color="auto"/>
      </w:divBdr>
    </w:div>
    <w:div w:id="1758096375">
      <w:bodyDiv w:val="1"/>
      <w:marLeft w:val="0"/>
      <w:marRight w:val="0"/>
      <w:marTop w:val="0"/>
      <w:marBottom w:val="0"/>
      <w:divBdr>
        <w:top w:val="none" w:sz="0" w:space="0" w:color="auto"/>
        <w:left w:val="none" w:sz="0" w:space="0" w:color="auto"/>
        <w:bottom w:val="none" w:sz="0" w:space="0" w:color="auto"/>
        <w:right w:val="none" w:sz="0" w:space="0" w:color="auto"/>
      </w:divBdr>
    </w:div>
    <w:div w:id="1766536260">
      <w:bodyDiv w:val="1"/>
      <w:marLeft w:val="0"/>
      <w:marRight w:val="0"/>
      <w:marTop w:val="0"/>
      <w:marBottom w:val="0"/>
      <w:divBdr>
        <w:top w:val="none" w:sz="0" w:space="0" w:color="auto"/>
        <w:left w:val="none" w:sz="0" w:space="0" w:color="auto"/>
        <w:bottom w:val="none" w:sz="0" w:space="0" w:color="auto"/>
        <w:right w:val="none" w:sz="0" w:space="0" w:color="auto"/>
      </w:divBdr>
    </w:div>
    <w:div w:id="1766614983">
      <w:bodyDiv w:val="1"/>
      <w:marLeft w:val="0"/>
      <w:marRight w:val="0"/>
      <w:marTop w:val="0"/>
      <w:marBottom w:val="0"/>
      <w:divBdr>
        <w:top w:val="none" w:sz="0" w:space="0" w:color="auto"/>
        <w:left w:val="none" w:sz="0" w:space="0" w:color="auto"/>
        <w:bottom w:val="none" w:sz="0" w:space="0" w:color="auto"/>
        <w:right w:val="none" w:sz="0" w:space="0" w:color="auto"/>
      </w:divBdr>
    </w:div>
    <w:div w:id="1768963757">
      <w:bodyDiv w:val="1"/>
      <w:marLeft w:val="0"/>
      <w:marRight w:val="0"/>
      <w:marTop w:val="0"/>
      <w:marBottom w:val="0"/>
      <w:divBdr>
        <w:top w:val="none" w:sz="0" w:space="0" w:color="auto"/>
        <w:left w:val="none" w:sz="0" w:space="0" w:color="auto"/>
        <w:bottom w:val="none" w:sz="0" w:space="0" w:color="auto"/>
        <w:right w:val="none" w:sz="0" w:space="0" w:color="auto"/>
      </w:divBdr>
    </w:div>
    <w:div w:id="1769696245">
      <w:bodyDiv w:val="1"/>
      <w:marLeft w:val="0"/>
      <w:marRight w:val="0"/>
      <w:marTop w:val="0"/>
      <w:marBottom w:val="0"/>
      <w:divBdr>
        <w:top w:val="none" w:sz="0" w:space="0" w:color="auto"/>
        <w:left w:val="none" w:sz="0" w:space="0" w:color="auto"/>
        <w:bottom w:val="none" w:sz="0" w:space="0" w:color="auto"/>
        <w:right w:val="none" w:sz="0" w:space="0" w:color="auto"/>
      </w:divBdr>
    </w:div>
    <w:div w:id="1772816522">
      <w:bodyDiv w:val="1"/>
      <w:marLeft w:val="0"/>
      <w:marRight w:val="0"/>
      <w:marTop w:val="0"/>
      <w:marBottom w:val="0"/>
      <w:divBdr>
        <w:top w:val="none" w:sz="0" w:space="0" w:color="auto"/>
        <w:left w:val="none" w:sz="0" w:space="0" w:color="auto"/>
        <w:bottom w:val="none" w:sz="0" w:space="0" w:color="auto"/>
        <w:right w:val="none" w:sz="0" w:space="0" w:color="auto"/>
      </w:divBdr>
    </w:div>
    <w:div w:id="1774131777">
      <w:bodyDiv w:val="1"/>
      <w:marLeft w:val="0"/>
      <w:marRight w:val="0"/>
      <w:marTop w:val="0"/>
      <w:marBottom w:val="0"/>
      <w:divBdr>
        <w:top w:val="none" w:sz="0" w:space="0" w:color="auto"/>
        <w:left w:val="none" w:sz="0" w:space="0" w:color="auto"/>
        <w:bottom w:val="none" w:sz="0" w:space="0" w:color="auto"/>
        <w:right w:val="none" w:sz="0" w:space="0" w:color="auto"/>
      </w:divBdr>
    </w:div>
    <w:div w:id="1778669558">
      <w:bodyDiv w:val="1"/>
      <w:marLeft w:val="0"/>
      <w:marRight w:val="0"/>
      <w:marTop w:val="0"/>
      <w:marBottom w:val="0"/>
      <w:divBdr>
        <w:top w:val="none" w:sz="0" w:space="0" w:color="auto"/>
        <w:left w:val="none" w:sz="0" w:space="0" w:color="auto"/>
        <w:bottom w:val="none" w:sz="0" w:space="0" w:color="auto"/>
        <w:right w:val="none" w:sz="0" w:space="0" w:color="auto"/>
      </w:divBdr>
    </w:div>
    <w:div w:id="1782143647">
      <w:bodyDiv w:val="1"/>
      <w:marLeft w:val="0"/>
      <w:marRight w:val="0"/>
      <w:marTop w:val="0"/>
      <w:marBottom w:val="0"/>
      <w:divBdr>
        <w:top w:val="none" w:sz="0" w:space="0" w:color="auto"/>
        <w:left w:val="none" w:sz="0" w:space="0" w:color="auto"/>
        <w:bottom w:val="none" w:sz="0" w:space="0" w:color="auto"/>
        <w:right w:val="none" w:sz="0" w:space="0" w:color="auto"/>
      </w:divBdr>
    </w:div>
    <w:div w:id="1782263338">
      <w:bodyDiv w:val="1"/>
      <w:marLeft w:val="0"/>
      <w:marRight w:val="0"/>
      <w:marTop w:val="0"/>
      <w:marBottom w:val="0"/>
      <w:divBdr>
        <w:top w:val="none" w:sz="0" w:space="0" w:color="auto"/>
        <w:left w:val="none" w:sz="0" w:space="0" w:color="auto"/>
        <w:bottom w:val="none" w:sz="0" w:space="0" w:color="auto"/>
        <w:right w:val="none" w:sz="0" w:space="0" w:color="auto"/>
      </w:divBdr>
    </w:div>
    <w:div w:id="1783300756">
      <w:bodyDiv w:val="1"/>
      <w:marLeft w:val="0"/>
      <w:marRight w:val="0"/>
      <w:marTop w:val="0"/>
      <w:marBottom w:val="0"/>
      <w:divBdr>
        <w:top w:val="none" w:sz="0" w:space="0" w:color="auto"/>
        <w:left w:val="none" w:sz="0" w:space="0" w:color="auto"/>
        <w:bottom w:val="none" w:sz="0" w:space="0" w:color="auto"/>
        <w:right w:val="none" w:sz="0" w:space="0" w:color="auto"/>
      </w:divBdr>
    </w:div>
    <w:div w:id="1792631783">
      <w:bodyDiv w:val="1"/>
      <w:marLeft w:val="0"/>
      <w:marRight w:val="0"/>
      <w:marTop w:val="0"/>
      <w:marBottom w:val="0"/>
      <w:divBdr>
        <w:top w:val="none" w:sz="0" w:space="0" w:color="auto"/>
        <w:left w:val="none" w:sz="0" w:space="0" w:color="auto"/>
        <w:bottom w:val="none" w:sz="0" w:space="0" w:color="auto"/>
        <w:right w:val="none" w:sz="0" w:space="0" w:color="auto"/>
      </w:divBdr>
    </w:div>
    <w:div w:id="1793787255">
      <w:bodyDiv w:val="1"/>
      <w:marLeft w:val="0"/>
      <w:marRight w:val="0"/>
      <w:marTop w:val="0"/>
      <w:marBottom w:val="0"/>
      <w:divBdr>
        <w:top w:val="none" w:sz="0" w:space="0" w:color="auto"/>
        <w:left w:val="none" w:sz="0" w:space="0" w:color="auto"/>
        <w:bottom w:val="none" w:sz="0" w:space="0" w:color="auto"/>
        <w:right w:val="none" w:sz="0" w:space="0" w:color="auto"/>
      </w:divBdr>
    </w:div>
    <w:div w:id="1798521056">
      <w:bodyDiv w:val="1"/>
      <w:marLeft w:val="0"/>
      <w:marRight w:val="0"/>
      <w:marTop w:val="0"/>
      <w:marBottom w:val="0"/>
      <w:divBdr>
        <w:top w:val="none" w:sz="0" w:space="0" w:color="auto"/>
        <w:left w:val="none" w:sz="0" w:space="0" w:color="auto"/>
        <w:bottom w:val="none" w:sz="0" w:space="0" w:color="auto"/>
        <w:right w:val="none" w:sz="0" w:space="0" w:color="auto"/>
      </w:divBdr>
    </w:div>
    <w:div w:id="1800684528">
      <w:bodyDiv w:val="1"/>
      <w:marLeft w:val="0"/>
      <w:marRight w:val="0"/>
      <w:marTop w:val="0"/>
      <w:marBottom w:val="0"/>
      <w:divBdr>
        <w:top w:val="none" w:sz="0" w:space="0" w:color="auto"/>
        <w:left w:val="none" w:sz="0" w:space="0" w:color="auto"/>
        <w:bottom w:val="none" w:sz="0" w:space="0" w:color="auto"/>
        <w:right w:val="none" w:sz="0" w:space="0" w:color="auto"/>
      </w:divBdr>
    </w:div>
    <w:div w:id="1815873938">
      <w:bodyDiv w:val="1"/>
      <w:marLeft w:val="0"/>
      <w:marRight w:val="0"/>
      <w:marTop w:val="0"/>
      <w:marBottom w:val="0"/>
      <w:divBdr>
        <w:top w:val="none" w:sz="0" w:space="0" w:color="auto"/>
        <w:left w:val="none" w:sz="0" w:space="0" w:color="auto"/>
        <w:bottom w:val="none" w:sz="0" w:space="0" w:color="auto"/>
        <w:right w:val="none" w:sz="0" w:space="0" w:color="auto"/>
      </w:divBdr>
    </w:div>
    <w:div w:id="1822965679">
      <w:bodyDiv w:val="1"/>
      <w:marLeft w:val="0"/>
      <w:marRight w:val="0"/>
      <w:marTop w:val="0"/>
      <w:marBottom w:val="0"/>
      <w:divBdr>
        <w:top w:val="none" w:sz="0" w:space="0" w:color="auto"/>
        <w:left w:val="none" w:sz="0" w:space="0" w:color="auto"/>
        <w:bottom w:val="none" w:sz="0" w:space="0" w:color="auto"/>
        <w:right w:val="none" w:sz="0" w:space="0" w:color="auto"/>
      </w:divBdr>
    </w:div>
    <w:div w:id="1826890934">
      <w:bodyDiv w:val="1"/>
      <w:marLeft w:val="0"/>
      <w:marRight w:val="0"/>
      <w:marTop w:val="0"/>
      <w:marBottom w:val="0"/>
      <w:divBdr>
        <w:top w:val="none" w:sz="0" w:space="0" w:color="auto"/>
        <w:left w:val="none" w:sz="0" w:space="0" w:color="auto"/>
        <w:bottom w:val="none" w:sz="0" w:space="0" w:color="auto"/>
        <w:right w:val="none" w:sz="0" w:space="0" w:color="auto"/>
      </w:divBdr>
    </w:div>
    <w:div w:id="1829857636">
      <w:bodyDiv w:val="1"/>
      <w:marLeft w:val="0"/>
      <w:marRight w:val="0"/>
      <w:marTop w:val="0"/>
      <w:marBottom w:val="0"/>
      <w:divBdr>
        <w:top w:val="none" w:sz="0" w:space="0" w:color="auto"/>
        <w:left w:val="none" w:sz="0" w:space="0" w:color="auto"/>
        <w:bottom w:val="none" w:sz="0" w:space="0" w:color="auto"/>
        <w:right w:val="none" w:sz="0" w:space="0" w:color="auto"/>
      </w:divBdr>
    </w:div>
    <w:div w:id="1840727257">
      <w:bodyDiv w:val="1"/>
      <w:marLeft w:val="0"/>
      <w:marRight w:val="0"/>
      <w:marTop w:val="0"/>
      <w:marBottom w:val="0"/>
      <w:divBdr>
        <w:top w:val="none" w:sz="0" w:space="0" w:color="auto"/>
        <w:left w:val="none" w:sz="0" w:space="0" w:color="auto"/>
        <w:bottom w:val="none" w:sz="0" w:space="0" w:color="auto"/>
        <w:right w:val="none" w:sz="0" w:space="0" w:color="auto"/>
      </w:divBdr>
    </w:div>
    <w:div w:id="1846702131">
      <w:bodyDiv w:val="1"/>
      <w:marLeft w:val="0"/>
      <w:marRight w:val="0"/>
      <w:marTop w:val="0"/>
      <w:marBottom w:val="0"/>
      <w:divBdr>
        <w:top w:val="none" w:sz="0" w:space="0" w:color="auto"/>
        <w:left w:val="none" w:sz="0" w:space="0" w:color="auto"/>
        <w:bottom w:val="none" w:sz="0" w:space="0" w:color="auto"/>
        <w:right w:val="none" w:sz="0" w:space="0" w:color="auto"/>
      </w:divBdr>
    </w:div>
    <w:div w:id="1851094801">
      <w:bodyDiv w:val="1"/>
      <w:marLeft w:val="0"/>
      <w:marRight w:val="0"/>
      <w:marTop w:val="0"/>
      <w:marBottom w:val="0"/>
      <w:divBdr>
        <w:top w:val="none" w:sz="0" w:space="0" w:color="auto"/>
        <w:left w:val="none" w:sz="0" w:space="0" w:color="auto"/>
        <w:bottom w:val="none" w:sz="0" w:space="0" w:color="auto"/>
        <w:right w:val="none" w:sz="0" w:space="0" w:color="auto"/>
      </w:divBdr>
    </w:div>
    <w:div w:id="1862088137">
      <w:bodyDiv w:val="1"/>
      <w:marLeft w:val="0"/>
      <w:marRight w:val="0"/>
      <w:marTop w:val="0"/>
      <w:marBottom w:val="0"/>
      <w:divBdr>
        <w:top w:val="none" w:sz="0" w:space="0" w:color="auto"/>
        <w:left w:val="none" w:sz="0" w:space="0" w:color="auto"/>
        <w:bottom w:val="none" w:sz="0" w:space="0" w:color="auto"/>
        <w:right w:val="none" w:sz="0" w:space="0" w:color="auto"/>
      </w:divBdr>
    </w:div>
    <w:div w:id="1864976230">
      <w:bodyDiv w:val="1"/>
      <w:marLeft w:val="0"/>
      <w:marRight w:val="0"/>
      <w:marTop w:val="0"/>
      <w:marBottom w:val="0"/>
      <w:divBdr>
        <w:top w:val="none" w:sz="0" w:space="0" w:color="auto"/>
        <w:left w:val="none" w:sz="0" w:space="0" w:color="auto"/>
        <w:bottom w:val="none" w:sz="0" w:space="0" w:color="auto"/>
        <w:right w:val="none" w:sz="0" w:space="0" w:color="auto"/>
      </w:divBdr>
    </w:div>
    <w:div w:id="1904560957">
      <w:bodyDiv w:val="1"/>
      <w:marLeft w:val="0"/>
      <w:marRight w:val="0"/>
      <w:marTop w:val="0"/>
      <w:marBottom w:val="0"/>
      <w:divBdr>
        <w:top w:val="none" w:sz="0" w:space="0" w:color="auto"/>
        <w:left w:val="none" w:sz="0" w:space="0" w:color="auto"/>
        <w:bottom w:val="none" w:sz="0" w:space="0" w:color="auto"/>
        <w:right w:val="none" w:sz="0" w:space="0" w:color="auto"/>
      </w:divBdr>
    </w:div>
    <w:div w:id="1911034795">
      <w:bodyDiv w:val="1"/>
      <w:marLeft w:val="0"/>
      <w:marRight w:val="0"/>
      <w:marTop w:val="0"/>
      <w:marBottom w:val="0"/>
      <w:divBdr>
        <w:top w:val="none" w:sz="0" w:space="0" w:color="auto"/>
        <w:left w:val="none" w:sz="0" w:space="0" w:color="auto"/>
        <w:bottom w:val="none" w:sz="0" w:space="0" w:color="auto"/>
        <w:right w:val="none" w:sz="0" w:space="0" w:color="auto"/>
      </w:divBdr>
    </w:div>
    <w:div w:id="1913470759">
      <w:bodyDiv w:val="1"/>
      <w:marLeft w:val="0"/>
      <w:marRight w:val="0"/>
      <w:marTop w:val="0"/>
      <w:marBottom w:val="0"/>
      <w:divBdr>
        <w:top w:val="none" w:sz="0" w:space="0" w:color="auto"/>
        <w:left w:val="none" w:sz="0" w:space="0" w:color="auto"/>
        <w:bottom w:val="none" w:sz="0" w:space="0" w:color="auto"/>
        <w:right w:val="none" w:sz="0" w:space="0" w:color="auto"/>
      </w:divBdr>
    </w:div>
    <w:div w:id="1919559507">
      <w:bodyDiv w:val="1"/>
      <w:marLeft w:val="0"/>
      <w:marRight w:val="0"/>
      <w:marTop w:val="0"/>
      <w:marBottom w:val="0"/>
      <w:divBdr>
        <w:top w:val="none" w:sz="0" w:space="0" w:color="auto"/>
        <w:left w:val="none" w:sz="0" w:space="0" w:color="auto"/>
        <w:bottom w:val="none" w:sz="0" w:space="0" w:color="auto"/>
        <w:right w:val="none" w:sz="0" w:space="0" w:color="auto"/>
      </w:divBdr>
    </w:div>
    <w:div w:id="1925723699">
      <w:bodyDiv w:val="1"/>
      <w:marLeft w:val="0"/>
      <w:marRight w:val="0"/>
      <w:marTop w:val="0"/>
      <w:marBottom w:val="0"/>
      <w:divBdr>
        <w:top w:val="none" w:sz="0" w:space="0" w:color="auto"/>
        <w:left w:val="none" w:sz="0" w:space="0" w:color="auto"/>
        <w:bottom w:val="none" w:sz="0" w:space="0" w:color="auto"/>
        <w:right w:val="none" w:sz="0" w:space="0" w:color="auto"/>
      </w:divBdr>
    </w:div>
    <w:div w:id="1932545915">
      <w:bodyDiv w:val="1"/>
      <w:marLeft w:val="0"/>
      <w:marRight w:val="0"/>
      <w:marTop w:val="0"/>
      <w:marBottom w:val="0"/>
      <w:divBdr>
        <w:top w:val="none" w:sz="0" w:space="0" w:color="auto"/>
        <w:left w:val="none" w:sz="0" w:space="0" w:color="auto"/>
        <w:bottom w:val="none" w:sz="0" w:space="0" w:color="auto"/>
        <w:right w:val="none" w:sz="0" w:space="0" w:color="auto"/>
      </w:divBdr>
    </w:div>
    <w:div w:id="1939554748">
      <w:bodyDiv w:val="1"/>
      <w:marLeft w:val="0"/>
      <w:marRight w:val="0"/>
      <w:marTop w:val="0"/>
      <w:marBottom w:val="0"/>
      <w:divBdr>
        <w:top w:val="none" w:sz="0" w:space="0" w:color="auto"/>
        <w:left w:val="none" w:sz="0" w:space="0" w:color="auto"/>
        <w:bottom w:val="none" w:sz="0" w:space="0" w:color="auto"/>
        <w:right w:val="none" w:sz="0" w:space="0" w:color="auto"/>
      </w:divBdr>
    </w:div>
    <w:div w:id="1950315315">
      <w:bodyDiv w:val="1"/>
      <w:marLeft w:val="0"/>
      <w:marRight w:val="0"/>
      <w:marTop w:val="0"/>
      <w:marBottom w:val="0"/>
      <w:divBdr>
        <w:top w:val="none" w:sz="0" w:space="0" w:color="auto"/>
        <w:left w:val="none" w:sz="0" w:space="0" w:color="auto"/>
        <w:bottom w:val="none" w:sz="0" w:space="0" w:color="auto"/>
        <w:right w:val="none" w:sz="0" w:space="0" w:color="auto"/>
      </w:divBdr>
    </w:div>
    <w:div w:id="1956015928">
      <w:bodyDiv w:val="1"/>
      <w:marLeft w:val="0"/>
      <w:marRight w:val="0"/>
      <w:marTop w:val="0"/>
      <w:marBottom w:val="0"/>
      <w:divBdr>
        <w:top w:val="none" w:sz="0" w:space="0" w:color="auto"/>
        <w:left w:val="none" w:sz="0" w:space="0" w:color="auto"/>
        <w:bottom w:val="none" w:sz="0" w:space="0" w:color="auto"/>
        <w:right w:val="none" w:sz="0" w:space="0" w:color="auto"/>
      </w:divBdr>
    </w:div>
    <w:div w:id="1956399261">
      <w:bodyDiv w:val="1"/>
      <w:marLeft w:val="0"/>
      <w:marRight w:val="0"/>
      <w:marTop w:val="0"/>
      <w:marBottom w:val="0"/>
      <w:divBdr>
        <w:top w:val="none" w:sz="0" w:space="0" w:color="auto"/>
        <w:left w:val="none" w:sz="0" w:space="0" w:color="auto"/>
        <w:bottom w:val="none" w:sz="0" w:space="0" w:color="auto"/>
        <w:right w:val="none" w:sz="0" w:space="0" w:color="auto"/>
      </w:divBdr>
    </w:div>
    <w:div w:id="1961951797">
      <w:bodyDiv w:val="1"/>
      <w:marLeft w:val="0"/>
      <w:marRight w:val="0"/>
      <w:marTop w:val="0"/>
      <w:marBottom w:val="0"/>
      <w:divBdr>
        <w:top w:val="none" w:sz="0" w:space="0" w:color="auto"/>
        <w:left w:val="none" w:sz="0" w:space="0" w:color="auto"/>
        <w:bottom w:val="none" w:sz="0" w:space="0" w:color="auto"/>
        <w:right w:val="none" w:sz="0" w:space="0" w:color="auto"/>
      </w:divBdr>
    </w:div>
    <w:div w:id="1963222738">
      <w:bodyDiv w:val="1"/>
      <w:marLeft w:val="0"/>
      <w:marRight w:val="0"/>
      <w:marTop w:val="0"/>
      <w:marBottom w:val="0"/>
      <w:divBdr>
        <w:top w:val="none" w:sz="0" w:space="0" w:color="auto"/>
        <w:left w:val="none" w:sz="0" w:space="0" w:color="auto"/>
        <w:bottom w:val="none" w:sz="0" w:space="0" w:color="auto"/>
        <w:right w:val="none" w:sz="0" w:space="0" w:color="auto"/>
      </w:divBdr>
    </w:div>
    <w:div w:id="1964340021">
      <w:bodyDiv w:val="1"/>
      <w:marLeft w:val="0"/>
      <w:marRight w:val="0"/>
      <w:marTop w:val="0"/>
      <w:marBottom w:val="0"/>
      <w:divBdr>
        <w:top w:val="none" w:sz="0" w:space="0" w:color="auto"/>
        <w:left w:val="none" w:sz="0" w:space="0" w:color="auto"/>
        <w:bottom w:val="none" w:sz="0" w:space="0" w:color="auto"/>
        <w:right w:val="none" w:sz="0" w:space="0" w:color="auto"/>
      </w:divBdr>
    </w:div>
    <w:div w:id="1964842923">
      <w:bodyDiv w:val="1"/>
      <w:marLeft w:val="0"/>
      <w:marRight w:val="0"/>
      <w:marTop w:val="0"/>
      <w:marBottom w:val="0"/>
      <w:divBdr>
        <w:top w:val="none" w:sz="0" w:space="0" w:color="auto"/>
        <w:left w:val="none" w:sz="0" w:space="0" w:color="auto"/>
        <w:bottom w:val="none" w:sz="0" w:space="0" w:color="auto"/>
        <w:right w:val="none" w:sz="0" w:space="0" w:color="auto"/>
      </w:divBdr>
    </w:div>
    <w:div w:id="1975863395">
      <w:bodyDiv w:val="1"/>
      <w:marLeft w:val="0"/>
      <w:marRight w:val="0"/>
      <w:marTop w:val="0"/>
      <w:marBottom w:val="0"/>
      <w:divBdr>
        <w:top w:val="none" w:sz="0" w:space="0" w:color="auto"/>
        <w:left w:val="none" w:sz="0" w:space="0" w:color="auto"/>
        <w:bottom w:val="none" w:sz="0" w:space="0" w:color="auto"/>
        <w:right w:val="none" w:sz="0" w:space="0" w:color="auto"/>
      </w:divBdr>
    </w:div>
    <w:div w:id="1978608180">
      <w:bodyDiv w:val="1"/>
      <w:marLeft w:val="0"/>
      <w:marRight w:val="0"/>
      <w:marTop w:val="0"/>
      <w:marBottom w:val="0"/>
      <w:divBdr>
        <w:top w:val="none" w:sz="0" w:space="0" w:color="auto"/>
        <w:left w:val="none" w:sz="0" w:space="0" w:color="auto"/>
        <w:bottom w:val="none" w:sz="0" w:space="0" w:color="auto"/>
        <w:right w:val="none" w:sz="0" w:space="0" w:color="auto"/>
      </w:divBdr>
    </w:div>
    <w:div w:id="1979218134">
      <w:bodyDiv w:val="1"/>
      <w:marLeft w:val="0"/>
      <w:marRight w:val="0"/>
      <w:marTop w:val="0"/>
      <w:marBottom w:val="0"/>
      <w:divBdr>
        <w:top w:val="none" w:sz="0" w:space="0" w:color="auto"/>
        <w:left w:val="none" w:sz="0" w:space="0" w:color="auto"/>
        <w:bottom w:val="none" w:sz="0" w:space="0" w:color="auto"/>
        <w:right w:val="none" w:sz="0" w:space="0" w:color="auto"/>
      </w:divBdr>
    </w:div>
    <w:div w:id="1994412074">
      <w:bodyDiv w:val="1"/>
      <w:marLeft w:val="0"/>
      <w:marRight w:val="0"/>
      <w:marTop w:val="0"/>
      <w:marBottom w:val="0"/>
      <w:divBdr>
        <w:top w:val="none" w:sz="0" w:space="0" w:color="auto"/>
        <w:left w:val="none" w:sz="0" w:space="0" w:color="auto"/>
        <w:bottom w:val="none" w:sz="0" w:space="0" w:color="auto"/>
        <w:right w:val="none" w:sz="0" w:space="0" w:color="auto"/>
      </w:divBdr>
    </w:div>
    <w:div w:id="1996839372">
      <w:bodyDiv w:val="1"/>
      <w:marLeft w:val="0"/>
      <w:marRight w:val="0"/>
      <w:marTop w:val="0"/>
      <w:marBottom w:val="0"/>
      <w:divBdr>
        <w:top w:val="none" w:sz="0" w:space="0" w:color="auto"/>
        <w:left w:val="none" w:sz="0" w:space="0" w:color="auto"/>
        <w:bottom w:val="none" w:sz="0" w:space="0" w:color="auto"/>
        <w:right w:val="none" w:sz="0" w:space="0" w:color="auto"/>
      </w:divBdr>
    </w:div>
    <w:div w:id="2025395359">
      <w:bodyDiv w:val="1"/>
      <w:marLeft w:val="0"/>
      <w:marRight w:val="0"/>
      <w:marTop w:val="0"/>
      <w:marBottom w:val="0"/>
      <w:divBdr>
        <w:top w:val="none" w:sz="0" w:space="0" w:color="auto"/>
        <w:left w:val="none" w:sz="0" w:space="0" w:color="auto"/>
        <w:bottom w:val="none" w:sz="0" w:space="0" w:color="auto"/>
        <w:right w:val="none" w:sz="0" w:space="0" w:color="auto"/>
      </w:divBdr>
    </w:div>
    <w:div w:id="2030712289">
      <w:bodyDiv w:val="1"/>
      <w:marLeft w:val="0"/>
      <w:marRight w:val="0"/>
      <w:marTop w:val="0"/>
      <w:marBottom w:val="0"/>
      <w:divBdr>
        <w:top w:val="none" w:sz="0" w:space="0" w:color="auto"/>
        <w:left w:val="none" w:sz="0" w:space="0" w:color="auto"/>
        <w:bottom w:val="none" w:sz="0" w:space="0" w:color="auto"/>
        <w:right w:val="none" w:sz="0" w:space="0" w:color="auto"/>
      </w:divBdr>
    </w:div>
    <w:div w:id="2038919854">
      <w:bodyDiv w:val="1"/>
      <w:marLeft w:val="0"/>
      <w:marRight w:val="0"/>
      <w:marTop w:val="0"/>
      <w:marBottom w:val="0"/>
      <w:divBdr>
        <w:top w:val="none" w:sz="0" w:space="0" w:color="auto"/>
        <w:left w:val="none" w:sz="0" w:space="0" w:color="auto"/>
        <w:bottom w:val="none" w:sz="0" w:space="0" w:color="auto"/>
        <w:right w:val="none" w:sz="0" w:space="0" w:color="auto"/>
      </w:divBdr>
    </w:div>
    <w:div w:id="2044480361">
      <w:bodyDiv w:val="1"/>
      <w:marLeft w:val="0"/>
      <w:marRight w:val="0"/>
      <w:marTop w:val="0"/>
      <w:marBottom w:val="0"/>
      <w:divBdr>
        <w:top w:val="none" w:sz="0" w:space="0" w:color="auto"/>
        <w:left w:val="none" w:sz="0" w:space="0" w:color="auto"/>
        <w:bottom w:val="none" w:sz="0" w:space="0" w:color="auto"/>
        <w:right w:val="none" w:sz="0" w:space="0" w:color="auto"/>
      </w:divBdr>
    </w:div>
    <w:div w:id="2045445205">
      <w:bodyDiv w:val="1"/>
      <w:marLeft w:val="0"/>
      <w:marRight w:val="0"/>
      <w:marTop w:val="0"/>
      <w:marBottom w:val="0"/>
      <w:divBdr>
        <w:top w:val="none" w:sz="0" w:space="0" w:color="auto"/>
        <w:left w:val="none" w:sz="0" w:space="0" w:color="auto"/>
        <w:bottom w:val="none" w:sz="0" w:space="0" w:color="auto"/>
        <w:right w:val="none" w:sz="0" w:space="0" w:color="auto"/>
      </w:divBdr>
    </w:div>
    <w:div w:id="2054115639">
      <w:bodyDiv w:val="1"/>
      <w:marLeft w:val="0"/>
      <w:marRight w:val="0"/>
      <w:marTop w:val="0"/>
      <w:marBottom w:val="0"/>
      <w:divBdr>
        <w:top w:val="none" w:sz="0" w:space="0" w:color="auto"/>
        <w:left w:val="none" w:sz="0" w:space="0" w:color="auto"/>
        <w:bottom w:val="none" w:sz="0" w:space="0" w:color="auto"/>
        <w:right w:val="none" w:sz="0" w:space="0" w:color="auto"/>
      </w:divBdr>
    </w:div>
    <w:div w:id="2059547800">
      <w:bodyDiv w:val="1"/>
      <w:marLeft w:val="0"/>
      <w:marRight w:val="0"/>
      <w:marTop w:val="0"/>
      <w:marBottom w:val="0"/>
      <w:divBdr>
        <w:top w:val="none" w:sz="0" w:space="0" w:color="auto"/>
        <w:left w:val="none" w:sz="0" w:space="0" w:color="auto"/>
        <w:bottom w:val="none" w:sz="0" w:space="0" w:color="auto"/>
        <w:right w:val="none" w:sz="0" w:space="0" w:color="auto"/>
      </w:divBdr>
    </w:div>
    <w:div w:id="2059695785">
      <w:bodyDiv w:val="1"/>
      <w:marLeft w:val="0"/>
      <w:marRight w:val="0"/>
      <w:marTop w:val="0"/>
      <w:marBottom w:val="0"/>
      <w:divBdr>
        <w:top w:val="none" w:sz="0" w:space="0" w:color="auto"/>
        <w:left w:val="none" w:sz="0" w:space="0" w:color="auto"/>
        <w:bottom w:val="none" w:sz="0" w:space="0" w:color="auto"/>
        <w:right w:val="none" w:sz="0" w:space="0" w:color="auto"/>
      </w:divBdr>
    </w:div>
    <w:div w:id="2068646072">
      <w:bodyDiv w:val="1"/>
      <w:marLeft w:val="0"/>
      <w:marRight w:val="0"/>
      <w:marTop w:val="0"/>
      <w:marBottom w:val="0"/>
      <w:divBdr>
        <w:top w:val="none" w:sz="0" w:space="0" w:color="auto"/>
        <w:left w:val="none" w:sz="0" w:space="0" w:color="auto"/>
        <w:bottom w:val="none" w:sz="0" w:space="0" w:color="auto"/>
        <w:right w:val="none" w:sz="0" w:space="0" w:color="auto"/>
      </w:divBdr>
    </w:div>
    <w:div w:id="2074161621">
      <w:bodyDiv w:val="1"/>
      <w:marLeft w:val="0"/>
      <w:marRight w:val="0"/>
      <w:marTop w:val="0"/>
      <w:marBottom w:val="0"/>
      <w:divBdr>
        <w:top w:val="none" w:sz="0" w:space="0" w:color="auto"/>
        <w:left w:val="none" w:sz="0" w:space="0" w:color="auto"/>
        <w:bottom w:val="none" w:sz="0" w:space="0" w:color="auto"/>
        <w:right w:val="none" w:sz="0" w:space="0" w:color="auto"/>
      </w:divBdr>
    </w:div>
    <w:div w:id="2074306918">
      <w:bodyDiv w:val="1"/>
      <w:marLeft w:val="0"/>
      <w:marRight w:val="0"/>
      <w:marTop w:val="0"/>
      <w:marBottom w:val="0"/>
      <w:divBdr>
        <w:top w:val="none" w:sz="0" w:space="0" w:color="auto"/>
        <w:left w:val="none" w:sz="0" w:space="0" w:color="auto"/>
        <w:bottom w:val="none" w:sz="0" w:space="0" w:color="auto"/>
        <w:right w:val="none" w:sz="0" w:space="0" w:color="auto"/>
      </w:divBdr>
    </w:div>
    <w:div w:id="2077821396">
      <w:bodyDiv w:val="1"/>
      <w:marLeft w:val="0"/>
      <w:marRight w:val="0"/>
      <w:marTop w:val="0"/>
      <w:marBottom w:val="0"/>
      <w:divBdr>
        <w:top w:val="none" w:sz="0" w:space="0" w:color="auto"/>
        <w:left w:val="none" w:sz="0" w:space="0" w:color="auto"/>
        <w:bottom w:val="none" w:sz="0" w:space="0" w:color="auto"/>
        <w:right w:val="none" w:sz="0" w:space="0" w:color="auto"/>
      </w:divBdr>
    </w:div>
    <w:div w:id="2086759801">
      <w:bodyDiv w:val="1"/>
      <w:marLeft w:val="0"/>
      <w:marRight w:val="0"/>
      <w:marTop w:val="0"/>
      <w:marBottom w:val="0"/>
      <w:divBdr>
        <w:top w:val="none" w:sz="0" w:space="0" w:color="auto"/>
        <w:left w:val="none" w:sz="0" w:space="0" w:color="auto"/>
        <w:bottom w:val="none" w:sz="0" w:space="0" w:color="auto"/>
        <w:right w:val="none" w:sz="0" w:space="0" w:color="auto"/>
      </w:divBdr>
    </w:div>
    <w:div w:id="2088333046">
      <w:bodyDiv w:val="1"/>
      <w:marLeft w:val="0"/>
      <w:marRight w:val="0"/>
      <w:marTop w:val="0"/>
      <w:marBottom w:val="0"/>
      <w:divBdr>
        <w:top w:val="none" w:sz="0" w:space="0" w:color="auto"/>
        <w:left w:val="none" w:sz="0" w:space="0" w:color="auto"/>
        <w:bottom w:val="none" w:sz="0" w:space="0" w:color="auto"/>
        <w:right w:val="none" w:sz="0" w:space="0" w:color="auto"/>
      </w:divBdr>
    </w:div>
    <w:div w:id="2101369748">
      <w:bodyDiv w:val="1"/>
      <w:marLeft w:val="0"/>
      <w:marRight w:val="0"/>
      <w:marTop w:val="0"/>
      <w:marBottom w:val="0"/>
      <w:divBdr>
        <w:top w:val="none" w:sz="0" w:space="0" w:color="auto"/>
        <w:left w:val="none" w:sz="0" w:space="0" w:color="auto"/>
        <w:bottom w:val="none" w:sz="0" w:space="0" w:color="auto"/>
        <w:right w:val="none" w:sz="0" w:space="0" w:color="auto"/>
      </w:divBdr>
    </w:div>
    <w:div w:id="2106071081">
      <w:bodyDiv w:val="1"/>
      <w:marLeft w:val="0"/>
      <w:marRight w:val="0"/>
      <w:marTop w:val="0"/>
      <w:marBottom w:val="0"/>
      <w:divBdr>
        <w:top w:val="none" w:sz="0" w:space="0" w:color="auto"/>
        <w:left w:val="none" w:sz="0" w:space="0" w:color="auto"/>
        <w:bottom w:val="none" w:sz="0" w:space="0" w:color="auto"/>
        <w:right w:val="none" w:sz="0" w:space="0" w:color="auto"/>
      </w:divBdr>
    </w:div>
    <w:div w:id="2114353534">
      <w:bodyDiv w:val="1"/>
      <w:marLeft w:val="0"/>
      <w:marRight w:val="0"/>
      <w:marTop w:val="0"/>
      <w:marBottom w:val="0"/>
      <w:divBdr>
        <w:top w:val="none" w:sz="0" w:space="0" w:color="auto"/>
        <w:left w:val="none" w:sz="0" w:space="0" w:color="auto"/>
        <w:bottom w:val="none" w:sz="0" w:space="0" w:color="auto"/>
        <w:right w:val="none" w:sz="0" w:space="0" w:color="auto"/>
      </w:divBdr>
    </w:div>
    <w:div w:id="2116318345">
      <w:bodyDiv w:val="1"/>
      <w:marLeft w:val="0"/>
      <w:marRight w:val="0"/>
      <w:marTop w:val="0"/>
      <w:marBottom w:val="0"/>
      <w:divBdr>
        <w:top w:val="none" w:sz="0" w:space="0" w:color="auto"/>
        <w:left w:val="none" w:sz="0" w:space="0" w:color="auto"/>
        <w:bottom w:val="none" w:sz="0" w:space="0" w:color="auto"/>
        <w:right w:val="none" w:sz="0" w:space="0" w:color="auto"/>
      </w:divBdr>
    </w:div>
    <w:div w:id="2120173694">
      <w:bodyDiv w:val="1"/>
      <w:marLeft w:val="0"/>
      <w:marRight w:val="0"/>
      <w:marTop w:val="0"/>
      <w:marBottom w:val="0"/>
      <w:divBdr>
        <w:top w:val="none" w:sz="0" w:space="0" w:color="auto"/>
        <w:left w:val="none" w:sz="0" w:space="0" w:color="auto"/>
        <w:bottom w:val="none" w:sz="0" w:space="0" w:color="auto"/>
        <w:right w:val="none" w:sz="0" w:space="0" w:color="auto"/>
      </w:divBdr>
    </w:div>
    <w:div w:id="2120371054">
      <w:bodyDiv w:val="1"/>
      <w:marLeft w:val="0"/>
      <w:marRight w:val="0"/>
      <w:marTop w:val="0"/>
      <w:marBottom w:val="0"/>
      <w:divBdr>
        <w:top w:val="none" w:sz="0" w:space="0" w:color="auto"/>
        <w:left w:val="none" w:sz="0" w:space="0" w:color="auto"/>
        <w:bottom w:val="none" w:sz="0" w:space="0" w:color="auto"/>
        <w:right w:val="none" w:sz="0" w:space="0" w:color="auto"/>
      </w:divBdr>
    </w:div>
    <w:div w:id="2125611459">
      <w:bodyDiv w:val="1"/>
      <w:marLeft w:val="0"/>
      <w:marRight w:val="0"/>
      <w:marTop w:val="0"/>
      <w:marBottom w:val="0"/>
      <w:divBdr>
        <w:top w:val="none" w:sz="0" w:space="0" w:color="auto"/>
        <w:left w:val="none" w:sz="0" w:space="0" w:color="auto"/>
        <w:bottom w:val="none" w:sz="0" w:space="0" w:color="auto"/>
        <w:right w:val="none" w:sz="0" w:space="0" w:color="auto"/>
      </w:divBdr>
    </w:div>
    <w:div w:id="2127891875">
      <w:bodyDiv w:val="1"/>
      <w:marLeft w:val="0"/>
      <w:marRight w:val="0"/>
      <w:marTop w:val="0"/>
      <w:marBottom w:val="0"/>
      <w:divBdr>
        <w:top w:val="none" w:sz="0" w:space="0" w:color="auto"/>
        <w:left w:val="none" w:sz="0" w:space="0" w:color="auto"/>
        <w:bottom w:val="none" w:sz="0" w:space="0" w:color="auto"/>
        <w:right w:val="none" w:sz="0" w:space="0" w:color="auto"/>
      </w:divBdr>
    </w:div>
    <w:div w:id="2129658339">
      <w:bodyDiv w:val="1"/>
      <w:marLeft w:val="0"/>
      <w:marRight w:val="0"/>
      <w:marTop w:val="0"/>
      <w:marBottom w:val="0"/>
      <w:divBdr>
        <w:top w:val="none" w:sz="0" w:space="0" w:color="auto"/>
        <w:left w:val="none" w:sz="0" w:space="0" w:color="auto"/>
        <w:bottom w:val="none" w:sz="0" w:space="0" w:color="auto"/>
        <w:right w:val="none" w:sz="0" w:space="0" w:color="auto"/>
      </w:divBdr>
    </w:div>
    <w:div w:id="2132311764">
      <w:bodyDiv w:val="1"/>
      <w:marLeft w:val="0"/>
      <w:marRight w:val="0"/>
      <w:marTop w:val="0"/>
      <w:marBottom w:val="0"/>
      <w:divBdr>
        <w:top w:val="none" w:sz="0" w:space="0" w:color="auto"/>
        <w:left w:val="none" w:sz="0" w:space="0" w:color="auto"/>
        <w:bottom w:val="none" w:sz="0" w:space="0" w:color="auto"/>
        <w:right w:val="none" w:sz="0" w:space="0" w:color="auto"/>
      </w:divBdr>
    </w:div>
    <w:div w:id="2138449730">
      <w:bodyDiv w:val="1"/>
      <w:marLeft w:val="0"/>
      <w:marRight w:val="0"/>
      <w:marTop w:val="0"/>
      <w:marBottom w:val="0"/>
      <w:divBdr>
        <w:top w:val="none" w:sz="0" w:space="0" w:color="auto"/>
        <w:left w:val="none" w:sz="0" w:space="0" w:color="auto"/>
        <w:bottom w:val="none" w:sz="0" w:space="0" w:color="auto"/>
        <w:right w:val="none" w:sz="0" w:space="0" w:color="auto"/>
      </w:divBdr>
    </w:div>
    <w:div w:id="214338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Hom18</b:Tag>
    <b:SourceType>InternetSite</b:SourceType>
    <b:Guid>{92210E33-8494-4CF0-B079-90A80EB14F8B}</b:Guid>
    <b:Title>Hacking-Lab</b:Title>
    <b:InternetSiteTitle>Hacking-Lab</b:InternetSiteTitle>
    <b:URL>https://www.hacking-lab.com/index.html</b:URL>
    <b:YearAccessed>2018</b:YearAccessed>
    <b:MonthAccessed>Junho</b:MonthAccessed>
    <b:DayAccessed>12</b:DayAccessed>
    <b:RefOrder>1</b:RefOrder>
  </b:Source>
  <b:Source>
    <b:Tag>CTF18</b:Tag>
    <b:SourceType>InternetSite</b:SourceType>
    <b:Guid>{0B93997C-1EAE-442D-BCE5-080AEC43EFFD}</b:Guid>
    <b:Title>CTF365</b:Title>
    <b:YearAccessed>2018</b:YearAccessed>
    <b:MonthAccessed>Junho</b:MonthAccessed>
    <b:DayAccessed>12</b:DayAccessed>
    <b:URL>https://ctf365.com</b:URL>
    <b:RefOrder>2</b:RefOrder>
  </b:Source>
  <b:Source>
    <b:Tag>Rev18</b:Tag>
    <b:SourceType>InternetSite</b:SourceType>
    <b:Guid>{D9BB4D2C-F069-4FCA-B550-143F5302780F}</b:Guid>
    <b:Title>Reversing.kr</b:Title>
    <b:YearAccessed>2018</b:YearAccessed>
    <b:MonthAccessed>Junho</b:MonthAccessed>
    <b:DayAccessed>13</b:DayAccessed>
    <b:URL>http://reversing.kr/</b:URL>
    <b:RefOrder>3</b:RefOrder>
  </b:Source>
  <b:Source>
    <b:Tag>Rin18</b:Tag>
    <b:SourceType>InternetSite</b:SourceType>
    <b:Guid>{A4CB7735-696B-4339-89C0-FF64EB39B008}</b:Guid>
    <b:Title>RingZer0 Team Online CTF</b:Title>
    <b:YearAccessed>2018</b:YearAccessed>
    <b:MonthAccessed>Junho</b:MonthAccessed>
    <b:DayAccessed>13</b:DayAccessed>
    <b:URL>https://ringzer0team.com</b:URL>
    <b:RefOrder>4</b:RefOrder>
  </b:Source>
  <b:Source>
    <b:Tag>OWA18</b:Tag>
    <b:SourceType>InternetSite</b:SourceType>
    <b:Guid>{52777C88-3FE4-4E72-9F00-C20B7500DCDE}</b:Guid>
    <b:Title>OWASP WebGoat Project</b:Title>
    <b:YearAccessed>2018</b:YearAccessed>
    <b:MonthAccessed>Junho</b:MonthAccessed>
    <b:DayAccessed>13</b:DayAccessed>
    <b:URL>https://www.owasp.org/index.php/Category:OWASP_WebGoat_Project</b:URL>
    <b:RefOrder>5</b:RefOrder>
  </b:Source>
  <b:Source>
    <b:Tag>SCR18</b:Tag>
    <b:SourceType>InternetSite</b:SourceType>
    <b:Guid>{4803EFBF-2DA5-4186-863D-5D37BB4FC331}</b:Guid>
    <b:Title>SCRUM</b:Title>
    <b:YearAccessed>2018</b:YearAccessed>
    <b:MonthAccessed>Junho</b:MonthAccessed>
    <b:DayAccessed>17</b:DayAccessed>
    <b:URL>https://www.scrum.org/resources/what-is-scrum</b:URL>
    <b:RefOrder>6</b:RefOrder>
  </b:Source>
  <b:Source>
    <b:Tag>DFl96</b:Tag>
    <b:SourceType>BookSection</b:SourceType>
    <b:Guid>{DDF1BFD2-9889-47A8-A7DF-88C2E6526771}</b:Guid>
    <b:Title>Introduction to JavaScript</b:Title>
    <b:Year>Agosto 1996</b:Year>
    <b:BookTitle>JavaScript : The Definitive Guide</b:BookTitle>
    <b:Pages>1</b:Pages>
    <b:Author>
      <b:Author>
        <b:NameList>
          <b:Person>
            <b:Last>D.Flanagan</b:Last>
          </b:Person>
        </b:NameList>
      </b:Author>
    </b:Author>
    <b:LCID>pt-PT</b:LCID>
    <b:RefOrder>7</b:RefOrder>
  </b:Source>
  <b:Source>
    <b:Tag>Ant18</b:Tag>
    <b:SourceType>BookSection</b:SourceType>
    <b:Guid>{95A83077-095F-4622-8E07-0ED92AE6E7BF}</b:Guid>
    <b:Author>
      <b:Author>
        <b:NameList>
          <b:Person>
            <b:Last>Nandaa</b:Last>
            <b:First>Anthony</b:First>
          </b:Person>
        </b:NameList>
      </b:Author>
    </b:Author>
    <b:Title>Introduction to Node.js</b:Title>
    <b:BookTitle>Beginning API Development with NodeJS</b:BookTitle>
    <b:Year>Julho 2018</b:Year>
    <b:Pages>1</b:Pages>
    <b:RefOrder>8</b:RefOrder>
  </b:Source>
  <b:Source>
    <b:Tag>Ant181</b:Tag>
    <b:SourceType>BookSection</b:SourceType>
    <b:Guid>{D3C21A6A-6C1B-408D-89A1-B8E0A2038B4D}</b:Guid>
    <b:Author>
      <b:Author>
        <b:NameList>
          <b:Person>
            <b:Last>Nandaa</b:Last>
            <b:First>Anthony</b:First>
          </b:Person>
        </b:NameList>
      </b:Author>
    </b:Author>
    <b:Title>Module Categories</b:Title>
    <b:BookTitle>Beginning API Development with Node.js</b:BookTitle>
    <b:Year>Julho 2018</b:Year>
    <b:Pages>1</b:Pages>
    <b:RefOrder>9</b:RefOrder>
  </b:Source>
  <b:Source>
    <b:Tag>Vip16</b:Tag>
    <b:SourceType>BookSection</b:SourceType>
    <b:Guid>{B795F889-A08D-401B-8D2B-E8AC2C7F2FDE}</b:Guid>
    <b:Author>
      <b:Author>
        <b:NameList>
          <b:Person>
            <b:Last>Vipul A M</b:Last>
            <b:First>Prathamesh</b:First>
            <b:Middle>Sonpatki</b:Middle>
          </b:Person>
        </b:NameList>
      </b:Author>
    </b:Author>
    <b:BookTitle>ReactJS by Example - Building Modern Web Applications with React</b:BookTitle>
    <b:Year>2016</b:Year>
    <b:Pages>1</b:Pages>
    <b:Title>What is React?</b:Title>
    <b:RefOrder>10</b:RefOrder>
  </b:Source>
  <b:Source>
    <b:Tag>Pos18</b:Tag>
    <b:SourceType>InternetSite</b:SourceType>
    <b:Guid>{13FB40A7-95BA-4F7C-8FD5-BC6BFC57D72A}</b:Guid>
    <b:Title>Postman</b:Title>
    <b:YearAccessed>2018</b:YearAccessed>
    <b:MonthAccessed>Setembro</b:MonthAccessed>
    <b:DayAccessed>14</b:DayAccessed>
    <b:URL>https://www.getpostman.com/</b:URL>
    <b:RefOrder>15</b:RefOrder>
  </b:Source>
  <b:Source>
    <b:Tag>Duc06</b:Tag>
    <b:SourceType>BookSection</b:SourceType>
    <b:Guid>{FA872343-54E6-4560-839B-E06AA5D6F5EB}</b:Guid>
    <b:Title>Introducing HTML</b:Title>
    <b:Year>2004</b:Year>
    <b:Author>
      <b:Author>
        <b:NameList>
          <b:Person>
            <b:Last>Duckett</b:Last>
            <b:First>Jon</b:First>
          </b:Person>
        </b:NameList>
      </b:Author>
    </b:Author>
    <b:BookTitle>Beginning Web Programming with HTML, XHTML, and CSS</b:BookTitle>
    <b:Pages>4</b:Pages>
    <b:RefOrder>11</b:RefOrder>
  </b:Source>
  <b:Source>
    <b:Tag>Duc14</b:Tag>
    <b:SourceType>BookSection</b:SourceType>
    <b:Guid>{4F6D4BBC-F1A4-4029-A49E-67A82CAC6123}</b:Guid>
    <b:Author>
      <b:Author>
        <b:NameList>
          <b:Person>
            <b:Last>Duckett</b:Last>
            <b:First>Jon</b:First>
          </b:Person>
        </b:NameList>
      </b:Author>
    </b:Author>
    <b:Title>Introducing CSS</b:Title>
    <b:BookTitle>Beginning Web Programming with HTML, XHTML, and CSS</b:BookTitle>
    <b:Year>2014</b:Year>
    <b:Pages>10</b:Pages>
    <b:RefOrder>12</b:RefOrder>
  </b:Source>
  <b:Source>
    <b:Tag>Pau08</b:Tag>
    <b:SourceType>BookSection</b:SourceType>
    <b:Guid>{74534024-90EC-4BB4-AB7D-5E3C138EE77F}</b:Guid>
    <b:Author>
      <b:Author>
        <b:NameList>
          <b:Person>
            <b:Last>DuBois</b:Last>
            <b:First>Paul</b:First>
          </b:Person>
        </b:NameList>
      </b:Author>
    </b:Author>
    <b:Title>Why Choose MySQL?</b:Title>
    <b:BookTitle>MySQL</b:BookTitle>
    <b:Year>2008</b:Year>
    <b:Pages>4-6</b:Pages>
    <b:RefOrder>13</b:RefOrder>
  </b:Source>
  <b:Source>
    <b:Tag>Sco05</b:Tag>
    <b:SourceType>BookSection</b:SourceType>
    <b:Guid>{4AABA357-927E-4A67-9C31-1374402C9C6B}</b:Guid>
    <b:Author>
      <b:Author>
        <b:NameList>
          <b:Person>
            <b:Last>Scott Chacon</b:Last>
            <b:First>Ben</b:First>
            <b:Middle>Straub</b:Middle>
          </b:Person>
        </b:NameList>
      </b:Author>
    </b:Author>
    <b:Title>A Short History of Git</b:Title>
    <b:BookTitle>Pro GIT</b:BookTitle>
    <b:Year>2005</b:Year>
    <b:Pages>5-6</b:Pages>
    <b:RefOrder>14</b:RefOrder>
  </b:Source>
</b:Sources>
</file>

<file path=customXml/itemProps1.xml><?xml version="1.0" encoding="utf-8"?>
<ds:datastoreItem xmlns:ds="http://schemas.openxmlformats.org/officeDocument/2006/customXml" ds:itemID="{F1801099-76C7-4375-BE90-2D2C6F242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6788</TotalTime>
  <Pages>70</Pages>
  <Words>14962</Words>
  <Characters>80800</Characters>
  <Application>Microsoft Office Word</Application>
  <DocSecurity>0</DocSecurity>
  <Lines>673</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IPG</Company>
  <LinksUpToDate>false</LinksUpToDate>
  <CharactersWithSpaces>95571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Paredes</dc:creator>
  <cp:keywords/>
  <cp:lastModifiedBy>Rui Paredes</cp:lastModifiedBy>
  <cp:revision>148</cp:revision>
  <cp:lastPrinted>2018-09-14T08:31:00Z</cp:lastPrinted>
  <dcterms:created xsi:type="dcterms:W3CDTF">2018-06-11T10:45:00Z</dcterms:created>
  <dcterms:modified xsi:type="dcterms:W3CDTF">2018-09-15T21:42:00Z</dcterms:modified>
</cp:coreProperties>
</file>